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image/x-emf" PartName="/word/media/image1.emf"/>
  <Default ContentType="image/png" Extension="png"/>
  <Default ContentType="image/jpeg" Extension="jpeg"/>
  <Override ContentType="image/x-emf" PartName="/word/media/image14.emf"/>
  <Override ContentType="image/x-emf" PartName="/word/media/image15.emf"/>
  <Default ContentType="image/x-wmf" Extension="wmf"/>
  <Override ContentType="image/x-emf" PartName="/word/media/image41.emf"/>
  <Override ContentType="image/x-emf" PartName="/word/media/image48.emf"/>
  <Override ContentType="image/x-emf" PartName="/word/media/image59.emf"/>
  <Override ContentType="image/x-emf" PartName="/word/media/image60.emf"/>
  <Override ContentType="image/x-emf" PartName="/word/media/image64.emf"/>
  <Override ContentType="image/x-emf" PartName="/word/media/image66.emf"/>
  <Override ContentType="image/x-emf" PartName="/word/media/image77.emf"/>
  <Override ContentType="image/x-emf" PartName="/word/media/image79.emf"/>
  <Override ContentType="image/x-emf" PartName="/word/media/image8.emf"/>
  <Override ContentType="image/x-emf" PartName="/word/media/image86.emf"/>
  <Override ContentType="image/x-emf" PartName="/word/media/image9.emf"/>
  <Override ContentType="image/x-emf" PartName="/word/media/image92.emf"/>
  <Override ContentType="image/x-emf" PartName="/word/media/image93.emf"/>
  <Override ContentType="image/x-emf" PartName="/word/media/image94.emf"/>
  <Override ContentType="image/x-emf" PartName="/word/media/image96.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numPr>
          <w:numId w:val="0"/>
        </w:numPr>
        <w:spacing w:line="400" w:lineRule="exact"/>
        <w:rPr>
          <w:rFonts w:ascii="宋体" w:hAnsi="宋体"/>
          <w:sz w:val="24"/>
        </w:rPr>
      </w:pPr>
      <w:r>
        <w:rPr>
          <w:rFonts w:hint="eastAsia" w:ascii="宋体" w:hAnsi="宋体"/>
          <w:sz w:val="24"/>
        </w:rPr>
        <w:t>国内图书分类号</w:t>
      </w:r>
      <w:r>
        <w:rPr>
          <w:rFonts w:ascii="宋体" w:hAnsi="宋体"/>
          <w:sz w:val="24"/>
        </w:rPr>
        <w:t>:</w:t>
      </w:r>
      <w:r>
        <w:t xml:space="preserve"> </w:t>
      </w:r>
      <w:r>
        <w:rPr>
          <w:sz w:val="24"/>
        </w:rPr>
        <w:t xml:space="preserve">G40-057 </w:t>
      </w:r>
    </w:p>
    <w:p>
      <w:pPr>
        <w:spacing w:line="400" w:lineRule="exact"/>
        <w:rPr>
          <w:rFonts w:ascii="宋体" w:hAnsi="宋体"/>
          <w:sz w:val="24"/>
        </w:rPr>
      </w:pPr>
      <w:r>
        <w:rPr>
          <w:rFonts w:hint="eastAsia" w:ascii="宋体" w:hAnsi="宋体"/>
          <w:sz w:val="24"/>
        </w:rPr>
        <w:t>国际图书分类号</w:t>
      </w:r>
      <w:r>
        <w:rPr>
          <w:rFonts w:ascii="宋体" w:hAnsi="宋体"/>
          <w:sz w:val="24"/>
        </w:rPr>
        <w:t>:</w:t>
      </w:r>
      <w:r>
        <w:rPr>
          <w:sz w:val="24"/>
        </w:rPr>
        <w:t xml:space="preserve"> </w:t>
      </w:r>
      <w:r>
        <w:rPr>
          <w:rFonts w:hint="eastAsia"/>
          <w:sz w:val="24"/>
        </w:rPr>
        <w:t xml:space="preserve">378     </w:t>
      </w:r>
      <w:r>
        <w:rPr>
          <w:sz w:val="24"/>
        </w:rPr>
        <w:t xml:space="preserve"> </w:t>
      </w:r>
      <w:r>
        <w:rPr>
          <w:rFonts w:hint="eastAsia" w:ascii="宋体" w:hAnsi="宋体"/>
          <w:sz w:val="24"/>
        </w:rPr>
        <w:t xml:space="preserve">                                   </w:t>
      </w:r>
      <w:r>
        <w:rPr>
          <w:rFonts w:hint="eastAsia"/>
          <w:sz w:val="24"/>
        </w:rPr>
        <w:t>密级：公开</w:t>
      </w:r>
    </w:p>
    <w:p>
      <w:pPr>
        <w:ind w:firstLine="435"/>
      </w:pPr>
    </w:p>
    <w:p>
      <w:pPr>
        <w:ind w:firstLine="435"/>
      </w:pPr>
    </w:p>
    <w:p>
      <w:pPr>
        <w:ind w:firstLine="435"/>
      </w:pPr>
    </w:p>
    <w:p>
      <w:pPr>
        <w:ind w:firstLine="435"/>
        <w:jc w:val="center"/>
        <w:rPr>
          <w:b/>
          <w:sz w:val="44"/>
          <w:szCs w:val="44"/>
        </w:rPr>
      </w:pPr>
      <w:r>
        <w:rPr>
          <w:b/>
          <w:sz w:val="44"/>
          <w:szCs w:val="44"/>
        </w:rPr>
        <w:t>西 南 交 通 大 学</w:t>
      </w:r>
    </w:p>
    <w:p>
      <w:pPr>
        <w:ind w:firstLine="435"/>
        <w:jc w:val="center"/>
        <w:rPr>
          <w:b/>
          <w:sz w:val="44"/>
          <w:szCs w:val="44"/>
        </w:rPr>
      </w:pPr>
      <w:r>
        <w:rPr>
          <w:b/>
          <w:sz w:val="44"/>
          <w:szCs w:val="44"/>
        </w:rPr>
        <w:t>研 究 生 学 位 论 文</w:t>
      </w:r>
    </w:p>
    <w:p>
      <w:pPr>
        <w:ind w:firstLine="435"/>
      </w:pPr>
    </w:p>
    <w:p>
      <w:pPr>
        <w:ind w:firstLine="435"/>
      </w:pPr>
    </w:p>
    <w:p>
      <w:pPr>
        <w:ind w:firstLine="435"/>
        <w:rPr>
          <w:color w:val="4F81BD"/>
        </w:rPr>
      </w:pPr>
    </w:p>
    <w:p>
      <w:pPr>
        <w:ind w:firstLine="435"/>
        <w:rPr>
          <w:rFonts w:eastAsia="黑体"/>
          <w:color w:val="4F81BD"/>
          <w:sz w:val="44"/>
          <w:szCs w:val="44"/>
        </w:rPr>
      </w:pPr>
    </w:p>
    <w:p>
      <w:pPr>
        <w:jc w:val="center"/>
        <w:rPr>
          <w:rFonts w:eastAsia="黑体"/>
          <w:sz w:val="44"/>
          <w:szCs w:val="44"/>
          <w:u w:val="single"/>
        </w:rPr>
      </w:pPr>
      <w:r>
        <w:rPr>
          <w:rFonts w:eastAsia="黑体"/>
          <w:sz w:val="44"/>
          <w:szCs w:val="44"/>
          <w:u w:val="single"/>
        </w:rPr>
        <w:t>基于Kinect的手语识别技术</w:t>
      </w:r>
    </w:p>
    <w:p>
      <w:pPr>
        <w:jc w:val="center"/>
        <w:rPr>
          <w:u w:val="single"/>
        </w:rPr>
      </w:pPr>
      <w:r>
        <w:rPr>
          <w:rFonts w:eastAsia="黑体"/>
          <w:sz w:val="44"/>
          <w:szCs w:val="44"/>
          <w:u w:val="single"/>
        </w:rPr>
        <w:t>在聋哑教学中的</w:t>
      </w:r>
      <w:r>
        <w:rPr>
          <w:rFonts w:hint="eastAsia" w:ascii="黑体" w:eastAsia="黑体"/>
          <w:sz w:val="44"/>
          <w:szCs w:val="44"/>
          <w:u w:val="single"/>
        </w:rPr>
        <w:t>应用研究</w:t>
      </w:r>
    </w:p>
    <w:p>
      <w:pPr>
        <w:jc w:val="center"/>
        <w:rPr>
          <w:rFonts w:hint="eastAsia"/>
          <w:color w:val="4F81BD"/>
        </w:rPr>
      </w:pPr>
    </w:p>
    <w:p>
      <w:pPr>
        <w:jc w:val="center"/>
        <w:rPr>
          <w:color w:val="4F81BD"/>
        </w:rPr>
      </w:pPr>
    </w:p>
    <w:p>
      <w:pPr>
        <w:jc w:val="center"/>
        <w:rPr>
          <w:color w:val="4F81BD"/>
        </w:rPr>
      </w:pPr>
    </w:p>
    <w:p>
      <w:pPr>
        <w:jc w:val="center"/>
        <w:rPr>
          <w:color w:val="4F81BD"/>
        </w:rPr>
      </w:pPr>
    </w:p>
    <w:p>
      <w:pPr>
        <w:jc w:val="center"/>
        <w:rPr>
          <w:color w:val="4F81BD"/>
        </w:rPr>
      </w:pPr>
    </w:p>
    <w:p>
      <w:pPr>
        <w:jc w:val="center"/>
        <w:rPr>
          <w:sz w:val="32"/>
          <w:szCs w:val="32"/>
        </w:rPr>
      </w:pPr>
      <w:r>
        <w:rPr>
          <w:sz w:val="32"/>
          <w:szCs w:val="32"/>
        </w:rPr>
        <w:t>年        级</w:t>
      </w:r>
      <w:r>
        <w:rPr>
          <w:rFonts w:hint="eastAsia"/>
          <w:sz w:val="32"/>
          <w:szCs w:val="32"/>
        </w:rPr>
        <w:t xml:space="preserve"> </w:t>
      </w:r>
      <w:r>
        <w:rPr>
          <w:rStyle w:val="110"/>
        </w:rPr>
        <w:t xml:space="preserve">   </w:t>
      </w:r>
      <w:r>
        <w:rPr>
          <w:rStyle w:val="110"/>
          <w:rFonts w:hint="eastAsia"/>
        </w:rPr>
        <w:t xml:space="preserve"> </w:t>
      </w:r>
      <w:r>
        <w:rPr>
          <w:rStyle w:val="110"/>
          <w:rFonts w:ascii="宋体" w:hAnsi="宋体"/>
        </w:rPr>
        <w:t>二</w:t>
      </w:r>
      <w:r>
        <w:rPr>
          <w:rStyle w:val="83"/>
          <w:rFonts w:hint="eastAsia" w:ascii="宋体" w:hAnsi="宋体" w:eastAsia="宋体"/>
          <w:color w:val="auto"/>
          <w:sz w:val="32"/>
          <w:szCs w:val="32"/>
        </w:rPr>
        <w:t>〇一一</w:t>
      </w:r>
      <w:r>
        <w:rPr>
          <w:rStyle w:val="110"/>
          <w:rFonts w:ascii="宋体" w:hAnsi="宋体"/>
        </w:rPr>
        <w:t>级</w:t>
      </w:r>
      <w:r>
        <w:rPr>
          <w:rStyle w:val="110"/>
          <w:rFonts w:hint="eastAsia" w:ascii="宋体" w:hAnsi="宋体"/>
        </w:rPr>
        <w:t xml:space="preserve">   </w:t>
      </w:r>
    </w:p>
    <w:p>
      <w:pPr>
        <w:ind w:firstLine="2400" w:firstLineChars="750"/>
        <w:rPr>
          <w:sz w:val="32"/>
          <w:szCs w:val="32"/>
          <w:u w:val="single"/>
        </w:rPr>
      </w:pPr>
      <w:r>
        <w:rPr>
          <w:sz w:val="32"/>
          <w:szCs w:val="32"/>
        </w:rPr>
        <w:t>姓        名</w:t>
      </w:r>
      <w:r>
        <w:rPr>
          <w:rFonts w:hint="eastAsia"/>
          <w:sz w:val="32"/>
          <w:szCs w:val="32"/>
        </w:rPr>
        <w:t xml:space="preserve"> </w:t>
      </w:r>
      <w:r>
        <w:rPr>
          <w:rStyle w:val="110"/>
        </w:rPr>
        <w:t xml:space="preserve">    </w:t>
      </w:r>
      <w:r>
        <w:rPr>
          <w:rStyle w:val="110"/>
          <w:rFonts w:hint="eastAsia"/>
        </w:rPr>
        <w:t xml:space="preserve">朱明茗       </w:t>
      </w:r>
    </w:p>
    <w:p>
      <w:pPr>
        <w:jc w:val="center"/>
        <w:rPr>
          <w:szCs w:val="21"/>
        </w:rPr>
      </w:pPr>
      <w:r>
        <w:rPr>
          <w:sz w:val="32"/>
          <w:szCs w:val="32"/>
        </w:rPr>
        <w:t>申请学位</w:t>
      </w:r>
      <w:r>
        <w:rPr>
          <w:rFonts w:hint="eastAsia"/>
          <w:sz w:val="32"/>
          <w:szCs w:val="32"/>
        </w:rPr>
        <w:t xml:space="preserve">级别 </w:t>
      </w:r>
      <w:r>
        <w:rPr>
          <w:rFonts w:hint="eastAsia"/>
          <w:sz w:val="32"/>
          <w:szCs w:val="32"/>
          <w:u w:val="single"/>
        </w:rPr>
        <w:t xml:space="preserve">    硕      士   </w:t>
      </w:r>
    </w:p>
    <w:p>
      <w:pPr>
        <w:jc w:val="center"/>
        <w:rPr>
          <w:sz w:val="32"/>
          <w:szCs w:val="32"/>
        </w:rPr>
      </w:pPr>
      <w:r>
        <w:rPr>
          <w:sz w:val="32"/>
          <w:szCs w:val="32"/>
        </w:rPr>
        <w:t>专        业</w:t>
      </w:r>
      <w:r>
        <w:rPr>
          <w:rFonts w:hint="eastAsia"/>
          <w:sz w:val="32"/>
          <w:szCs w:val="32"/>
        </w:rPr>
        <w:t xml:space="preserve"> </w:t>
      </w:r>
      <w:r>
        <w:rPr>
          <w:sz w:val="32"/>
          <w:szCs w:val="32"/>
          <w:u w:val="single"/>
        </w:rPr>
        <w:t xml:space="preserve">  </w:t>
      </w:r>
      <w:r>
        <w:rPr>
          <w:rFonts w:hint="eastAsia"/>
          <w:sz w:val="32"/>
          <w:szCs w:val="32"/>
          <w:u w:val="single"/>
        </w:rPr>
        <w:t xml:space="preserve">  教育技术学   </w:t>
      </w:r>
    </w:p>
    <w:p>
      <w:pPr>
        <w:ind w:firstLine="2400" w:firstLineChars="750"/>
        <w:rPr>
          <w:sz w:val="32"/>
          <w:szCs w:val="32"/>
        </w:rPr>
      </w:pPr>
      <w:r>
        <w:rPr>
          <w:rFonts w:hint="eastAsia"/>
          <w:kern w:val="0"/>
          <w:sz w:val="32"/>
          <w:szCs w:val="32"/>
        </w:rPr>
        <w:t xml:space="preserve">指 导 老 师  </w:t>
      </w:r>
      <w:r>
        <w:rPr>
          <w:sz w:val="32"/>
          <w:szCs w:val="32"/>
          <w:u w:val="single"/>
        </w:rPr>
        <w:t xml:space="preserve">  </w:t>
      </w:r>
      <w:r>
        <w:rPr>
          <w:rFonts w:hint="eastAsia"/>
          <w:sz w:val="32"/>
          <w:szCs w:val="32"/>
          <w:u w:val="single"/>
        </w:rPr>
        <w:t xml:space="preserve">  </w:t>
      </w:r>
      <w:r>
        <w:rPr>
          <w:rStyle w:val="110"/>
          <w:rFonts w:hint="eastAsia"/>
        </w:rPr>
        <w:t xml:space="preserve">景红  </w:t>
      </w:r>
      <w:r>
        <w:rPr>
          <w:rFonts w:hint="eastAsia"/>
          <w:color w:val="000000"/>
          <w:sz w:val="32"/>
          <w:szCs w:val="32"/>
          <w:u w:val="single"/>
        </w:rPr>
        <w:t>教授</w:t>
      </w:r>
      <w:r>
        <w:rPr>
          <w:rFonts w:hint="eastAsia"/>
          <w:sz w:val="32"/>
          <w:szCs w:val="32"/>
          <w:u w:val="single"/>
        </w:rPr>
        <w:t xml:space="preserve">   </w:t>
      </w:r>
    </w:p>
    <w:p>
      <w:pPr>
        <w:jc w:val="center"/>
        <w:rPr>
          <w:color w:val="4F81BD"/>
        </w:rPr>
      </w:pPr>
    </w:p>
    <w:p>
      <w:pPr>
        <w:jc w:val="center"/>
        <w:rPr>
          <w:color w:val="4F81BD"/>
        </w:rPr>
      </w:pPr>
    </w:p>
    <w:p>
      <w:pPr>
        <w:jc w:val="center"/>
        <w:rPr>
          <w:color w:val="4F81BD"/>
        </w:rPr>
      </w:pPr>
    </w:p>
    <w:p>
      <w:pPr>
        <w:jc w:val="center"/>
        <w:rPr>
          <w:color w:val="4F81BD"/>
        </w:rPr>
      </w:pPr>
    </w:p>
    <w:p>
      <w:pPr>
        <w:jc w:val="center"/>
        <w:rPr>
          <w:rFonts w:hint="eastAsia"/>
          <w:color w:val="4F81BD"/>
        </w:rPr>
      </w:pPr>
    </w:p>
    <w:p>
      <w:pPr>
        <w:jc w:val="center"/>
        <w:rPr>
          <w:color w:val="4F81BD"/>
        </w:rPr>
      </w:pPr>
    </w:p>
    <w:p>
      <w:pPr>
        <w:spacing w:line="400" w:lineRule="exact"/>
        <w:jc w:val="center"/>
        <w:rPr>
          <w:rFonts w:ascii="黑体"/>
        </w:rPr>
      </w:pPr>
      <w:r>
        <w:rPr>
          <w:sz w:val="32"/>
          <w:szCs w:val="32"/>
        </w:rPr>
        <w:t>二</w:t>
      </w:r>
      <w:r>
        <w:rPr>
          <w:rFonts w:hint="eastAsia"/>
          <w:sz w:val="32"/>
          <w:szCs w:val="32"/>
        </w:rPr>
        <w:t>〇一四</w:t>
      </w:r>
      <w:r>
        <w:rPr>
          <w:sz w:val="32"/>
          <w:szCs w:val="32"/>
        </w:rPr>
        <w:t>年</w:t>
      </w:r>
      <w:r>
        <w:rPr>
          <w:rFonts w:hint="eastAsia"/>
          <w:sz w:val="32"/>
          <w:szCs w:val="32"/>
        </w:rPr>
        <w:t>四</w:t>
      </w:r>
      <w:r>
        <w:rPr>
          <w:sz w:val="32"/>
          <w:szCs w:val="32"/>
        </w:rPr>
        <w:t>月</w:t>
      </w:r>
      <w:r>
        <w:rPr>
          <w:rFonts w:hint="eastAsia"/>
          <w:sz w:val="32"/>
          <w:szCs w:val="32"/>
        </w:rPr>
        <w:t>十九日</w:t>
      </w:r>
    </w:p>
    <w:p>
      <w:pPr>
        <w:jc w:val="center"/>
        <w:rPr>
          <w:color w:val="4F81BD"/>
          <w:sz w:val="32"/>
          <w:szCs w:val="32"/>
        </w:rPr>
        <w:sectPr>
          <w:pgSz w:w="11907" w:h="16840"/>
          <w:pgMar w:top="1440" w:right="1474" w:bottom="1440" w:left="1474" w:header="851" w:footer="992" w:gutter="0"/>
          <w:pgNumType w:start="1"/>
          <w:cols w:space="425" w:num="1"/>
          <w:titlePg/>
          <w:docGrid w:type="lines" w:linePitch="312" w:charSpace="0"/>
        </w:sectPr>
      </w:pPr>
      <w:r>
        <w:rPr>
          <w:color w:val="4F81BD"/>
          <w:sz w:val="32"/>
          <w:szCs w:val="32"/>
        </w:rPr>
        <w:t xml:space="preserve"> </w:t>
      </w:r>
    </w:p>
    <w:p>
      <w:pPr>
        <w:spacing w:line="400" w:lineRule="exact"/>
        <w:rPr>
          <w:sz w:val="28"/>
          <w:szCs w:val="28"/>
        </w:rPr>
      </w:pPr>
      <w:r>
        <w:rPr>
          <w:sz w:val="28"/>
          <w:szCs w:val="28"/>
        </w:rPr>
        <w:t xml:space="preserve">Classified Index: </w:t>
      </w:r>
      <w:r>
        <w:rPr>
          <w:sz w:val="24"/>
        </w:rPr>
        <w:t>G40-057</w:t>
      </w:r>
    </w:p>
    <w:p>
      <w:pPr>
        <w:spacing w:line="400" w:lineRule="exact"/>
        <w:rPr>
          <w:sz w:val="28"/>
          <w:szCs w:val="28"/>
        </w:rPr>
      </w:pPr>
      <w:r>
        <w:rPr>
          <w:sz w:val="28"/>
          <w:szCs w:val="28"/>
        </w:rPr>
        <w:t xml:space="preserve">U.D.C: </w:t>
      </w:r>
      <w:r>
        <w:rPr>
          <w:rFonts w:hint="eastAsia"/>
          <w:sz w:val="24"/>
        </w:rPr>
        <w:t>378</w:t>
      </w:r>
    </w:p>
    <w:p/>
    <w:p>
      <w:pPr>
        <w:rPr>
          <w:rFonts w:hint="eastAsia"/>
        </w:rPr>
      </w:pPr>
    </w:p>
    <w:p>
      <w:pPr>
        <w:rPr>
          <w:rFonts w:hint="eastAsia"/>
        </w:rPr>
      </w:pPr>
    </w:p>
    <w:p/>
    <w:p>
      <w:pPr>
        <w:jc w:val="center"/>
        <w:rPr>
          <w:rFonts w:eastAsia="黑体"/>
          <w:sz w:val="36"/>
        </w:rPr>
      </w:pPr>
      <w:bookmarkStart w:id="0" w:name="_Toc259005189"/>
      <w:bookmarkStart w:id="1" w:name="_Toc259005558"/>
      <w:bookmarkStart w:id="2" w:name="_Toc259006321"/>
      <w:bookmarkStart w:id="3" w:name="_Toc259969304"/>
      <w:bookmarkStart w:id="4" w:name="_Toc260205406"/>
      <w:bookmarkStart w:id="5" w:name="_Toc261016422"/>
      <w:bookmarkStart w:id="6" w:name="_Toc262111425"/>
      <w:bookmarkStart w:id="7" w:name="_Toc262112308"/>
      <w:bookmarkStart w:id="8" w:name="_Toc262131909"/>
      <w:bookmarkStart w:id="9" w:name="_Toc262142873"/>
      <w:bookmarkStart w:id="10" w:name="_Toc264287147"/>
      <w:bookmarkStart w:id="11" w:name="_Toc264300935"/>
      <w:r>
        <w:rPr>
          <w:rFonts w:eastAsia="黑体"/>
          <w:sz w:val="36"/>
        </w:rPr>
        <w:t>Southwest Jiaotong University</w:t>
      </w:r>
      <w:bookmarkEnd w:id="0"/>
      <w:bookmarkEnd w:id="1"/>
      <w:bookmarkEnd w:id="2"/>
      <w:bookmarkEnd w:id="3"/>
      <w:bookmarkEnd w:id="4"/>
      <w:bookmarkEnd w:id="5"/>
      <w:bookmarkEnd w:id="6"/>
      <w:bookmarkEnd w:id="7"/>
      <w:bookmarkEnd w:id="8"/>
      <w:bookmarkEnd w:id="9"/>
      <w:bookmarkEnd w:id="10"/>
      <w:bookmarkEnd w:id="11"/>
    </w:p>
    <w:p>
      <w:pPr>
        <w:jc w:val="center"/>
        <w:rPr>
          <w:rFonts w:eastAsia="黑体"/>
          <w:sz w:val="36"/>
        </w:rPr>
      </w:pPr>
      <w:r>
        <w:rPr>
          <w:rFonts w:eastAsia="黑体"/>
          <w:sz w:val="36"/>
        </w:rPr>
        <w:t xml:space="preserve">Master Degree Thesis </w:t>
      </w:r>
    </w:p>
    <w:p/>
    <w:p>
      <w:pPr>
        <w:rPr>
          <w:color w:val="4F81BD"/>
        </w:rPr>
      </w:pPr>
    </w:p>
    <w:p>
      <w:pPr>
        <w:rPr>
          <w:rFonts w:hint="eastAsia"/>
          <w:color w:val="4F81BD"/>
        </w:rPr>
      </w:pPr>
    </w:p>
    <w:p>
      <w:pPr>
        <w:rPr>
          <w:rFonts w:hint="eastAsia"/>
        </w:rPr>
      </w:pPr>
    </w:p>
    <w:p>
      <w:pPr>
        <w:rPr>
          <w:rFonts w:hint="eastAsia"/>
        </w:rPr>
      </w:pPr>
    </w:p>
    <w:p/>
    <w:p/>
    <w:p>
      <w:pPr>
        <w:jc w:val="center"/>
      </w:pPr>
      <w:r>
        <w:rPr>
          <w:rFonts w:hint="eastAsia" w:eastAsia="黑体"/>
          <w:sz w:val="44"/>
          <w:szCs w:val="44"/>
        </w:rPr>
        <w:t>THE RESEARCH ON APPLYING THE SIGN LANGUAGE RECOGNITION TECHNOLOGY FOR DEAF EDUCATION BASED ON KINECT</w:t>
      </w:r>
    </w:p>
    <w:p>
      <w:pPr>
        <w:jc w:val="center"/>
        <w:rPr>
          <w:rFonts w:eastAsia="黑体"/>
          <w:sz w:val="44"/>
          <w:szCs w:val="44"/>
        </w:rPr>
      </w:pPr>
      <w:r>
        <w:rPr>
          <w:rFonts w:hint="eastAsia" w:eastAsia="黑体"/>
          <w:sz w:val="44"/>
          <w:szCs w:val="44"/>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spacing w:line="400" w:lineRule="exact"/>
        <w:rPr>
          <w:szCs w:val="21"/>
        </w:rPr>
      </w:pPr>
    </w:p>
    <w:p>
      <w:pPr>
        <w:spacing w:line="700" w:lineRule="exact"/>
        <w:ind w:firstLine="3360" w:firstLineChars="1200"/>
        <w:rPr>
          <w:sz w:val="28"/>
          <w:szCs w:val="28"/>
        </w:rPr>
      </w:pPr>
      <w:r>
        <w:rPr>
          <w:rFonts w:hint="eastAsia"/>
          <w:sz w:val="28"/>
          <w:szCs w:val="28"/>
        </w:rPr>
        <w:t xml:space="preserve">    </w:t>
      </w:r>
      <w:r>
        <w:rPr>
          <w:sz w:val="28"/>
          <w:szCs w:val="28"/>
        </w:rPr>
        <w:t>Grade: 20</w:t>
      </w:r>
      <w:r>
        <w:rPr>
          <w:rFonts w:hint="eastAsia"/>
          <w:sz w:val="28"/>
          <w:szCs w:val="28"/>
        </w:rPr>
        <w:t>11</w:t>
      </w:r>
    </w:p>
    <w:p>
      <w:pPr>
        <w:spacing w:line="700" w:lineRule="exact"/>
        <w:ind w:firstLine="2926" w:firstLineChars="1045"/>
        <w:rPr>
          <w:sz w:val="28"/>
          <w:szCs w:val="28"/>
        </w:rPr>
      </w:pPr>
      <w:r>
        <w:rPr>
          <w:rFonts w:hint="eastAsia"/>
          <w:sz w:val="28"/>
          <w:szCs w:val="28"/>
        </w:rPr>
        <w:t xml:space="preserve">    </w:t>
      </w:r>
      <w:r>
        <w:rPr>
          <w:sz w:val="28"/>
          <w:szCs w:val="28"/>
        </w:rPr>
        <w:t>Candidate:</w:t>
      </w:r>
      <w:r>
        <w:rPr>
          <w:rFonts w:hint="eastAsia"/>
          <w:sz w:val="28"/>
          <w:szCs w:val="28"/>
        </w:rPr>
        <w:t xml:space="preserve"> </w:t>
      </w:r>
      <w:r>
        <w:rPr>
          <w:rStyle w:val="110"/>
          <w:rFonts w:hint="eastAsia"/>
          <w:u w:val="none"/>
        </w:rPr>
        <w:t>Zhu Mingming</w:t>
      </w:r>
      <w:r>
        <w:rPr>
          <w:sz w:val="28"/>
          <w:szCs w:val="28"/>
        </w:rPr>
        <w:t xml:space="preserve"> </w:t>
      </w:r>
    </w:p>
    <w:p>
      <w:pPr>
        <w:spacing w:line="700" w:lineRule="exact"/>
        <w:ind w:firstLine="630" w:firstLineChars="225"/>
        <w:rPr>
          <w:sz w:val="28"/>
          <w:szCs w:val="28"/>
        </w:rPr>
      </w:pPr>
      <w:r>
        <w:rPr>
          <w:rFonts w:hint="eastAsia"/>
          <w:sz w:val="28"/>
          <w:szCs w:val="28"/>
        </w:rPr>
        <w:t xml:space="preserve">    </w:t>
      </w:r>
      <w:r>
        <w:rPr>
          <w:sz w:val="28"/>
          <w:szCs w:val="28"/>
        </w:rPr>
        <w:t>Academic Degree Applied for : Master Degree</w:t>
      </w:r>
    </w:p>
    <w:p>
      <w:pPr>
        <w:spacing w:line="700" w:lineRule="exact"/>
        <w:ind w:firstLine="2940" w:firstLineChars="1050"/>
        <w:rPr>
          <w:sz w:val="28"/>
          <w:szCs w:val="28"/>
        </w:rPr>
      </w:pPr>
      <w:r>
        <w:rPr>
          <w:rFonts w:hint="eastAsia"/>
          <w:sz w:val="28"/>
          <w:szCs w:val="28"/>
        </w:rPr>
        <w:t xml:space="preserve">    </w:t>
      </w:r>
      <w:r>
        <w:rPr>
          <w:sz w:val="28"/>
          <w:szCs w:val="28"/>
        </w:rPr>
        <w:t>Speciality: Educational Technology</w:t>
      </w:r>
    </w:p>
    <w:p>
      <w:pPr>
        <w:spacing w:line="700" w:lineRule="exact"/>
        <w:ind w:firstLine="2856" w:firstLineChars="1020"/>
        <w:rPr>
          <w:sz w:val="28"/>
          <w:szCs w:val="28"/>
        </w:rPr>
      </w:pPr>
      <w:r>
        <w:rPr>
          <w:rFonts w:hint="eastAsia"/>
          <w:sz w:val="28"/>
          <w:szCs w:val="28"/>
        </w:rPr>
        <w:t xml:space="preserve">    </w:t>
      </w:r>
      <w:r>
        <w:rPr>
          <w:sz w:val="28"/>
          <w:szCs w:val="28"/>
        </w:rPr>
        <w:t>Supervisor: Prof. Jing Hong</w:t>
      </w:r>
    </w:p>
    <w:p>
      <w:pPr>
        <w:spacing w:line="360" w:lineRule="auto"/>
        <w:rPr>
          <w:sz w:val="28"/>
          <w:szCs w:val="28"/>
        </w:rPr>
      </w:pPr>
    </w:p>
    <w:p>
      <w:pPr>
        <w:spacing w:line="360" w:lineRule="auto"/>
        <w:rPr>
          <w:rFonts w:hint="eastAsia"/>
          <w:sz w:val="28"/>
          <w:szCs w:val="28"/>
        </w:rPr>
      </w:pPr>
    </w:p>
    <w:p>
      <w:pPr>
        <w:spacing w:line="360" w:lineRule="auto"/>
        <w:rPr>
          <w:rFonts w:hint="eastAsia"/>
          <w:sz w:val="28"/>
          <w:szCs w:val="28"/>
        </w:rPr>
      </w:pPr>
    </w:p>
    <w:p>
      <w:pPr>
        <w:spacing w:line="360" w:lineRule="auto"/>
        <w:rPr>
          <w:rFonts w:hint="eastAsia"/>
          <w:sz w:val="28"/>
          <w:szCs w:val="28"/>
        </w:rPr>
      </w:pPr>
    </w:p>
    <w:p>
      <w:pPr>
        <w:jc w:val="center"/>
        <w:rPr>
          <w:rFonts w:hint="eastAsia"/>
          <w:sz w:val="28"/>
          <w:szCs w:val="28"/>
        </w:rPr>
        <w:sectPr>
          <w:headerReference r:id="rId5" w:type="first"/>
          <w:headerReference r:id="rId4" w:type="default"/>
          <w:footerReference r:id="rId6" w:type="default"/>
          <w:pgSz w:w="11907" w:h="16840"/>
          <w:pgMar w:top="1440" w:right="1474" w:bottom="1440" w:left="1474" w:header="851" w:footer="992" w:gutter="0"/>
          <w:pgNumType w:start="1"/>
          <w:cols w:space="425" w:num="1"/>
          <w:titlePg/>
          <w:docGrid w:linePitch="312" w:charSpace="0"/>
        </w:sectPr>
      </w:pPr>
      <w:r>
        <w:rPr>
          <w:rFonts w:hint="eastAsia"/>
          <w:sz w:val="28"/>
          <w:szCs w:val="28"/>
        </w:rPr>
        <w:t xml:space="preserve">Apr.19, </w:t>
      </w:r>
      <w:r>
        <w:rPr>
          <w:sz w:val="28"/>
          <w:szCs w:val="28"/>
        </w:rPr>
        <w:t>20</w:t>
      </w:r>
      <w:r>
        <w:rPr>
          <w:rFonts w:hint="eastAsia"/>
          <w:sz w:val="28"/>
          <w:szCs w:val="28"/>
        </w:rPr>
        <w:t>14</w:t>
      </w:r>
    </w:p>
    <w:p>
      <w:pPr>
        <w:rPr>
          <w:color w:val="4F81BD"/>
        </w:rPr>
      </w:pPr>
    </w:p>
    <w:p/>
    <w:p>
      <w:pPr>
        <w:spacing w:line="360" w:lineRule="auto"/>
        <w:jc w:val="center"/>
        <w:rPr>
          <w:rFonts w:eastAsia="黑体"/>
          <w:b/>
          <w:bCs/>
          <w:sz w:val="32"/>
        </w:rPr>
      </w:pPr>
      <w:r>
        <w:rPr>
          <w:rFonts w:eastAsia="黑体"/>
          <w:b/>
          <w:bCs/>
          <w:sz w:val="32"/>
        </w:rPr>
        <w:t>西南交通大学</w:t>
      </w:r>
    </w:p>
    <w:p>
      <w:pPr>
        <w:spacing w:line="360" w:lineRule="auto"/>
        <w:jc w:val="center"/>
        <w:rPr>
          <w:rFonts w:eastAsia="黑体"/>
          <w:sz w:val="24"/>
        </w:rPr>
      </w:pPr>
      <w:r>
        <w:rPr>
          <w:rFonts w:eastAsia="黑体"/>
          <w:b/>
          <w:bCs/>
          <w:sz w:val="32"/>
        </w:rPr>
        <w:t>学位论文版权使用授权书</w:t>
      </w:r>
    </w:p>
    <w:p>
      <w:pPr>
        <w:spacing w:line="360" w:lineRule="auto"/>
      </w:pPr>
    </w:p>
    <w:p>
      <w:pPr>
        <w:pStyle w:val="44"/>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r>
        <w:rPr>
          <w:sz w:val="24"/>
        </w:rPr>
        <w:t>本学位论文属于</w:t>
      </w:r>
    </w:p>
    <w:p>
      <w:pPr>
        <w:spacing w:line="360" w:lineRule="auto"/>
        <w:ind w:firstLine="480" w:firstLineChars="200"/>
        <w:rPr>
          <w:sz w:val="24"/>
        </w:rPr>
      </w:pPr>
      <w:r>
        <w:rPr>
          <w:sz w:val="24"/>
        </w:rPr>
        <w:t>1．保密</w:t>
      </w:r>
      <w:r>
        <w:rPr>
          <w:rFonts w:hint="eastAsia" w:ascii="宋体" w:hAnsi="宋体"/>
        </w:rPr>
        <w:t>□</w:t>
      </w:r>
      <w:r>
        <w:rPr>
          <w:sz w:val="24"/>
        </w:rPr>
        <w:t>，在   年解密后适用本授权书；</w:t>
      </w:r>
    </w:p>
    <w:p>
      <w:pPr>
        <w:spacing w:line="360" w:lineRule="auto"/>
        <w:ind w:firstLine="480" w:firstLineChars="200"/>
        <w:rPr>
          <w:sz w:val="24"/>
        </w:rPr>
      </w:pPr>
      <w:r>
        <w:rPr>
          <w:sz w:val="24"/>
        </w:rPr>
        <w:t>2．不保密</w:t>
      </w:r>
      <w:r>
        <w:rPr>
          <w:rFonts w:hint="eastAsia" w:ascii="宋体" w:hAnsi="宋体"/>
        </w:rPr>
        <w:t>□</w:t>
      </w:r>
      <w:r>
        <w:rPr>
          <w:sz w:val="24"/>
        </w:rPr>
        <w:t>，使用本授权书。</w:t>
      </w:r>
    </w:p>
    <w:p>
      <w:pPr>
        <w:spacing w:line="360" w:lineRule="auto"/>
        <w:ind w:firstLine="480" w:firstLineChars="200"/>
        <w:rPr>
          <w:sz w:val="24"/>
        </w:rPr>
      </w:pPr>
      <w:r>
        <w:rPr>
          <w:sz w:val="24"/>
        </w:rPr>
        <w:t>（请在以上方框内打</w:t>
      </w:r>
      <w:r>
        <w:rPr>
          <w:rFonts w:hint="eastAsia"/>
          <w:sz w:val="24"/>
        </w:rPr>
        <w:t>“</w:t>
      </w:r>
      <w:r>
        <w:rPr>
          <w:rFonts w:hint="eastAsia" w:ascii="宋体" w:hAnsi="宋体"/>
        </w:rPr>
        <w:t>√</w:t>
      </w:r>
      <w:r>
        <w:rPr>
          <w:rFonts w:hint="eastAsia"/>
          <w:sz w:val="24"/>
        </w:rPr>
        <w:t xml:space="preserve">” </w:t>
      </w:r>
      <w:r>
        <w:rPr>
          <w:sz w:val="24"/>
        </w:rPr>
        <w:t>）</w:t>
      </w:r>
    </w:p>
    <w:p>
      <w:pPr>
        <w:spacing w:line="360" w:lineRule="auto"/>
        <w:ind w:firstLine="480" w:firstLineChars="200"/>
        <w:rPr>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sz w:val="24"/>
        </w:rPr>
      </w:pPr>
    </w:p>
    <w:p>
      <w:pPr>
        <w:spacing w:line="360" w:lineRule="auto"/>
        <w:ind w:firstLine="600" w:firstLineChars="250"/>
        <w:rPr>
          <w:rFonts w:hint="eastAsia"/>
          <w:sz w:val="24"/>
        </w:rPr>
      </w:pPr>
      <w:r>
        <w:rPr>
          <w:sz w:val="24"/>
        </w:rPr>
        <w:t xml:space="preserve">学位论文作者签名：            </w:t>
      </w:r>
      <w:r>
        <w:rPr>
          <w:rFonts w:hint="eastAsia"/>
          <w:sz w:val="24"/>
        </w:rPr>
        <w:t xml:space="preserve">     </w:t>
      </w:r>
      <w:r>
        <w:rPr>
          <w:sz w:val="24"/>
        </w:rPr>
        <w:t xml:space="preserve"> 指导老师签名：</w:t>
      </w:r>
    </w:p>
    <w:p>
      <w:pPr>
        <w:spacing w:line="360" w:lineRule="auto"/>
        <w:ind w:firstLine="1080" w:firstLineChars="450"/>
        <w:rPr>
          <w:rFonts w:hint="eastAsia"/>
          <w:sz w:val="24"/>
        </w:rPr>
      </w:pPr>
    </w:p>
    <w:p>
      <w:pPr>
        <w:spacing w:line="360" w:lineRule="auto"/>
        <w:ind w:firstLine="1200" w:firstLineChars="500"/>
        <w:rPr>
          <w:rFonts w:hint="eastAsia"/>
          <w:sz w:val="24"/>
        </w:rPr>
      </w:pPr>
      <w:r>
        <w:rPr>
          <w:sz w:val="24"/>
        </w:rPr>
        <w:t xml:space="preserve">日期：                       </w:t>
      </w:r>
      <w:r>
        <w:rPr>
          <w:rFonts w:hint="eastAsia"/>
          <w:sz w:val="24"/>
        </w:rPr>
        <w:t xml:space="preserve">     </w:t>
      </w:r>
      <w:r>
        <w:rPr>
          <w:sz w:val="24"/>
        </w:rPr>
        <w:t xml:space="preserve"> 日期：</w:t>
      </w:r>
    </w:p>
    <w:p>
      <w:pPr>
        <w:spacing w:line="360" w:lineRule="auto"/>
        <w:ind w:firstLine="1200" w:firstLineChars="500"/>
        <w:rPr>
          <w:rFonts w:hint="eastAsia"/>
          <w:sz w:val="24"/>
        </w:rPr>
      </w:pPr>
    </w:p>
    <w:p>
      <w:pPr>
        <w:spacing w:line="360" w:lineRule="auto"/>
        <w:ind w:firstLine="1200" w:firstLineChars="500"/>
        <w:rPr>
          <w:rFonts w:hint="eastAsia"/>
          <w:sz w:val="24"/>
        </w:rPr>
      </w:pPr>
    </w:p>
    <w:p>
      <w:pPr>
        <w:spacing w:line="360" w:lineRule="auto"/>
        <w:ind w:firstLine="1200" w:firstLineChars="500"/>
        <w:rPr>
          <w:rFonts w:hint="eastAsia"/>
          <w:sz w:val="24"/>
        </w:rPr>
      </w:pPr>
    </w:p>
    <w:p>
      <w:pPr>
        <w:spacing w:line="360" w:lineRule="auto"/>
        <w:ind w:firstLine="1200" w:firstLineChars="500"/>
        <w:rPr>
          <w:rFonts w:hint="eastAsia"/>
          <w:color w:val="4F81BD"/>
          <w:sz w:val="24"/>
        </w:rPr>
      </w:pPr>
    </w:p>
    <w:p>
      <w:pPr>
        <w:spacing w:line="360" w:lineRule="auto"/>
        <w:ind w:firstLine="1200" w:firstLineChars="500"/>
        <w:rPr>
          <w:rFonts w:hint="eastAsia"/>
          <w:color w:val="4F81BD"/>
          <w:sz w:val="24"/>
        </w:rPr>
      </w:pPr>
    </w:p>
    <w:p>
      <w:pPr>
        <w:spacing w:line="360" w:lineRule="auto"/>
        <w:ind w:firstLine="1200" w:firstLineChars="500"/>
        <w:rPr>
          <w:rFonts w:hint="eastAsia"/>
          <w:color w:val="4F81BD"/>
          <w:sz w:val="24"/>
        </w:rPr>
      </w:pPr>
    </w:p>
    <w:p>
      <w:pPr>
        <w:spacing w:line="360" w:lineRule="auto"/>
        <w:ind w:firstLine="1200" w:firstLineChars="500"/>
        <w:rPr>
          <w:rFonts w:hint="eastAsia"/>
          <w:color w:val="4F81BD"/>
          <w:sz w:val="24"/>
        </w:rPr>
      </w:pPr>
    </w:p>
    <w:p>
      <w:pPr>
        <w:spacing w:line="360" w:lineRule="auto"/>
        <w:ind w:firstLine="1200" w:firstLineChars="500"/>
        <w:rPr>
          <w:rFonts w:hint="eastAsia"/>
          <w:color w:val="4F81BD"/>
          <w:sz w:val="24"/>
        </w:rPr>
      </w:pPr>
    </w:p>
    <w:p>
      <w:pPr>
        <w:spacing w:line="360" w:lineRule="auto"/>
        <w:ind w:firstLine="1200" w:firstLineChars="500"/>
        <w:rPr>
          <w:rFonts w:hint="eastAsia"/>
          <w:color w:val="4F81BD"/>
          <w:sz w:val="24"/>
        </w:rPr>
      </w:pPr>
    </w:p>
    <w:p>
      <w:pPr>
        <w:spacing w:line="400" w:lineRule="exact"/>
        <w:jc w:val="center"/>
        <w:rPr>
          <w:rFonts w:eastAsia="黑体"/>
          <w:sz w:val="32"/>
          <w:szCs w:val="32"/>
        </w:rPr>
      </w:pPr>
      <w:r>
        <w:rPr>
          <w:rFonts w:eastAsia="黑体"/>
          <w:sz w:val="32"/>
          <w:szCs w:val="32"/>
        </w:rPr>
        <w:t>西南交通大学硕士学位论文主要工作（贡献）声明</w:t>
      </w:r>
    </w:p>
    <w:p>
      <w:pPr>
        <w:spacing w:line="400" w:lineRule="exact"/>
        <w:ind w:firstLine="480" w:firstLineChars="200"/>
        <w:rPr>
          <w:rFonts w:hint="eastAsia"/>
          <w:sz w:val="24"/>
        </w:rPr>
      </w:pPr>
    </w:p>
    <w:p>
      <w:pPr>
        <w:spacing w:line="400" w:lineRule="exact"/>
        <w:ind w:firstLine="480" w:firstLineChars="200"/>
        <w:rPr>
          <w:sz w:val="24"/>
        </w:rPr>
      </w:pPr>
      <w:r>
        <w:rPr>
          <w:sz w:val="24"/>
        </w:rPr>
        <w:t>本人在学位论文中所做的主要工作或贡献如下：</w:t>
      </w:r>
    </w:p>
    <w:p>
      <w:pPr>
        <w:pStyle w:val="44"/>
        <w:rPr>
          <w:rFonts w:hint="eastAsia"/>
        </w:rPr>
      </w:pPr>
      <w:r>
        <w:rPr>
          <w:rFonts w:hint="eastAsia"/>
        </w:rPr>
        <w:t>（1）分析了手语对聋哑儿童的重要性，为了促进聋哑儿童与健全人之间的互动及改善人机交互方式，提出了手语识别系统。</w:t>
      </w:r>
    </w:p>
    <w:p>
      <w:pPr>
        <w:pStyle w:val="44"/>
        <w:rPr>
          <w:rFonts w:hint="eastAsia"/>
        </w:rPr>
      </w:pPr>
      <w:r>
        <w:rPr>
          <w:rFonts w:hint="eastAsia"/>
        </w:rPr>
        <w:t>（2）学习了相关的教学理论，并研究了手语识别系统对教学理论的支持。</w:t>
      </w:r>
    </w:p>
    <w:p>
      <w:pPr>
        <w:pStyle w:val="44"/>
        <w:rPr>
          <w:rFonts w:hint="eastAsia"/>
        </w:rPr>
      </w:pPr>
      <w:r>
        <w:rPr>
          <w:rFonts w:hint="eastAsia"/>
        </w:rPr>
        <w:t>（3）阐述了手语识别的流程和目前常用的算法，在此基础上提出了将Kinect应用于手语识别系统的优势与可行性。</w:t>
      </w:r>
    </w:p>
    <w:p>
      <w:pPr>
        <w:pStyle w:val="44"/>
        <w:rPr>
          <w:rFonts w:hint="eastAsia"/>
        </w:rPr>
      </w:pPr>
      <w:r>
        <w:rPr>
          <w:rFonts w:hint="eastAsia"/>
        </w:rPr>
        <w:t>（4）研究了使用Kinect和OpenNI/NITE进行手部跟踪的流程，及手部特征提取方法。本文针对手语的不同形式分三种情况进行了研究。对于手掌动态手语，使用了针对手掌运动方向角来提取特征向量的方法；针对手掌运动较小的情况，提出了根据手指运动，提取深度变化直方图的一阶差分的办法；对于静态手语，使用其轮廓的Freeman链码做为特征向量，同时对Freeman链码进行归一化和旋转不变性的处理。</w:t>
      </w:r>
    </w:p>
    <w:p>
      <w:pPr>
        <w:pStyle w:val="44"/>
        <w:rPr>
          <w:rFonts w:hint="eastAsia"/>
        </w:rPr>
      </w:pPr>
      <w:r>
        <w:rPr>
          <w:rFonts w:hint="eastAsia"/>
        </w:rPr>
        <w:t>（5）在识别阶段，本文针对手掌运动识别提出了改进的HMM模型，即分别提取手掌运动的平面和深度特征向量来训练HMM模型。针对手指动态手语识别，本文使用的是SVM/HMM模型。对于静态手语的识别，本文使用的是SVM模型，并对识别结果进行分析和统计。</w:t>
      </w:r>
    </w:p>
    <w:p>
      <w:pPr>
        <w:pStyle w:val="44"/>
        <w:rPr>
          <w:rFonts w:hint="eastAsia"/>
        </w:rPr>
      </w:pPr>
      <w:r>
        <w:rPr>
          <w:rFonts w:hint="eastAsia"/>
        </w:rPr>
        <w:t>（6）最后针对上述研究进行系统设计，实现了基于Kinect的手语识别系统。</w:t>
      </w:r>
    </w:p>
    <w:p>
      <w:pPr>
        <w:pStyle w:val="44"/>
        <w:rPr>
          <w:rFonts w:hint="eastAsia"/>
        </w:rPr>
      </w:pPr>
    </w:p>
    <w:p>
      <w:pPr>
        <w:pStyle w:val="44"/>
        <w:rPr>
          <w:rFonts w:hint="eastAsia"/>
        </w:rPr>
      </w:pPr>
    </w:p>
    <w:p>
      <w:pPr>
        <w:pStyle w:val="44"/>
      </w:pPr>
    </w:p>
    <w:p>
      <w:pPr>
        <w:spacing w:line="400" w:lineRule="exact"/>
        <w:ind w:firstLine="480" w:firstLineChars="200"/>
        <w:rPr>
          <w:sz w:val="24"/>
        </w:rPr>
      </w:pPr>
      <w:r>
        <w:rPr>
          <w:sz w:val="24"/>
        </w:rPr>
        <w:t>本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pPr>
        <w:spacing w:line="400" w:lineRule="exact"/>
        <w:ind w:firstLine="480" w:firstLineChars="200"/>
        <w:rPr>
          <w:sz w:val="24"/>
        </w:rPr>
      </w:pPr>
    </w:p>
    <w:p>
      <w:pPr>
        <w:spacing w:line="400" w:lineRule="exact"/>
        <w:ind w:firstLine="480" w:firstLineChars="200"/>
        <w:rPr>
          <w:rFonts w:hint="eastAsia"/>
          <w:color w:val="4F81BD"/>
          <w:sz w:val="24"/>
        </w:rPr>
      </w:pPr>
    </w:p>
    <w:p>
      <w:pPr>
        <w:spacing w:line="400" w:lineRule="exact"/>
        <w:ind w:firstLine="480" w:firstLineChars="200"/>
        <w:rPr>
          <w:color w:val="4F81BD"/>
          <w:sz w:val="24"/>
        </w:rPr>
      </w:pPr>
    </w:p>
    <w:p>
      <w:pPr>
        <w:spacing w:line="400" w:lineRule="exact"/>
        <w:ind w:firstLine="480" w:firstLineChars="200"/>
        <w:rPr>
          <w:color w:val="4F81BD"/>
          <w:sz w:val="24"/>
        </w:rPr>
      </w:pPr>
    </w:p>
    <w:p>
      <w:pPr>
        <w:spacing w:line="400" w:lineRule="exact"/>
        <w:ind w:firstLine="480" w:firstLineChars="200"/>
        <w:rPr>
          <w:sz w:val="24"/>
        </w:rPr>
      </w:pPr>
    </w:p>
    <w:p>
      <w:pPr>
        <w:spacing w:line="400" w:lineRule="exact"/>
        <w:ind w:firstLine="480" w:firstLineChars="200"/>
        <w:rPr>
          <w:rFonts w:hint="eastAsia"/>
          <w:sz w:val="24"/>
        </w:rPr>
      </w:pPr>
      <w:r>
        <w:rPr>
          <w:sz w:val="24"/>
        </w:rPr>
        <w:t xml:space="preserve">                                    学位论文作者签名：</w:t>
      </w:r>
    </w:p>
    <w:p>
      <w:pPr>
        <w:spacing w:line="400" w:lineRule="exact"/>
        <w:ind w:firstLine="480" w:firstLineChars="200"/>
        <w:rPr>
          <w:rFonts w:hint="eastAsia"/>
          <w:sz w:val="24"/>
        </w:rPr>
      </w:pPr>
    </w:p>
    <w:p>
      <w:pPr>
        <w:spacing w:line="400" w:lineRule="exact"/>
        <w:ind w:firstLine="480" w:firstLineChars="200"/>
        <w:rPr>
          <w:sz w:val="24"/>
        </w:rPr>
      </w:pPr>
      <w:r>
        <w:rPr>
          <w:sz w:val="24"/>
        </w:rPr>
        <w:t xml:space="preserve">                                         日期：</w:t>
      </w:r>
    </w:p>
    <w:p>
      <w:pPr>
        <w:pStyle w:val="44"/>
        <w:rPr>
          <w:rFonts w:hint="eastAsia"/>
        </w:rPr>
      </w:pPr>
    </w:p>
    <w:p>
      <w:pPr>
        <w:spacing w:line="360" w:lineRule="auto"/>
        <w:ind w:firstLine="1200" w:firstLineChars="500"/>
        <w:rPr>
          <w:rFonts w:hint="eastAsia"/>
          <w:color w:val="4F81BD"/>
          <w:sz w:val="24"/>
        </w:rPr>
        <w:sectPr>
          <w:pgSz w:w="11907" w:h="16840"/>
          <w:pgMar w:top="1440" w:right="1474" w:bottom="1440" w:left="1474" w:header="851" w:footer="992" w:gutter="0"/>
          <w:pgNumType w:start="1"/>
          <w:cols w:space="425" w:num="1"/>
          <w:titlePg/>
          <w:docGrid w:linePitch="312" w:charSpace="0"/>
        </w:sectPr>
      </w:pPr>
    </w:p>
    <w:p>
      <w:pPr>
        <w:pStyle w:val="53"/>
        <w:rPr>
          <w:rFonts w:hint="eastAsia"/>
        </w:rPr>
      </w:pPr>
      <w:bookmarkStart w:id="12" w:name="_Toc257616606"/>
      <w:bookmarkStart w:id="13" w:name="_Toc257616921"/>
      <w:bookmarkStart w:id="14" w:name="_Toc257967609"/>
      <w:bookmarkStart w:id="15" w:name="_Toc259005195"/>
      <w:bookmarkStart w:id="16" w:name="_Toc259005564"/>
      <w:bookmarkStart w:id="17" w:name="_Toc259006327"/>
      <w:bookmarkStart w:id="18" w:name="_Toc259969310"/>
      <w:bookmarkStart w:id="19" w:name="_Toc260205412"/>
      <w:bookmarkStart w:id="20" w:name="_Toc261016428"/>
      <w:bookmarkStart w:id="21" w:name="_Toc262111431"/>
      <w:bookmarkStart w:id="22" w:name="_Toc324873282"/>
      <w:bookmarkStart w:id="23" w:name="_Toc324878950"/>
      <w:bookmarkStart w:id="24" w:name="_Toc325479156"/>
      <w:bookmarkStart w:id="25" w:name="_Toc325544004"/>
      <w:bookmarkStart w:id="26" w:name="_Toc325577646"/>
      <w:bookmarkStart w:id="27" w:name="_Toc325994210"/>
      <w:bookmarkStart w:id="28" w:name="_Toc387910633"/>
      <w:r>
        <w:rPr>
          <w:rFonts w:hint="eastAsia"/>
        </w:rPr>
        <w:t>摘</w:t>
      </w:r>
      <w:r>
        <w:rPr>
          <w:rFonts w:hint="eastAsia"/>
        </w:rPr>
        <w:tab/>
      </w:r>
      <w:r>
        <w:rPr>
          <w:rFonts w:hint="eastAsia"/>
        </w:rPr>
        <w:tab/>
      </w:r>
      <w:r>
        <w:rPr>
          <w:rFonts w:hint="eastAsia"/>
        </w:rPr>
        <w:t>要</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pPr>
        <w:pStyle w:val="44"/>
        <w:jc w:val="left"/>
        <w:rPr>
          <w:rFonts w:hint="eastAsia"/>
        </w:rPr>
      </w:pPr>
      <w:bookmarkStart w:id="29" w:name="OLE_LINK9"/>
      <w:bookmarkStart w:id="30" w:name="OLE_LINK8"/>
      <w:bookmarkStart w:id="31" w:name="OLE_LINK2"/>
      <w:bookmarkStart w:id="32" w:name="OLE_LINK4"/>
      <w:bookmarkStart w:id="33" w:name="OLE_LINK5"/>
      <w:bookmarkStart w:id="34" w:name="OLE_LINK6"/>
      <w:bookmarkStart w:id="35" w:name="OLE_LINK7"/>
      <w:bookmarkStart w:id="36" w:name="OLE_LINK12"/>
      <w:bookmarkStart w:id="37" w:name="OLE_LINK20"/>
      <w:r>
        <w:rPr>
          <w:rFonts w:hint="eastAsia"/>
        </w:rPr>
        <w:t>手语是聋哑人与其他人沟通的主要工具，应用手语识别技术使计算机能够理解并翻译读取的手语，帮助聋哑人与健全人沟通更加方便快捷。并且，随着体感技术的发展，使计算机更加容易理解人们动作，为手语识别技术的研究提供了新的方法与途径。由于传统的输入设备不能很好的满足人们对人机交互的要求。因此研究手语识别技术，不仅使聋哑人更加容易与健全人进行交流，同时有助于人机交互技术的发展。</w:t>
      </w:r>
    </w:p>
    <w:p>
      <w:pPr>
        <w:pStyle w:val="44"/>
        <w:jc w:val="left"/>
      </w:pPr>
      <w:r>
        <w:rPr>
          <w:rFonts w:hint="eastAsia"/>
        </w:rPr>
        <w:t>本课题以聋哑学校教学需求为背景，在对传统的手语识别方法进行了深入研究的基础上，基于Kinect体感摄像机，对手语的特征提取方法和识别算法进行了改进，并实现了手语识别系统。本系统包含动态手语识别和静态手语识别部分，其中，动态手语识别包含手掌运动的手语识别和手指运动的手语识别。通过手语识别系统将手语进行翻译，并用人们理解的词语表达出来，提供聋哑学生与不懂手语的健全人沟通的途径，获得更多的学习资源，从而提高聋哑学生的教学质量。同时为改进教师与电脑的交互方式等研究奠定了很好的基础。</w:t>
      </w:r>
    </w:p>
    <w:p>
      <w:pPr>
        <w:pStyle w:val="44"/>
        <w:rPr>
          <w:rFonts w:hint="eastAsia"/>
        </w:rPr>
      </w:pPr>
      <w:r>
        <w:rPr>
          <w:rFonts w:hint="eastAsia"/>
        </w:rPr>
        <w:t>本文首先介绍了手语识别的背景和意义，并阐述了国内外的研究现状。接下来介绍了常用的特征提取和手语识别算法及与本文相关的技术和平台，同时阐释了将手语识别系统应用于聋哑儿童教育的理论支持。然后对手部特征提取和检测方法做了详细的描述。在动态手语的特征提取部分，针对Kinect独有的特点提出了手掌运动二次特征提取、手指运动变化深度直方图的方法。在静态手语特征提取部分，使用了手部的的Freeman链码，并对其进行了归一化和旋转不变性的处理。针对动态手语的手掌运动识别，提出了双层HMM模型，针对动态手语中手指运动的识别提出了改进的SVM/HMM模型，静态手语的识别使用了SVM算法。最后，将以上方法进行验证，同时给出了系统的设计和编码实现。</w:t>
      </w:r>
    </w:p>
    <w:p>
      <w:pPr>
        <w:pStyle w:val="44"/>
        <w:rPr>
          <w:rFonts w:hint="eastAsia"/>
        </w:rPr>
      </w:pPr>
    </w:p>
    <w:p>
      <w:pPr>
        <w:pStyle w:val="44"/>
        <w:rPr>
          <w:rFonts w:hint="eastAsia"/>
        </w:rPr>
      </w:pPr>
    </w:p>
    <w:bookmarkEnd w:id="29"/>
    <w:bookmarkEnd w:id="30"/>
    <w:p>
      <w:pPr>
        <w:spacing w:line="400" w:lineRule="exact"/>
        <w:rPr>
          <w:sz w:val="24"/>
        </w:rPr>
        <w:sectPr>
          <w:headerReference r:id="rId7" w:type="default"/>
          <w:pgSz w:w="11906" w:h="16838"/>
          <w:pgMar w:top="1440" w:right="1474" w:bottom="1440" w:left="1474" w:header="851" w:footer="992" w:gutter="0"/>
          <w:pgNumType w:fmt="upperRoman" w:start="1"/>
          <w:cols w:space="425" w:num="1"/>
          <w:docGrid w:linePitch="312" w:charSpace="0"/>
        </w:sectPr>
      </w:pPr>
      <w:r>
        <w:rPr>
          <w:rFonts w:hint="eastAsia" w:ascii="黑体" w:eastAsia="黑体"/>
          <w:sz w:val="24"/>
        </w:rPr>
        <w:t>关键词：</w:t>
      </w:r>
      <w:bookmarkStart w:id="38" w:name="OLE_LINK19"/>
      <w:bookmarkStart w:id="39" w:name="OLE_LINK10"/>
      <w:bookmarkStart w:id="40" w:name="OLE_LINK11"/>
      <w:r>
        <w:rPr>
          <w:rFonts w:hint="eastAsia"/>
          <w:sz w:val="24"/>
        </w:rPr>
        <w:t>手语识别；动态特征提取；聋哑手语；Kinect</w:t>
      </w:r>
      <w:bookmarkEnd w:id="38"/>
      <w:r>
        <w:rPr>
          <w:rFonts w:hint="eastAsia"/>
          <w:sz w:val="24"/>
        </w:rPr>
        <w:t>；HMM；SVM/HMM；SVM</w:t>
      </w:r>
    </w:p>
    <w:bookmarkEnd w:id="31"/>
    <w:bookmarkEnd w:id="32"/>
    <w:bookmarkEnd w:id="33"/>
    <w:bookmarkEnd w:id="34"/>
    <w:bookmarkEnd w:id="35"/>
    <w:bookmarkEnd w:id="36"/>
    <w:bookmarkEnd w:id="37"/>
    <w:bookmarkEnd w:id="39"/>
    <w:bookmarkEnd w:id="40"/>
    <w:p>
      <w:pPr>
        <w:pStyle w:val="53"/>
        <w:rPr>
          <w:rFonts w:hint="eastAsia"/>
        </w:rPr>
      </w:pPr>
      <w:bookmarkStart w:id="41" w:name="_Toc257616607"/>
      <w:bookmarkStart w:id="42" w:name="_Toc257616922"/>
      <w:bookmarkStart w:id="43" w:name="_Toc257967610"/>
      <w:bookmarkStart w:id="44" w:name="_Toc259005196"/>
      <w:bookmarkStart w:id="45" w:name="_Toc259005565"/>
      <w:bookmarkStart w:id="46" w:name="_Toc259006328"/>
      <w:bookmarkStart w:id="47" w:name="_Toc259969311"/>
      <w:bookmarkStart w:id="48" w:name="_Toc260205413"/>
      <w:bookmarkStart w:id="49" w:name="_Toc261016429"/>
      <w:bookmarkStart w:id="50" w:name="_Toc262111432"/>
      <w:bookmarkStart w:id="51" w:name="_Toc324873283"/>
      <w:bookmarkStart w:id="52" w:name="_Toc324878951"/>
      <w:bookmarkStart w:id="53" w:name="_Toc325479157"/>
      <w:bookmarkStart w:id="54" w:name="_Toc325544005"/>
      <w:bookmarkStart w:id="55" w:name="_Toc325577647"/>
      <w:bookmarkStart w:id="56" w:name="_Toc325994211"/>
      <w:bookmarkStart w:id="57" w:name="_Toc387910634"/>
      <w:r>
        <w:t>A</w:t>
      </w:r>
      <w:r>
        <w:rPr>
          <w:rFonts w:hint="eastAsia"/>
        </w:rPr>
        <w:t>bstract</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pPr>
        <w:pStyle w:val="44"/>
        <w:rPr>
          <w:rFonts w:hint="eastAsia"/>
        </w:rPr>
      </w:pPr>
      <w:r>
        <w:rPr>
          <w:rFonts w:hint="eastAsia"/>
        </w:rPr>
        <w:t>Sign language is the most important communication tool between deaf people.</w:t>
      </w:r>
      <w:r>
        <w:rPr>
          <w:rFonts w:hint="eastAsia"/>
          <w:color w:val="548DD4"/>
        </w:rPr>
        <w:t xml:space="preserve"> </w:t>
      </w:r>
      <w:r>
        <w:rPr>
          <w:rFonts w:hint="eastAsia"/>
        </w:rPr>
        <w:t xml:space="preserve">Sign language recognition technology is to make computer understands sign language and interprets it in an understandable way to make healthy people and deaf people communicate more conveniently and quickly.With the development of motion-sensor technology, makes computer more easier to understand motions and provides a new way for researching sign </w:t>
      </w:r>
      <w:r>
        <w:t>language</w:t>
      </w:r>
      <w:r>
        <w:rPr>
          <w:rFonts w:hint="eastAsia"/>
        </w:rPr>
        <w:t xml:space="preserve"> technology.Traditional input tools can</w:t>
      </w:r>
      <w:r>
        <w:t>’</w:t>
      </w:r>
      <w:r>
        <w:rPr>
          <w:rFonts w:hint="eastAsia"/>
        </w:rPr>
        <w:t xml:space="preserve">t meet the requirements of human-computer interaction. So researching sign language recognition technology can not only makes deaf-mute people easier to communicate with healthy </w:t>
      </w:r>
      <w:r>
        <w:t>people</w:t>
      </w:r>
      <w:r>
        <w:rPr>
          <w:rFonts w:hint="eastAsia"/>
        </w:rPr>
        <w:t>, but also contributes to the development of human-computer interaction technology.</w:t>
      </w:r>
    </w:p>
    <w:p>
      <w:pPr>
        <w:pStyle w:val="44"/>
        <w:rPr>
          <w:rFonts w:hint="eastAsia"/>
        </w:rPr>
      </w:pPr>
      <w:r>
        <w:rPr>
          <w:rFonts w:hint="eastAsia"/>
        </w:rPr>
        <w:t xml:space="preserve">This thesis based on the requirement of deaf-mutes school teaching, researches the traditional methods of sign language recognition.Using Kinect motion-sensing camera to improve the recognition technology and implements a sign language recognition system.This system includes dynamic sign language recognition part </w:t>
      </w:r>
      <w:r>
        <w:t>and</w:t>
      </w:r>
      <w:r>
        <w:rPr>
          <w:rFonts w:hint="eastAsia"/>
        </w:rPr>
        <w:t xml:space="preserve"> static sign language recognition part.For dynamic sign language recognition part, it contains palm moving recognition and finger moving recognition. Using sign language recognition system makes deaf students get better access to various educational resources.And it lays the foundation of improving the interaction between teachers </w:t>
      </w:r>
      <w:r>
        <w:t>and</w:t>
      </w:r>
      <w:r>
        <w:rPr>
          <w:rFonts w:hint="eastAsia"/>
        </w:rPr>
        <w:t xml:space="preserve"> computer.</w:t>
      </w:r>
    </w:p>
    <w:p>
      <w:pPr>
        <w:pStyle w:val="44"/>
        <w:rPr>
          <w:rFonts w:hint="eastAsia"/>
        </w:rPr>
      </w:pPr>
      <w:r>
        <w:rPr>
          <w:rFonts w:hint="eastAsia"/>
        </w:rPr>
        <w:t>First this thesis introduces sign language recognition</w:t>
      </w:r>
      <w:r>
        <w:t>’</w:t>
      </w:r>
      <w:r>
        <w:rPr>
          <w:rFonts w:hint="eastAsia"/>
        </w:rPr>
        <w:t xml:space="preserve">s background and meaning and </w:t>
      </w:r>
      <w:r>
        <w:t>describe</w:t>
      </w:r>
      <w:r>
        <w:rPr>
          <w:rFonts w:hint="eastAsia"/>
        </w:rPr>
        <w:t>s the status at home and abroad. Next it introduces common feature extraction algorithms and recognition algorithms.And then it presents some technologies and platforms and illustrates theoretical supports of using sign language recognition system to deaf-mutes teaching.Then detail described the method of hands</w:t>
      </w:r>
      <w:r>
        <w:t>’</w:t>
      </w:r>
      <w:r>
        <w:rPr>
          <w:rFonts w:hint="eastAsia"/>
        </w:rPr>
        <w:t xml:space="preserve"> feature extraction and detection. In dynamic sign language feature extraction part, this paper according to Kinect characteristics proposes the methods of Hand Motion Twice Feature Extraction and Finger Motion Depth Histogram.In static sign language feature extraction part, this thesis uses Improved Freeman Chain Code. For hand motion recognition this paper presents Two Layer HMM Model .For finger motion recognition part this paper uses SVM/HMM Model,and for static sign language recognition part this </w:t>
      </w:r>
      <w:r>
        <w:t>paper</w:t>
      </w:r>
      <w:r>
        <w:rPr>
          <w:rFonts w:hint="eastAsia"/>
        </w:rPr>
        <w:t xml:space="preserve"> uses SVM Model.At last, this paper validates the methods above and presents the design and implement of the system.</w:t>
      </w:r>
    </w:p>
    <w:p>
      <w:pPr>
        <w:pStyle w:val="44"/>
        <w:rPr>
          <w:rFonts w:hint="eastAsia"/>
        </w:rPr>
      </w:pPr>
    </w:p>
    <w:p>
      <w:pPr>
        <w:pStyle w:val="44"/>
        <w:ind w:firstLine="0" w:firstLineChars="0"/>
        <w:rPr>
          <w:rFonts w:hint="eastAsia"/>
          <w:b/>
          <w:kern w:val="0"/>
        </w:rPr>
      </w:pPr>
      <w:r>
        <w:rPr>
          <w:rFonts w:hint="eastAsia"/>
          <w:b/>
          <w:kern w:val="0"/>
        </w:rPr>
        <w:t xml:space="preserve">Keywords: </w:t>
      </w:r>
      <w:r>
        <w:rPr>
          <w:rFonts w:hint="eastAsia"/>
        </w:rPr>
        <w:t>sign language recognition</w:t>
      </w:r>
      <w:r>
        <w:rPr>
          <w:kern w:val="0"/>
        </w:rPr>
        <w:t xml:space="preserve">; </w:t>
      </w:r>
      <w:r>
        <w:rPr>
          <w:rStyle w:val="109"/>
          <w:rFonts w:hint="eastAsia"/>
          <w:lang/>
        </w:rPr>
        <w:t xml:space="preserve">dynamic feature extraction; </w:t>
      </w:r>
      <w:r>
        <w:rPr>
          <w:rFonts w:hint="eastAsia"/>
          <w:kern w:val="0"/>
        </w:rPr>
        <w:t>deaf and mute sign language</w:t>
      </w:r>
      <w:r>
        <w:rPr>
          <w:rStyle w:val="109"/>
          <w:lang/>
        </w:rPr>
        <w:t>;</w:t>
      </w:r>
      <w:r>
        <w:t xml:space="preserve"> </w:t>
      </w:r>
      <w:r>
        <w:rPr>
          <w:rStyle w:val="109"/>
          <w:rFonts w:hint="eastAsia"/>
          <w:lang/>
        </w:rPr>
        <w:t>Kinect</w:t>
      </w:r>
      <w:r>
        <w:rPr>
          <w:rStyle w:val="109"/>
          <w:lang/>
        </w:rPr>
        <w:t>;</w:t>
      </w:r>
      <w:r>
        <w:rPr>
          <w:rStyle w:val="109"/>
          <w:rFonts w:hint="eastAsia"/>
          <w:lang/>
        </w:rPr>
        <w:t xml:space="preserve"> HMM; HMM/SVM;SVM</w:t>
      </w:r>
    </w:p>
    <w:p>
      <w:pPr>
        <w:rPr>
          <w:color w:val="4F81BD"/>
        </w:rPr>
        <w:sectPr>
          <w:pgSz w:w="11906" w:h="16838"/>
          <w:pgMar w:top="1440" w:right="1474" w:bottom="1440" w:left="1474" w:header="851" w:footer="992" w:gutter="0"/>
          <w:pgNumType w:fmt="upperRoman"/>
          <w:cols w:space="425" w:num="1"/>
          <w:docGrid w:linePitch="312" w:charSpace="0"/>
        </w:sectPr>
      </w:pPr>
      <w:bookmarkStart w:id="58" w:name="_Toc188281108"/>
      <w:bookmarkStart w:id="59" w:name="_Toc188281503"/>
      <w:bookmarkStart w:id="60" w:name="_Toc188282882"/>
      <w:bookmarkStart w:id="61" w:name="_Toc192405261"/>
      <w:bookmarkStart w:id="62" w:name="_Toc255052146"/>
      <w:bookmarkStart w:id="63" w:name="_Toc255513286"/>
    </w:p>
    <w:p>
      <w:pPr>
        <w:pStyle w:val="27"/>
        <w:tabs>
          <w:tab w:val="left" w:pos="630"/>
        </w:tabs>
        <w:jc w:val="center"/>
        <w:rPr>
          <w:rFonts w:hint="eastAsia"/>
          <w:sz w:val="36"/>
          <w:szCs w:val="36"/>
        </w:rPr>
      </w:pPr>
      <w:bookmarkStart w:id="64" w:name="_Toc324873284"/>
      <w:bookmarkStart w:id="65" w:name="_Toc324878952"/>
      <w:bookmarkStart w:id="66" w:name="_Toc325479158"/>
      <w:bookmarkStart w:id="67" w:name="_Toc325544006"/>
      <w:bookmarkStart w:id="68" w:name="_Toc325577648"/>
      <w:bookmarkStart w:id="69" w:name="_Toc325994212"/>
      <w:bookmarkStart w:id="70" w:name="_Toc387910635"/>
      <w:r>
        <w:rPr>
          <w:sz w:val="36"/>
          <w:szCs w:val="36"/>
        </w:rPr>
        <w:t>目</w:t>
      </w:r>
      <w:r>
        <w:rPr>
          <w:rFonts w:hint="eastAsia"/>
          <w:sz w:val="36"/>
          <w:szCs w:val="36"/>
        </w:rPr>
        <w:t xml:space="preserve"> </w:t>
      </w:r>
      <w:r>
        <w:rPr>
          <w:sz w:val="36"/>
          <w:szCs w:val="36"/>
        </w:rPr>
        <w:t xml:space="preserve">  录</w:t>
      </w:r>
      <w:bookmarkEnd w:id="58"/>
      <w:bookmarkEnd w:id="59"/>
      <w:bookmarkEnd w:id="60"/>
      <w:bookmarkEnd w:id="61"/>
      <w:bookmarkEnd w:id="62"/>
      <w:bookmarkEnd w:id="63"/>
      <w:bookmarkEnd w:id="64"/>
      <w:bookmarkEnd w:id="65"/>
      <w:bookmarkEnd w:id="66"/>
      <w:bookmarkEnd w:id="67"/>
      <w:bookmarkEnd w:id="68"/>
      <w:bookmarkEnd w:id="69"/>
      <w:bookmarkEnd w:id="70"/>
    </w:p>
    <w:p>
      <w:pPr>
        <w:pStyle w:val="27"/>
        <w:tabs>
          <w:tab w:val="left" w:pos="630"/>
        </w:tabs>
        <w:rPr>
          <w:rFonts w:hint="eastAsia"/>
        </w:rPr>
      </w:pPr>
    </w:p>
    <w:p>
      <w:pPr>
        <w:pStyle w:val="27"/>
        <w:tabs>
          <w:tab w:val="left" w:pos="630"/>
        </w:tabs>
        <w:rPr>
          <w:rFonts w:ascii="Calibri" w:hAnsi="Calibri" w:eastAsia="宋体"/>
          <w:bCs w:val="0"/>
          <w:caps w:val="0"/>
          <w:sz w:val="21"/>
          <w:szCs w:val="22"/>
        </w:rPr>
      </w:pPr>
      <w:r>
        <w:fldChar w:fldCharType="begin"/>
      </w:r>
      <w:r>
        <w:instrText xml:space="preserve"> TOC \o "1-3" \h \z \u </w:instrText>
      </w:r>
      <w:r>
        <w:fldChar w:fldCharType="separate"/>
      </w:r>
      <w:r>
        <w:fldChar w:fldCharType="begin"/>
      </w:r>
      <w:r>
        <w:instrText xml:space="preserve">HYPERLINK  \l "_Toc387910633" </w:instrText>
      </w:r>
      <w:r>
        <w:fldChar w:fldCharType="separate"/>
      </w:r>
      <w:r>
        <w:rPr>
          <w:rStyle w:val="40"/>
          <w:rFonts w:hint="eastAsia"/>
        </w:rPr>
        <w:t>摘</w:t>
      </w:r>
      <w:r>
        <w:rPr>
          <w:rFonts w:ascii="Calibri" w:hAnsi="Calibri" w:eastAsia="宋体"/>
          <w:bCs w:val="0"/>
          <w:caps w:val="0"/>
          <w:sz w:val="21"/>
          <w:szCs w:val="22"/>
        </w:rPr>
        <w:tab/>
      </w:r>
      <w:r>
        <w:rPr>
          <w:rStyle w:val="40"/>
        </w:rPr>
        <w:t xml:space="preserve"> </w:t>
      </w:r>
      <w:r>
        <w:rPr>
          <w:rStyle w:val="40"/>
          <w:rFonts w:hint="eastAsia"/>
        </w:rPr>
        <w:t>要</w:t>
      </w:r>
      <w:r>
        <w:tab/>
      </w:r>
      <w:r>
        <w:fldChar w:fldCharType="begin"/>
      </w:r>
      <w:r>
        <w:instrText xml:space="preserve"> PAGEREF _Toc387910633 \h </w:instrText>
      </w:r>
      <w:r>
        <w:fldChar w:fldCharType="separate"/>
      </w:r>
      <w:r>
        <w:t>I</w:t>
      </w:r>
      <w:r>
        <w:fldChar w:fldCharType="end"/>
      </w:r>
      <w:r>
        <w:fldChar w:fldCharType="end"/>
      </w:r>
    </w:p>
    <w:p>
      <w:pPr>
        <w:pStyle w:val="27"/>
        <w:rPr>
          <w:rFonts w:ascii="Calibri" w:hAnsi="Calibri" w:eastAsia="宋体"/>
          <w:bCs w:val="0"/>
          <w:caps w:val="0"/>
          <w:sz w:val="21"/>
          <w:szCs w:val="22"/>
        </w:rPr>
      </w:pPr>
      <w:r>
        <w:fldChar w:fldCharType="begin"/>
      </w:r>
      <w:r>
        <w:instrText xml:space="preserve">HYPERLINK  \l "_Toc387910634" </w:instrText>
      </w:r>
      <w:r>
        <w:fldChar w:fldCharType="separate"/>
      </w:r>
      <w:r>
        <w:rPr>
          <w:rStyle w:val="40"/>
        </w:rPr>
        <w:t>Abstract</w:t>
      </w:r>
      <w:r>
        <w:tab/>
      </w:r>
      <w:r>
        <w:fldChar w:fldCharType="begin"/>
      </w:r>
      <w:r>
        <w:instrText xml:space="preserve"> PAGEREF _Toc387910634 \h </w:instrText>
      </w:r>
      <w:r>
        <w:fldChar w:fldCharType="separate"/>
      </w:r>
      <w:r>
        <w:t>II</w:t>
      </w:r>
      <w:r>
        <w:fldChar w:fldCharType="end"/>
      </w:r>
      <w:r>
        <w:fldChar w:fldCharType="end"/>
      </w:r>
    </w:p>
    <w:p>
      <w:pPr>
        <w:pStyle w:val="27"/>
        <w:rPr>
          <w:rFonts w:ascii="Calibri" w:hAnsi="Calibri" w:eastAsia="宋体"/>
          <w:bCs w:val="0"/>
          <w:caps w:val="0"/>
          <w:sz w:val="21"/>
          <w:szCs w:val="22"/>
        </w:rPr>
      </w:pPr>
      <w:r>
        <w:fldChar w:fldCharType="begin"/>
      </w:r>
      <w:r>
        <w:instrText xml:space="preserve">HYPERLINK  \l "_Toc387910635" </w:instrText>
      </w:r>
      <w:r>
        <w:fldChar w:fldCharType="separate"/>
      </w:r>
      <w:r>
        <w:rPr>
          <w:rStyle w:val="40"/>
          <w:rFonts w:hint="eastAsia"/>
        </w:rPr>
        <w:t>目</w:t>
      </w:r>
      <w:r>
        <w:rPr>
          <w:rStyle w:val="40"/>
        </w:rPr>
        <w:t xml:space="preserve">  </w:t>
      </w:r>
      <w:r>
        <w:rPr>
          <w:rStyle w:val="40"/>
          <w:rFonts w:hint="eastAsia"/>
        </w:rPr>
        <w:t>录</w:t>
      </w:r>
      <w:r>
        <w:tab/>
      </w:r>
      <w:r>
        <w:fldChar w:fldCharType="begin"/>
      </w:r>
      <w:r>
        <w:instrText xml:space="preserve"> PAGEREF _Toc387910635 \h </w:instrText>
      </w:r>
      <w:r>
        <w:fldChar w:fldCharType="separate"/>
      </w:r>
      <w:r>
        <w:t>III</w:t>
      </w:r>
      <w:r>
        <w:fldChar w:fldCharType="end"/>
      </w:r>
      <w:r>
        <w:fldChar w:fldCharType="end"/>
      </w:r>
    </w:p>
    <w:p>
      <w:pPr>
        <w:pStyle w:val="27"/>
        <w:tabs>
          <w:tab w:val="left" w:pos="1050"/>
        </w:tabs>
        <w:rPr>
          <w:rFonts w:ascii="Calibri" w:hAnsi="Calibri" w:eastAsia="宋体"/>
          <w:bCs w:val="0"/>
          <w:caps w:val="0"/>
          <w:sz w:val="21"/>
          <w:szCs w:val="22"/>
        </w:rPr>
      </w:pPr>
      <w:r>
        <w:fldChar w:fldCharType="begin"/>
      </w:r>
      <w:r>
        <w:instrText xml:space="preserve">HYPERLINK  \l "_Toc387910636" </w:instrText>
      </w:r>
      <w:r>
        <w:fldChar w:fldCharType="separate"/>
      </w:r>
      <w:r>
        <w:rPr>
          <w:rStyle w:val="40"/>
          <w:rFonts w:hint="eastAsia"/>
        </w:rPr>
        <w:t>第1章</w:t>
      </w:r>
      <w:r>
        <w:rPr>
          <w:rFonts w:ascii="Calibri" w:hAnsi="Calibri" w:eastAsia="宋体"/>
          <w:bCs w:val="0"/>
          <w:caps w:val="0"/>
          <w:sz w:val="21"/>
          <w:szCs w:val="22"/>
        </w:rPr>
        <w:tab/>
      </w:r>
      <w:r>
        <w:rPr>
          <w:rStyle w:val="40"/>
          <w:rFonts w:hint="eastAsia"/>
        </w:rPr>
        <w:t>绪论</w:t>
      </w:r>
      <w:r>
        <w:tab/>
      </w:r>
      <w:r>
        <w:fldChar w:fldCharType="begin"/>
      </w:r>
      <w:r>
        <w:instrText xml:space="preserve"> PAGEREF _Toc387910636 \h </w:instrText>
      </w:r>
      <w:r>
        <w:fldChar w:fldCharType="separate"/>
      </w:r>
      <w:r>
        <w:t>1</w:t>
      </w:r>
      <w:r>
        <w:fldChar w:fldCharType="end"/>
      </w:r>
      <w:r>
        <w:fldChar w:fldCharType="end"/>
      </w:r>
    </w:p>
    <w:p>
      <w:pPr>
        <w:pStyle w:val="31"/>
        <w:tabs>
          <w:tab w:val="right" w:leader="dot" w:pos="8948"/>
        </w:tabs>
        <w:rPr>
          <w:rFonts w:ascii="Calibri" w:hAnsi="Calibri"/>
          <w:smallCaps w:val="0"/>
          <w:sz w:val="21"/>
          <w:szCs w:val="22"/>
        </w:rPr>
      </w:pPr>
      <w:r>
        <w:fldChar w:fldCharType="begin"/>
      </w:r>
      <w:r>
        <w:instrText xml:space="preserve">HYPERLINK  \l "_Toc387910637" </w:instrText>
      </w:r>
      <w:r>
        <w:fldChar w:fldCharType="separate"/>
      </w:r>
      <w:r>
        <w:rPr>
          <w:rStyle w:val="40"/>
        </w:rPr>
        <w:t>1.1</w:t>
      </w:r>
      <w:r>
        <w:rPr>
          <w:rStyle w:val="40"/>
          <w:rFonts w:hint="eastAsia"/>
        </w:rPr>
        <w:t xml:space="preserve"> 课题研究的意义</w:t>
      </w:r>
      <w:r>
        <w:tab/>
      </w:r>
      <w:r>
        <w:fldChar w:fldCharType="begin"/>
      </w:r>
      <w:r>
        <w:instrText xml:space="preserve"> PAGEREF _Toc387910637 \h </w:instrText>
      </w:r>
      <w:r>
        <w:fldChar w:fldCharType="separate"/>
      </w:r>
      <w:r>
        <w:t>1</w:t>
      </w:r>
      <w:r>
        <w:fldChar w:fldCharType="end"/>
      </w:r>
      <w:r>
        <w:fldChar w:fldCharType="end"/>
      </w:r>
    </w:p>
    <w:p>
      <w:pPr>
        <w:pStyle w:val="31"/>
        <w:tabs>
          <w:tab w:val="right" w:leader="dot" w:pos="8948"/>
        </w:tabs>
        <w:rPr>
          <w:rFonts w:ascii="Calibri" w:hAnsi="Calibri"/>
          <w:smallCaps w:val="0"/>
          <w:sz w:val="21"/>
          <w:szCs w:val="22"/>
        </w:rPr>
      </w:pPr>
      <w:r>
        <w:fldChar w:fldCharType="begin"/>
      </w:r>
      <w:r>
        <w:instrText xml:space="preserve">HYPERLINK  \l "_Toc387910638" </w:instrText>
      </w:r>
      <w:r>
        <w:fldChar w:fldCharType="separate"/>
      </w:r>
      <w:r>
        <w:rPr>
          <w:rStyle w:val="40"/>
        </w:rPr>
        <w:t>1.2</w:t>
      </w:r>
      <w:r>
        <w:rPr>
          <w:rStyle w:val="40"/>
          <w:rFonts w:hint="eastAsia"/>
        </w:rPr>
        <w:t xml:space="preserve"> 国内外研究现状</w:t>
      </w:r>
      <w:r>
        <w:tab/>
      </w:r>
      <w:r>
        <w:fldChar w:fldCharType="begin"/>
      </w:r>
      <w:r>
        <w:instrText xml:space="preserve"> PAGEREF _Toc387910638 \h </w:instrText>
      </w:r>
      <w:r>
        <w:fldChar w:fldCharType="separate"/>
      </w:r>
      <w:r>
        <w:t>2</w:t>
      </w:r>
      <w:r>
        <w:fldChar w:fldCharType="end"/>
      </w:r>
      <w:r>
        <w:fldChar w:fldCharType="end"/>
      </w:r>
    </w:p>
    <w:p>
      <w:pPr>
        <w:pStyle w:val="31"/>
        <w:tabs>
          <w:tab w:val="right" w:leader="dot" w:pos="8948"/>
        </w:tabs>
        <w:rPr>
          <w:rFonts w:ascii="Calibri" w:hAnsi="Calibri"/>
          <w:smallCaps w:val="0"/>
          <w:sz w:val="21"/>
          <w:szCs w:val="22"/>
        </w:rPr>
      </w:pPr>
      <w:r>
        <w:fldChar w:fldCharType="begin"/>
      </w:r>
      <w:r>
        <w:instrText xml:space="preserve">HYPERLINK  \l "_Toc387910639" </w:instrText>
      </w:r>
      <w:r>
        <w:fldChar w:fldCharType="separate"/>
      </w:r>
      <w:r>
        <w:rPr>
          <w:rStyle w:val="40"/>
        </w:rPr>
        <w:t>1.3</w:t>
      </w:r>
      <w:r>
        <w:rPr>
          <w:rStyle w:val="40"/>
          <w:rFonts w:hint="eastAsia"/>
        </w:rPr>
        <w:t xml:space="preserve"> 研究内容和组织结构</w:t>
      </w:r>
      <w:r>
        <w:tab/>
      </w:r>
      <w:r>
        <w:fldChar w:fldCharType="begin"/>
      </w:r>
      <w:r>
        <w:instrText xml:space="preserve"> PAGEREF _Toc387910639 \h </w:instrText>
      </w:r>
      <w:r>
        <w:fldChar w:fldCharType="separate"/>
      </w:r>
      <w:r>
        <w:t>3</w:t>
      </w:r>
      <w:r>
        <w:fldChar w:fldCharType="end"/>
      </w:r>
      <w:r>
        <w:fldChar w:fldCharType="end"/>
      </w:r>
    </w:p>
    <w:p>
      <w:pPr>
        <w:pStyle w:val="27"/>
        <w:tabs>
          <w:tab w:val="left" w:pos="1050"/>
        </w:tabs>
        <w:rPr>
          <w:rFonts w:ascii="Calibri" w:hAnsi="Calibri" w:eastAsia="宋体"/>
          <w:bCs w:val="0"/>
          <w:caps w:val="0"/>
          <w:sz w:val="21"/>
          <w:szCs w:val="22"/>
        </w:rPr>
      </w:pPr>
      <w:r>
        <w:fldChar w:fldCharType="begin"/>
      </w:r>
      <w:r>
        <w:instrText xml:space="preserve">HYPERLINK  \l "_Toc387910640" </w:instrText>
      </w:r>
      <w:r>
        <w:fldChar w:fldCharType="separate"/>
      </w:r>
      <w:r>
        <w:rPr>
          <w:rStyle w:val="40"/>
          <w:rFonts w:hint="eastAsia"/>
        </w:rPr>
        <w:t>第2章</w:t>
      </w:r>
      <w:r>
        <w:rPr>
          <w:rFonts w:ascii="Calibri" w:hAnsi="Calibri" w:eastAsia="宋体"/>
          <w:bCs w:val="0"/>
          <w:caps w:val="0"/>
          <w:sz w:val="21"/>
          <w:szCs w:val="22"/>
        </w:rPr>
        <w:tab/>
      </w:r>
      <w:r>
        <w:rPr>
          <w:rStyle w:val="40"/>
          <w:rFonts w:hint="eastAsia"/>
        </w:rPr>
        <w:t>相关技术与开发平台</w:t>
      </w:r>
      <w:r>
        <w:tab/>
      </w:r>
      <w:r>
        <w:fldChar w:fldCharType="begin"/>
      </w:r>
      <w:r>
        <w:instrText xml:space="preserve"> PAGEREF _Toc387910640 \h </w:instrText>
      </w:r>
      <w:r>
        <w:fldChar w:fldCharType="separate"/>
      </w:r>
      <w:r>
        <w:t>4</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"_Toc387910641" </w:instrText>
      </w:r>
      <w:r>
        <w:fldChar w:fldCharType="separate"/>
      </w:r>
      <w:r>
        <w:rPr>
          <w:rStyle w:val="40"/>
        </w:rPr>
        <w:t>2.1</w:t>
      </w:r>
      <w:r>
        <w:rPr>
          <w:rFonts w:ascii="Calibri" w:hAnsi="Calibri"/>
          <w:smallCaps w:val="0"/>
          <w:sz w:val="21"/>
          <w:szCs w:val="22"/>
        </w:rPr>
        <w:tab/>
      </w:r>
      <w:r>
        <w:rPr>
          <w:rStyle w:val="40"/>
          <w:rFonts w:hint="eastAsia"/>
        </w:rPr>
        <w:t>常用手语特征提取</w:t>
      </w:r>
      <w:r>
        <w:tab/>
      </w:r>
      <w:r>
        <w:fldChar w:fldCharType="begin"/>
      </w:r>
      <w:r>
        <w:instrText xml:space="preserve"> PAGEREF _Toc387910641 \h </w:instrText>
      </w:r>
      <w:r>
        <w:fldChar w:fldCharType="separate"/>
      </w:r>
      <w:r>
        <w:t>4</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"_Toc387910642" </w:instrText>
      </w:r>
      <w:r>
        <w:fldChar w:fldCharType="separate"/>
      </w:r>
      <w:r>
        <w:rPr>
          <w:rStyle w:val="40"/>
        </w:rPr>
        <w:t>2.2</w:t>
      </w:r>
      <w:r>
        <w:rPr>
          <w:rFonts w:ascii="Calibri" w:hAnsi="Calibri"/>
          <w:smallCaps w:val="0"/>
          <w:sz w:val="21"/>
          <w:szCs w:val="22"/>
        </w:rPr>
        <w:tab/>
      </w:r>
      <w:r>
        <w:rPr>
          <w:rStyle w:val="40"/>
          <w:rFonts w:hint="eastAsia"/>
        </w:rPr>
        <w:t>手语识别常用算法</w:t>
      </w:r>
      <w:r>
        <w:tab/>
      </w:r>
      <w:r>
        <w:fldChar w:fldCharType="begin"/>
      </w:r>
      <w:r>
        <w:instrText xml:space="preserve"> PAGEREF _Toc387910642 \h </w:instrText>
      </w:r>
      <w:r>
        <w:fldChar w:fldCharType="separate"/>
      </w:r>
      <w:r>
        <w:t>6</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"_Toc387910643" </w:instrText>
      </w:r>
      <w:r>
        <w:fldChar w:fldCharType="separate"/>
      </w:r>
      <w:r>
        <w:rPr>
          <w:rStyle w:val="40"/>
        </w:rPr>
        <w:t>2.3</w:t>
      </w:r>
      <w:r>
        <w:rPr>
          <w:rFonts w:ascii="Calibri" w:hAnsi="Calibri"/>
          <w:smallCaps w:val="0"/>
          <w:sz w:val="21"/>
          <w:szCs w:val="22"/>
        </w:rPr>
        <w:tab/>
      </w:r>
      <w:r>
        <w:rPr>
          <w:rStyle w:val="40"/>
        </w:rPr>
        <w:t>Kinect</w:t>
      </w:r>
      <w:r>
        <w:rPr>
          <w:rStyle w:val="40"/>
          <w:rFonts w:hint="eastAsia"/>
        </w:rPr>
        <w:t>体感设备</w:t>
      </w:r>
      <w:r>
        <w:tab/>
      </w:r>
      <w:r>
        <w:fldChar w:fldCharType="begin"/>
      </w:r>
      <w:r>
        <w:instrText xml:space="preserve"> PAGEREF _Toc387910643 \h </w:instrText>
      </w:r>
      <w:r>
        <w:fldChar w:fldCharType="separate"/>
      </w:r>
      <w:r>
        <w:t>7</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"_Toc387910644" </w:instrText>
      </w:r>
      <w:r>
        <w:fldChar w:fldCharType="separate"/>
      </w:r>
      <w:r>
        <w:rPr>
          <w:rStyle w:val="40"/>
        </w:rPr>
        <w:t>2.4</w:t>
      </w:r>
      <w:r>
        <w:rPr>
          <w:rFonts w:ascii="Calibri" w:hAnsi="Calibri"/>
          <w:smallCaps w:val="0"/>
          <w:sz w:val="21"/>
          <w:szCs w:val="22"/>
        </w:rPr>
        <w:tab/>
      </w:r>
      <w:r>
        <w:rPr>
          <w:rStyle w:val="40"/>
        </w:rPr>
        <w:t>OpenNI</w:t>
      </w:r>
      <w:r>
        <w:rPr>
          <w:rStyle w:val="40"/>
          <w:rFonts w:hint="eastAsia"/>
        </w:rPr>
        <w:t>与</w:t>
      </w:r>
      <w:r>
        <w:rPr>
          <w:rStyle w:val="40"/>
        </w:rPr>
        <w:t>OpenCV</w:t>
      </w:r>
      <w:r>
        <w:tab/>
      </w:r>
      <w:r>
        <w:fldChar w:fldCharType="begin"/>
      </w:r>
      <w:r>
        <w:instrText xml:space="preserve"> PAGEREF _Toc387910644 \h </w:instrText>
      </w:r>
      <w:r>
        <w:fldChar w:fldCharType="separate"/>
      </w:r>
      <w:r>
        <w:t>9</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"_Toc387910645" </w:instrText>
      </w:r>
      <w:r>
        <w:fldChar w:fldCharType="separate"/>
      </w:r>
      <w:r>
        <w:rPr>
          <w:rStyle w:val="40"/>
          <w:lang/>
        </w:rPr>
        <w:t>2.4.1</w:t>
      </w:r>
      <w:r>
        <w:rPr>
          <w:rFonts w:ascii="Calibri" w:hAnsi="Calibri"/>
          <w:iCs w:val="0"/>
          <w:sz w:val="21"/>
          <w:szCs w:val="22"/>
        </w:rPr>
        <w:tab/>
      </w:r>
      <w:r>
        <w:rPr>
          <w:rStyle w:val="40"/>
          <w:lang/>
        </w:rPr>
        <w:t>OpenNI</w:t>
      </w:r>
      <w:r>
        <w:rPr>
          <w:rStyle w:val="40"/>
          <w:rFonts w:hint="eastAsia"/>
          <w:lang/>
        </w:rPr>
        <w:t>简介</w:t>
      </w:r>
      <w:r>
        <w:tab/>
      </w:r>
      <w:r>
        <w:fldChar w:fldCharType="begin"/>
      </w:r>
      <w:r>
        <w:instrText xml:space="preserve"> PAGEREF _Toc387910645 \h </w:instrText>
      </w:r>
      <w:r>
        <w:fldChar w:fldCharType="separate"/>
      </w:r>
      <w:r>
        <w:t>9</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"_Toc387910646" </w:instrText>
      </w:r>
      <w:r>
        <w:fldChar w:fldCharType="separate"/>
      </w:r>
      <w:r>
        <w:rPr>
          <w:rStyle w:val="40"/>
          <w:lang/>
        </w:rPr>
        <w:t>2.4.2</w:t>
      </w:r>
      <w:r>
        <w:rPr>
          <w:rFonts w:ascii="Calibri" w:hAnsi="Calibri"/>
          <w:iCs w:val="0"/>
          <w:sz w:val="21"/>
          <w:szCs w:val="22"/>
        </w:rPr>
        <w:tab/>
      </w:r>
      <w:r>
        <w:rPr>
          <w:rStyle w:val="40"/>
          <w:lang/>
        </w:rPr>
        <w:t>OpenCV</w:t>
      </w:r>
      <w:r>
        <w:rPr>
          <w:rStyle w:val="40"/>
          <w:rFonts w:hint="eastAsia"/>
          <w:lang/>
        </w:rPr>
        <w:t>简介</w:t>
      </w:r>
      <w:r>
        <w:tab/>
      </w:r>
      <w:r>
        <w:fldChar w:fldCharType="begin"/>
      </w:r>
      <w:r>
        <w:instrText xml:space="preserve"> PAGEREF _Toc387910646 \h </w:instrText>
      </w:r>
      <w:r>
        <w:fldChar w:fldCharType="separate"/>
      </w:r>
      <w:r>
        <w:t>10</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"_Toc387910647" </w:instrText>
      </w:r>
      <w:r>
        <w:fldChar w:fldCharType="separate"/>
      </w:r>
      <w:r>
        <w:rPr>
          <w:rStyle w:val="40"/>
          <w:lang/>
        </w:rPr>
        <w:t>2.5</w:t>
      </w:r>
      <w:r>
        <w:rPr>
          <w:rFonts w:ascii="Calibri" w:hAnsi="Calibri"/>
          <w:smallCaps w:val="0"/>
          <w:sz w:val="21"/>
          <w:szCs w:val="22"/>
        </w:rPr>
        <w:tab/>
      </w:r>
      <w:r>
        <w:rPr>
          <w:rStyle w:val="40"/>
          <w:rFonts w:hint="eastAsia"/>
          <w:lang/>
        </w:rPr>
        <w:t>本章小结</w:t>
      </w:r>
      <w:r>
        <w:tab/>
      </w:r>
      <w:r>
        <w:fldChar w:fldCharType="begin"/>
      </w:r>
      <w:r>
        <w:instrText xml:space="preserve"> PAGEREF _Toc387910647 \h </w:instrText>
      </w:r>
      <w:r>
        <w:fldChar w:fldCharType="separate"/>
      </w:r>
      <w:r>
        <w:t>11</w:t>
      </w:r>
      <w:r>
        <w:fldChar w:fldCharType="end"/>
      </w:r>
      <w:r>
        <w:fldChar w:fldCharType="end"/>
      </w:r>
    </w:p>
    <w:p>
      <w:pPr>
        <w:pStyle w:val="27"/>
        <w:tabs>
          <w:tab w:val="left" w:pos="1050"/>
        </w:tabs>
        <w:rPr>
          <w:rFonts w:ascii="Calibri" w:hAnsi="Calibri" w:eastAsia="宋体"/>
          <w:bCs w:val="0"/>
          <w:caps w:val="0"/>
          <w:sz w:val="21"/>
          <w:szCs w:val="22"/>
        </w:rPr>
      </w:pPr>
      <w:r>
        <w:fldChar w:fldCharType="begin"/>
      </w:r>
      <w:r>
        <w:instrText xml:space="preserve">HYPERLINK  \l "_Toc387910648" </w:instrText>
      </w:r>
      <w:r>
        <w:fldChar w:fldCharType="separate"/>
      </w:r>
      <w:r>
        <w:rPr>
          <w:rStyle w:val="40"/>
          <w:rFonts w:hint="eastAsia"/>
        </w:rPr>
        <w:t>第3章</w:t>
      </w:r>
      <w:r>
        <w:rPr>
          <w:rFonts w:ascii="Calibri" w:hAnsi="Calibri" w:eastAsia="宋体"/>
          <w:bCs w:val="0"/>
          <w:caps w:val="0"/>
          <w:sz w:val="21"/>
          <w:szCs w:val="22"/>
        </w:rPr>
        <w:tab/>
      </w:r>
      <w:r>
        <w:rPr>
          <w:rStyle w:val="40"/>
          <w:rFonts w:hint="eastAsia"/>
        </w:rPr>
        <w:t>相关理论基础</w:t>
      </w:r>
      <w:r>
        <w:tab/>
      </w:r>
      <w:r>
        <w:fldChar w:fldCharType="begin"/>
      </w:r>
      <w:r>
        <w:instrText xml:space="preserve"> PAGEREF _Toc387910648 \h </w:instrText>
      </w:r>
      <w:r>
        <w:fldChar w:fldCharType="separate"/>
      </w:r>
      <w:r>
        <w:t>12</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"_Toc387910649" </w:instrText>
      </w:r>
      <w:r>
        <w:fldChar w:fldCharType="separate"/>
      </w:r>
      <w:r>
        <w:rPr>
          <w:rStyle w:val="40"/>
        </w:rPr>
        <w:t>3.1</w:t>
      </w:r>
      <w:r>
        <w:rPr>
          <w:rFonts w:ascii="Calibri" w:hAnsi="Calibri"/>
          <w:smallCaps w:val="0"/>
          <w:sz w:val="21"/>
          <w:szCs w:val="22"/>
        </w:rPr>
        <w:tab/>
      </w:r>
      <w:r>
        <w:rPr>
          <w:rStyle w:val="40"/>
          <w:rFonts w:hint="eastAsia"/>
        </w:rPr>
        <w:t>罗森塔尔效应</w:t>
      </w:r>
      <w:r>
        <w:tab/>
      </w:r>
      <w:r>
        <w:fldChar w:fldCharType="begin"/>
      </w:r>
      <w:r>
        <w:instrText xml:space="preserve"> PAGEREF _Toc387910649 \h </w:instrText>
      </w:r>
      <w:r>
        <w:fldChar w:fldCharType="separate"/>
      </w:r>
      <w:r>
        <w:t>12</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"_Toc387910650" </w:instrText>
      </w:r>
      <w:r>
        <w:fldChar w:fldCharType="separate"/>
      </w:r>
      <w:r>
        <w:rPr>
          <w:rStyle w:val="40"/>
          <w:lang/>
        </w:rPr>
        <w:t>3.1.1</w:t>
      </w:r>
      <w:r>
        <w:rPr>
          <w:rFonts w:ascii="Calibri" w:hAnsi="Calibri"/>
          <w:iCs w:val="0"/>
          <w:sz w:val="21"/>
          <w:szCs w:val="22"/>
        </w:rPr>
        <w:tab/>
      </w:r>
      <w:r>
        <w:rPr>
          <w:rStyle w:val="40"/>
          <w:rFonts w:hint="eastAsia"/>
          <w:lang/>
        </w:rPr>
        <w:t>理论概述</w:t>
      </w:r>
      <w:r>
        <w:tab/>
      </w:r>
      <w:r>
        <w:fldChar w:fldCharType="begin"/>
      </w:r>
      <w:r>
        <w:instrText xml:space="preserve"> PAGEREF _Toc387910650 \h </w:instrText>
      </w:r>
      <w:r>
        <w:fldChar w:fldCharType="separate"/>
      </w:r>
      <w:r>
        <w:t>12</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"_Toc387910651" </w:instrText>
      </w:r>
      <w:r>
        <w:fldChar w:fldCharType="separate"/>
      </w:r>
      <w:r>
        <w:rPr>
          <w:rStyle w:val="40"/>
          <w:lang/>
        </w:rPr>
        <w:t>3.1.2</w:t>
      </w:r>
      <w:r>
        <w:rPr>
          <w:rFonts w:ascii="Calibri" w:hAnsi="Calibri"/>
          <w:iCs w:val="0"/>
          <w:sz w:val="21"/>
          <w:szCs w:val="22"/>
        </w:rPr>
        <w:tab/>
      </w:r>
      <w:r>
        <w:rPr>
          <w:rStyle w:val="40"/>
          <w:rFonts w:hint="eastAsia"/>
          <w:lang/>
        </w:rPr>
        <w:t>对系统的理论支持</w:t>
      </w:r>
      <w:r>
        <w:tab/>
      </w:r>
      <w:r>
        <w:fldChar w:fldCharType="begin"/>
      </w:r>
      <w:r>
        <w:instrText xml:space="preserve"> PAGEREF _Toc387910651 \h </w:instrText>
      </w:r>
      <w:r>
        <w:fldChar w:fldCharType="separate"/>
      </w:r>
      <w:r>
        <w:t>12</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"_Toc387910652" </w:instrText>
      </w:r>
      <w:r>
        <w:fldChar w:fldCharType="separate"/>
      </w:r>
      <w:r>
        <w:rPr>
          <w:rStyle w:val="40"/>
        </w:rPr>
        <w:t>3.2</w:t>
      </w:r>
      <w:r>
        <w:rPr>
          <w:rFonts w:ascii="Calibri" w:hAnsi="Calibri"/>
          <w:smallCaps w:val="0"/>
          <w:sz w:val="21"/>
          <w:szCs w:val="22"/>
        </w:rPr>
        <w:tab/>
      </w:r>
      <w:r>
        <w:rPr>
          <w:rStyle w:val="40"/>
          <w:rFonts w:hint="eastAsia"/>
        </w:rPr>
        <w:t>社会学习理论</w:t>
      </w:r>
      <w:r>
        <w:tab/>
      </w:r>
      <w:r>
        <w:fldChar w:fldCharType="begin"/>
      </w:r>
      <w:r>
        <w:instrText xml:space="preserve"> PAGEREF _Toc387910652 \h </w:instrText>
      </w:r>
      <w:r>
        <w:fldChar w:fldCharType="separate"/>
      </w:r>
      <w:r>
        <w:t>13</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"_Toc387910653" </w:instrText>
      </w:r>
      <w:r>
        <w:fldChar w:fldCharType="separate"/>
      </w:r>
      <w:r>
        <w:rPr>
          <w:rStyle w:val="40"/>
        </w:rPr>
        <w:t>3.2.1</w:t>
      </w:r>
      <w:r>
        <w:rPr>
          <w:rFonts w:ascii="Calibri" w:hAnsi="Calibri"/>
          <w:iCs w:val="0"/>
          <w:sz w:val="21"/>
          <w:szCs w:val="22"/>
        </w:rPr>
        <w:tab/>
      </w:r>
      <w:r>
        <w:rPr>
          <w:rStyle w:val="40"/>
          <w:rFonts w:hint="eastAsia"/>
          <w:lang/>
        </w:rPr>
        <w:t>理论概述</w:t>
      </w:r>
      <w:r>
        <w:tab/>
      </w:r>
      <w:r>
        <w:fldChar w:fldCharType="begin"/>
      </w:r>
      <w:r>
        <w:instrText xml:space="preserve"> PAGEREF _Toc387910653 \h </w:instrText>
      </w:r>
      <w:r>
        <w:fldChar w:fldCharType="separate"/>
      </w:r>
      <w:r>
        <w:t>13</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"_Toc387910654" </w:instrText>
      </w:r>
      <w:r>
        <w:fldChar w:fldCharType="separate"/>
      </w:r>
      <w:r>
        <w:rPr>
          <w:rStyle w:val="40"/>
        </w:rPr>
        <w:t>3.2.2</w:t>
      </w:r>
      <w:r>
        <w:rPr>
          <w:rFonts w:ascii="Calibri" w:hAnsi="Calibri"/>
          <w:iCs w:val="0"/>
          <w:sz w:val="21"/>
          <w:szCs w:val="22"/>
        </w:rPr>
        <w:tab/>
      </w:r>
      <w:r>
        <w:rPr>
          <w:rStyle w:val="40"/>
          <w:rFonts w:hint="eastAsia"/>
          <w:lang/>
        </w:rPr>
        <w:t>对系统的理论支持</w:t>
      </w:r>
      <w:r>
        <w:tab/>
      </w:r>
      <w:r>
        <w:fldChar w:fldCharType="begin"/>
      </w:r>
      <w:r>
        <w:instrText xml:space="preserve"> PAGEREF _Toc387910654 \h </w:instrText>
      </w:r>
      <w:r>
        <w:fldChar w:fldCharType="separate"/>
      </w:r>
      <w:r>
        <w:t>14</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"_Toc387910655" </w:instrText>
      </w:r>
      <w:r>
        <w:fldChar w:fldCharType="separate"/>
      </w:r>
      <w:r>
        <w:rPr>
          <w:rStyle w:val="40"/>
        </w:rPr>
        <w:t>3.3</w:t>
      </w:r>
      <w:r>
        <w:rPr>
          <w:rFonts w:ascii="Calibri" w:hAnsi="Calibri"/>
          <w:smallCaps w:val="0"/>
          <w:sz w:val="21"/>
          <w:szCs w:val="22"/>
        </w:rPr>
        <w:tab/>
      </w:r>
      <w:r>
        <w:rPr>
          <w:rStyle w:val="40"/>
          <w:rFonts w:hint="eastAsia"/>
        </w:rPr>
        <w:t>学习金字塔理论</w:t>
      </w:r>
      <w:r>
        <w:tab/>
      </w:r>
      <w:r>
        <w:fldChar w:fldCharType="begin"/>
      </w:r>
      <w:r>
        <w:instrText xml:space="preserve"> PAGEREF _Toc387910655 \h </w:instrText>
      </w:r>
      <w:r>
        <w:fldChar w:fldCharType="separate"/>
      </w:r>
      <w:r>
        <w:t>14</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"_Toc387910656" </w:instrText>
      </w:r>
      <w:r>
        <w:fldChar w:fldCharType="separate"/>
      </w:r>
      <w:r>
        <w:rPr>
          <w:rStyle w:val="40"/>
          <w:lang/>
        </w:rPr>
        <w:t>3.3.1</w:t>
      </w:r>
      <w:r>
        <w:rPr>
          <w:rFonts w:ascii="Calibri" w:hAnsi="Calibri"/>
          <w:iCs w:val="0"/>
          <w:sz w:val="21"/>
          <w:szCs w:val="22"/>
        </w:rPr>
        <w:tab/>
      </w:r>
      <w:r>
        <w:rPr>
          <w:rStyle w:val="40"/>
          <w:rFonts w:hint="eastAsia"/>
          <w:lang/>
        </w:rPr>
        <w:t>理论概述</w:t>
      </w:r>
      <w:r>
        <w:tab/>
      </w:r>
      <w:r>
        <w:fldChar w:fldCharType="begin"/>
      </w:r>
      <w:r>
        <w:instrText xml:space="preserve"> PAGEREF _Toc387910656 \h </w:instrText>
      </w:r>
      <w:r>
        <w:fldChar w:fldCharType="separate"/>
      </w:r>
      <w:r>
        <w:t>14</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"_Toc387910657" </w:instrText>
      </w:r>
      <w:r>
        <w:fldChar w:fldCharType="separate"/>
      </w:r>
      <w:r>
        <w:rPr>
          <w:rStyle w:val="40"/>
          <w:lang/>
        </w:rPr>
        <w:t>3.3.2</w:t>
      </w:r>
      <w:r>
        <w:rPr>
          <w:rFonts w:ascii="Calibri" w:hAnsi="Calibri"/>
          <w:iCs w:val="0"/>
          <w:sz w:val="21"/>
          <w:szCs w:val="22"/>
        </w:rPr>
        <w:tab/>
      </w:r>
      <w:r>
        <w:rPr>
          <w:rStyle w:val="40"/>
          <w:rFonts w:hint="eastAsia"/>
          <w:lang/>
        </w:rPr>
        <w:t>对系统的理论支持</w:t>
      </w:r>
      <w:r>
        <w:tab/>
      </w:r>
      <w:r>
        <w:fldChar w:fldCharType="begin"/>
      </w:r>
      <w:r>
        <w:instrText xml:space="preserve"> PAGEREF _Toc387910657 \h </w:instrText>
      </w:r>
      <w:r>
        <w:fldChar w:fldCharType="separate"/>
      </w:r>
      <w:r>
        <w:t>15</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"_Toc387910658" </w:instrText>
      </w:r>
      <w:r>
        <w:fldChar w:fldCharType="separate"/>
      </w:r>
      <w:r>
        <w:rPr>
          <w:rStyle w:val="40"/>
        </w:rPr>
        <w:t>3.4</w:t>
      </w:r>
      <w:r>
        <w:rPr>
          <w:rFonts w:ascii="Calibri" w:hAnsi="Calibri"/>
          <w:smallCaps w:val="0"/>
          <w:sz w:val="21"/>
          <w:szCs w:val="22"/>
        </w:rPr>
        <w:tab/>
      </w:r>
      <w:r>
        <w:rPr>
          <w:rStyle w:val="40"/>
          <w:rFonts w:hint="eastAsia"/>
        </w:rPr>
        <w:t>人本主义学习理论</w:t>
      </w:r>
      <w:r>
        <w:tab/>
      </w:r>
      <w:r>
        <w:fldChar w:fldCharType="begin"/>
      </w:r>
      <w:r>
        <w:instrText xml:space="preserve"> PAGEREF _Toc387910658 \h </w:instrText>
      </w:r>
      <w:r>
        <w:fldChar w:fldCharType="separate"/>
      </w:r>
      <w:r>
        <w:t>15</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"_Toc387910659" </w:instrText>
      </w:r>
      <w:r>
        <w:fldChar w:fldCharType="separate"/>
      </w:r>
      <w:r>
        <w:rPr>
          <w:rStyle w:val="40"/>
          <w:lang/>
        </w:rPr>
        <w:t>3.4.1</w:t>
      </w:r>
      <w:r>
        <w:rPr>
          <w:rFonts w:ascii="Calibri" w:hAnsi="Calibri"/>
          <w:iCs w:val="0"/>
          <w:sz w:val="21"/>
          <w:szCs w:val="22"/>
        </w:rPr>
        <w:tab/>
      </w:r>
      <w:r>
        <w:rPr>
          <w:rStyle w:val="40"/>
          <w:rFonts w:hint="eastAsia"/>
          <w:lang/>
        </w:rPr>
        <w:t>理论概述</w:t>
      </w:r>
      <w:r>
        <w:tab/>
      </w:r>
      <w:r>
        <w:fldChar w:fldCharType="begin"/>
      </w:r>
      <w:r>
        <w:instrText xml:space="preserve"> PAGEREF _Toc387910659 \h </w:instrText>
      </w:r>
      <w:r>
        <w:fldChar w:fldCharType="separate"/>
      </w:r>
      <w:r>
        <w:t>15</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"_Toc387910660" </w:instrText>
      </w:r>
      <w:r>
        <w:fldChar w:fldCharType="separate"/>
      </w:r>
      <w:r>
        <w:rPr>
          <w:rStyle w:val="40"/>
          <w:lang/>
        </w:rPr>
        <w:t>3.4.2</w:t>
      </w:r>
      <w:r>
        <w:rPr>
          <w:rFonts w:ascii="Calibri" w:hAnsi="Calibri"/>
          <w:iCs w:val="0"/>
          <w:sz w:val="21"/>
          <w:szCs w:val="22"/>
        </w:rPr>
        <w:tab/>
      </w:r>
      <w:r>
        <w:rPr>
          <w:rStyle w:val="40"/>
          <w:rFonts w:hint="eastAsia"/>
          <w:lang/>
        </w:rPr>
        <w:t>对系统的理论支持</w:t>
      </w:r>
      <w:r>
        <w:tab/>
      </w:r>
      <w:r>
        <w:fldChar w:fldCharType="begin"/>
      </w:r>
      <w:r>
        <w:instrText xml:space="preserve"> PAGEREF _Toc387910660 \h </w:instrText>
      </w:r>
      <w:r>
        <w:fldChar w:fldCharType="separate"/>
      </w:r>
      <w:r>
        <w:t>16</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"_Toc387910661" </w:instrText>
      </w:r>
      <w:r>
        <w:fldChar w:fldCharType="separate"/>
      </w:r>
      <w:r>
        <w:rPr>
          <w:rStyle w:val="40"/>
        </w:rPr>
        <w:t>3.5</w:t>
      </w:r>
      <w:r>
        <w:rPr>
          <w:rFonts w:ascii="Calibri" w:hAnsi="Calibri"/>
          <w:smallCaps w:val="0"/>
          <w:sz w:val="21"/>
          <w:szCs w:val="22"/>
        </w:rPr>
        <w:tab/>
      </w:r>
      <w:r>
        <w:rPr>
          <w:rStyle w:val="40"/>
          <w:rFonts w:hint="eastAsia"/>
        </w:rPr>
        <w:t>本章小结</w:t>
      </w:r>
      <w:r>
        <w:tab/>
      </w:r>
      <w:r>
        <w:fldChar w:fldCharType="begin"/>
      </w:r>
      <w:r>
        <w:instrText xml:space="preserve"> PAGEREF _Toc387910661 \h </w:instrText>
      </w:r>
      <w:r>
        <w:fldChar w:fldCharType="separate"/>
      </w:r>
      <w:r>
        <w:t>16</w:t>
      </w:r>
      <w:r>
        <w:fldChar w:fldCharType="end"/>
      </w:r>
      <w:r>
        <w:fldChar w:fldCharType="end"/>
      </w:r>
    </w:p>
    <w:p>
      <w:pPr>
        <w:pStyle w:val="27"/>
        <w:tabs>
          <w:tab w:val="left" w:pos="1050"/>
        </w:tabs>
        <w:rPr>
          <w:rFonts w:ascii="Calibri" w:hAnsi="Calibri" w:eastAsia="宋体"/>
          <w:bCs w:val="0"/>
          <w:caps w:val="0"/>
          <w:sz w:val="21"/>
          <w:szCs w:val="22"/>
        </w:rPr>
      </w:pPr>
      <w:r>
        <w:fldChar w:fldCharType="begin"/>
      </w:r>
      <w:r>
        <w:instrText xml:space="preserve">HYPERLINK  \l "_Toc387910662" </w:instrText>
      </w:r>
      <w:r>
        <w:fldChar w:fldCharType="separate"/>
      </w:r>
      <w:r>
        <w:rPr>
          <w:rStyle w:val="40"/>
          <w:rFonts w:hint="eastAsia"/>
        </w:rPr>
        <w:t>第4章</w:t>
      </w:r>
      <w:r>
        <w:rPr>
          <w:rFonts w:ascii="Calibri" w:hAnsi="Calibri" w:eastAsia="宋体"/>
          <w:bCs w:val="0"/>
          <w:caps w:val="0"/>
          <w:sz w:val="21"/>
          <w:szCs w:val="22"/>
        </w:rPr>
        <w:tab/>
      </w:r>
      <w:r>
        <w:rPr>
          <w:rStyle w:val="40"/>
          <w:rFonts w:hint="eastAsia"/>
        </w:rPr>
        <w:t>手部跟踪及特征提取研究</w:t>
      </w:r>
      <w:r>
        <w:tab/>
      </w:r>
      <w:r>
        <w:fldChar w:fldCharType="begin"/>
      </w:r>
      <w:r>
        <w:instrText xml:space="preserve"> PAGEREF _Toc387910662 \h </w:instrText>
      </w:r>
      <w:r>
        <w:fldChar w:fldCharType="separate"/>
      </w:r>
      <w:r>
        <w:t>17</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"_Toc387910663" </w:instrText>
      </w:r>
      <w:r>
        <w:fldChar w:fldCharType="separate"/>
      </w:r>
      <w:r>
        <w:rPr>
          <w:rStyle w:val="40"/>
        </w:rPr>
        <w:t>4.1</w:t>
      </w:r>
      <w:r>
        <w:rPr>
          <w:rFonts w:ascii="Calibri" w:hAnsi="Calibri"/>
          <w:smallCaps w:val="0"/>
          <w:sz w:val="21"/>
          <w:szCs w:val="22"/>
        </w:rPr>
        <w:tab/>
      </w:r>
      <w:r>
        <w:rPr>
          <w:rStyle w:val="40"/>
          <w:rFonts w:hint="eastAsia" w:hAnsi="黑体"/>
        </w:rPr>
        <w:t>手语识别系统架构</w:t>
      </w:r>
      <w:r>
        <w:tab/>
      </w:r>
      <w:r>
        <w:fldChar w:fldCharType="begin"/>
      </w:r>
      <w:r>
        <w:instrText xml:space="preserve"> PAGEREF _Toc387910663 \h </w:instrText>
      </w:r>
      <w:r>
        <w:fldChar w:fldCharType="separate"/>
      </w:r>
      <w:r>
        <w:t>17</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"_Toc387910664" </w:instrText>
      </w:r>
      <w:r>
        <w:fldChar w:fldCharType="separate"/>
      </w:r>
      <w:r>
        <w:rPr>
          <w:rStyle w:val="40"/>
        </w:rPr>
        <w:t>4.2</w:t>
      </w:r>
      <w:r>
        <w:rPr>
          <w:rFonts w:ascii="Calibri" w:hAnsi="Calibri"/>
          <w:smallCaps w:val="0"/>
          <w:sz w:val="21"/>
          <w:szCs w:val="22"/>
        </w:rPr>
        <w:tab/>
      </w:r>
      <w:r>
        <w:rPr>
          <w:rStyle w:val="40"/>
          <w:rFonts w:hint="eastAsia" w:hAnsi="黑体"/>
        </w:rPr>
        <w:t>手部检测与追踪</w:t>
      </w:r>
      <w:r>
        <w:tab/>
      </w:r>
      <w:r>
        <w:fldChar w:fldCharType="begin"/>
      </w:r>
      <w:r>
        <w:instrText xml:space="preserve"> PAGEREF _Toc387910664 \h </w:instrText>
      </w:r>
      <w:r>
        <w:fldChar w:fldCharType="separate"/>
      </w:r>
      <w:r>
        <w:t>18</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"_Toc387910665" </w:instrText>
      </w:r>
      <w:r>
        <w:fldChar w:fldCharType="separate"/>
      </w:r>
      <w:r>
        <w:rPr>
          <w:rStyle w:val="40"/>
          <w:lang/>
        </w:rPr>
        <w:t>4.3</w:t>
      </w:r>
      <w:r>
        <w:rPr>
          <w:rFonts w:ascii="Calibri" w:hAnsi="Calibri"/>
          <w:smallCaps w:val="0"/>
          <w:sz w:val="21"/>
          <w:szCs w:val="22"/>
        </w:rPr>
        <w:tab/>
      </w:r>
      <w:r>
        <w:rPr>
          <w:rStyle w:val="40"/>
          <w:rFonts w:hint="eastAsia"/>
          <w:lang/>
        </w:rPr>
        <w:t>手部特征提取</w:t>
      </w:r>
      <w:r>
        <w:tab/>
      </w:r>
      <w:r>
        <w:fldChar w:fldCharType="begin"/>
      </w:r>
      <w:r>
        <w:instrText xml:space="preserve"> PAGEREF _Toc387910665 \h </w:instrText>
      </w:r>
      <w:r>
        <w:fldChar w:fldCharType="separate"/>
      </w:r>
      <w:r>
        <w:t>18</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"_Toc387910666" </w:instrText>
      </w:r>
      <w:r>
        <w:fldChar w:fldCharType="separate"/>
      </w:r>
      <w:r>
        <w:rPr>
          <w:rStyle w:val="40"/>
          <w:rFonts w:eastAsia="黑体"/>
          <w:lang/>
        </w:rPr>
        <w:t>4.2.1</w:t>
      </w:r>
      <w:r>
        <w:rPr>
          <w:rFonts w:ascii="Calibri" w:hAnsi="Calibri"/>
          <w:iCs w:val="0"/>
          <w:sz w:val="21"/>
          <w:szCs w:val="22"/>
        </w:rPr>
        <w:tab/>
      </w:r>
      <w:r>
        <w:rPr>
          <w:rStyle w:val="40"/>
          <w:rFonts w:hint="eastAsia"/>
          <w:iCs w:val="0"/>
          <w:smallCaps/>
          <w:spacing w:val="8"/>
        </w:rPr>
        <w:t>手掌运动特征提取</w:t>
      </w:r>
      <w:r>
        <w:tab/>
      </w:r>
      <w:r>
        <w:fldChar w:fldCharType="begin"/>
      </w:r>
      <w:r>
        <w:instrText xml:space="preserve"> PAGEREF _Toc387910666 \h </w:instrText>
      </w:r>
      <w:r>
        <w:fldChar w:fldCharType="separate"/>
      </w:r>
      <w:r>
        <w:t>18</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"_Toc387910667" </w:instrText>
      </w:r>
      <w:r>
        <w:fldChar w:fldCharType="separate"/>
      </w:r>
      <w:r>
        <w:rPr>
          <w:rStyle w:val="40"/>
          <w:rFonts w:eastAsia="黑体"/>
        </w:rPr>
        <w:t>4.2.2</w:t>
      </w:r>
      <w:r>
        <w:rPr>
          <w:rFonts w:ascii="Calibri" w:hAnsi="Calibri"/>
          <w:iCs w:val="0"/>
          <w:sz w:val="21"/>
          <w:szCs w:val="22"/>
        </w:rPr>
        <w:tab/>
      </w:r>
      <w:r>
        <w:rPr>
          <w:rStyle w:val="40"/>
          <w:rFonts w:hint="eastAsia"/>
          <w:iCs w:val="0"/>
          <w:smallCaps/>
          <w:spacing w:val="8"/>
        </w:rPr>
        <w:t>手指运动特征提取</w:t>
      </w:r>
      <w:r>
        <w:tab/>
      </w:r>
      <w:r>
        <w:fldChar w:fldCharType="begin"/>
      </w:r>
      <w:r>
        <w:instrText xml:space="preserve"> PAGEREF _Toc387910667 \h </w:instrText>
      </w:r>
      <w:r>
        <w:fldChar w:fldCharType="separate"/>
      </w:r>
      <w:r>
        <w:t>20</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"_Toc387910668" </w:instrText>
      </w:r>
      <w:r>
        <w:fldChar w:fldCharType="separate"/>
      </w:r>
      <w:r>
        <w:rPr>
          <w:rStyle w:val="40"/>
          <w:rFonts w:eastAsia="黑体"/>
        </w:rPr>
        <w:t>4.2.3</w:t>
      </w:r>
      <w:r>
        <w:rPr>
          <w:rFonts w:ascii="Calibri" w:hAnsi="Calibri"/>
          <w:iCs w:val="0"/>
          <w:sz w:val="21"/>
          <w:szCs w:val="22"/>
        </w:rPr>
        <w:tab/>
      </w:r>
      <w:r>
        <w:rPr>
          <w:rStyle w:val="40"/>
          <w:rFonts w:hint="eastAsia"/>
          <w:iCs w:val="0"/>
          <w:smallCaps/>
          <w:spacing w:val="8"/>
        </w:rPr>
        <w:t>静态手语特征提取</w:t>
      </w:r>
      <w:r>
        <w:tab/>
      </w:r>
      <w:r>
        <w:fldChar w:fldCharType="begin"/>
      </w:r>
      <w:r>
        <w:instrText xml:space="preserve"> PAGEREF _Toc387910668 \h </w:instrText>
      </w:r>
      <w:r>
        <w:fldChar w:fldCharType="separate"/>
      </w:r>
      <w:r>
        <w:t>23</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"_Toc387910669" </w:instrText>
      </w:r>
      <w:r>
        <w:fldChar w:fldCharType="separate"/>
      </w:r>
      <w:r>
        <w:rPr>
          <w:rStyle w:val="40"/>
        </w:rPr>
        <w:t>4.4</w:t>
      </w:r>
      <w:r>
        <w:rPr>
          <w:rFonts w:ascii="Calibri" w:hAnsi="Calibri"/>
          <w:smallCaps w:val="0"/>
          <w:sz w:val="21"/>
          <w:szCs w:val="22"/>
        </w:rPr>
        <w:tab/>
      </w:r>
      <w:r>
        <w:rPr>
          <w:rStyle w:val="40"/>
          <w:rFonts w:hint="eastAsia"/>
        </w:rPr>
        <w:t>本章小结</w:t>
      </w:r>
      <w:r>
        <w:tab/>
      </w:r>
      <w:r>
        <w:fldChar w:fldCharType="begin"/>
      </w:r>
      <w:r>
        <w:instrText xml:space="preserve"> PAGEREF _Toc387910669 \h </w:instrText>
      </w:r>
      <w:r>
        <w:fldChar w:fldCharType="separate"/>
      </w:r>
      <w:r>
        <w:t>26</w:t>
      </w:r>
      <w:r>
        <w:fldChar w:fldCharType="end"/>
      </w:r>
      <w:r>
        <w:fldChar w:fldCharType="end"/>
      </w:r>
    </w:p>
    <w:p>
      <w:pPr>
        <w:pStyle w:val="27"/>
        <w:tabs>
          <w:tab w:val="left" w:pos="1050"/>
        </w:tabs>
        <w:rPr>
          <w:rFonts w:ascii="Calibri" w:hAnsi="Calibri" w:eastAsia="宋体"/>
          <w:bCs w:val="0"/>
          <w:caps w:val="0"/>
          <w:sz w:val="21"/>
          <w:szCs w:val="22"/>
        </w:rPr>
      </w:pPr>
      <w:r>
        <w:fldChar w:fldCharType="begin"/>
      </w:r>
      <w:r>
        <w:instrText xml:space="preserve">HYPERLINK  \l "_Toc387910670" </w:instrText>
      </w:r>
      <w:r>
        <w:fldChar w:fldCharType="separate"/>
      </w:r>
      <w:r>
        <w:rPr>
          <w:rStyle w:val="40"/>
          <w:rFonts w:hint="eastAsia"/>
        </w:rPr>
        <w:t>第5章</w:t>
      </w:r>
      <w:r>
        <w:rPr>
          <w:rFonts w:ascii="Calibri" w:hAnsi="Calibri" w:eastAsia="宋体"/>
          <w:bCs w:val="0"/>
          <w:caps w:val="0"/>
          <w:sz w:val="21"/>
          <w:szCs w:val="22"/>
        </w:rPr>
        <w:tab/>
      </w:r>
      <w:r>
        <w:rPr>
          <w:rStyle w:val="40"/>
          <w:rFonts w:hint="eastAsia"/>
        </w:rPr>
        <w:t>基于</w:t>
      </w:r>
      <w:r>
        <w:rPr>
          <w:rStyle w:val="40"/>
        </w:rPr>
        <w:t>HMM</w:t>
      </w:r>
      <w:r>
        <w:rPr>
          <w:rStyle w:val="40"/>
          <w:rFonts w:hint="eastAsia"/>
        </w:rPr>
        <w:t>和</w:t>
      </w:r>
      <w:r>
        <w:rPr>
          <w:rStyle w:val="40"/>
        </w:rPr>
        <w:t>SVM</w:t>
      </w:r>
      <w:r>
        <w:rPr>
          <w:rStyle w:val="40"/>
          <w:rFonts w:hint="eastAsia"/>
        </w:rPr>
        <w:t>模型的手语识别</w:t>
      </w:r>
      <w:r>
        <w:tab/>
      </w:r>
      <w:r>
        <w:fldChar w:fldCharType="begin"/>
      </w:r>
      <w:r>
        <w:instrText xml:space="preserve"> PAGEREF _Toc387910670 \h </w:instrText>
      </w:r>
      <w:r>
        <w:fldChar w:fldCharType="separate"/>
      </w:r>
      <w:r>
        <w:t>27</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"_Toc387910671" </w:instrText>
      </w:r>
      <w:r>
        <w:fldChar w:fldCharType="separate"/>
      </w:r>
      <w:r>
        <w:rPr>
          <w:rStyle w:val="40"/>
        </w:rPr>
        <w:t>5.1</w:t>
      </w:r>
      <w:r>
        <w:rPr>
          <w:rFonts w:ascii="Calibri" w:hAnsi="Calibri"/>
          <w:smallCaps w:val="0"/>
          <w:sz w:val="21"/>
          <w:szCs w:val="22"/>
        </w:rPr>
        <w:tab/>
      </w:r>
      <w:r>
        <w:rPr>
          <w:rStyle w:val="40"/>
        </w:rPr>
        <w:t>HMM</w:t>
      </w:r>
      <w:r>
        <w:rPr>
          <w:rStyle w:val="40"/>
          <w:rFonts w:hint="eastAsia"/>
        </w:rPr>
        <w:t>模型</w:t>
      </w:r>
      <w:r>
        <w:tab/>
      </w:r>
      <w:r>
        <w:fldChar w:fldCharType="begin"/>
      </w:r>
      <w:r>
        <w:instrText xml:space="preserve"> PAGEREF _Toc387910671 \h </w:instrText>
      </w:r>
      <w:r>
        <w:fldChar w:fldCharType="separate"/>
      </w:r>
      <w:r>
        <w:t>27</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"_Toc387910672" </w:instrText>
      </w:r>
      <w:r>
        <w:fldChar w:fldCharType="separate"/>
      </w:r>
      <w:r>
        <w:rPr>
          <w:rStyle w:val="40"/>
          <w:rFonts w:eastAsia="黑体"/>
        </w:rPr>
        <w:t>5.1.1</w:t>
      </w:r>
      <w:r>
        <w:rPr>
          <w:rFonts w:ascii="Calibri" w:hAnsi="Calibri"/>
          <w:iCs w:val="0"/>
          <w:sz w:val="21"/>
          <w:szCs w:val="22"/>
        </w:rPr>
        <w:tab/>
      </w:r>
      <w:r>
        <w:rPr>
          <w:rStyle w:val="40"/>
          <w:iCs w:val="0"/>
          <w:smallCaps/>
          <w:spacing w:val="8"/>
        </w:rPr>
        <w:t>HMM</w:t>
      </w:r>
      <w:r>
        <w:rPr>
          <w:rStyle w:val="40"/>
          <w:rFonts w:hint="eastAsia"/>
          <w:iCs w:val="0"/>
          <w:smallCaps/>
          <w:spacing w:val="8"/>
        </w:rPr>
        <w:t>基本原理</w:t>
      </w:r>
      <w:r>
        <w:tab/>
      </w:r>
      <w:r>
        <w:fldChar w:fldCharType="begin"/>
      </w:r>
      <w:r>
        <w:instrText xml:space="preserve"> PAGEREF _Toc387910672 \h </w:instrText>
      </w:r>
      <w:r>
        <w:fldChar w:fldCharType="separate"/>
      </w:r>
      <w:r>
        <w:t>27</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"_Toc387910673" </w:instrText>
      </w:r>
      <w:r>
        <w:fldChar w:fldCharType="separate"/>
      </w:r>
      <w:r>
        <w:rPr>
          <w:rStyle w:val="40"/>
          <w:rFonts w:eastAsia="黑体"/>
        </w:rPr>
        <w:t>5.1.2</w:t>
      </w:r>
      <w:r>
        <w:rPr>
          <w:rFonts w:ascii="Calibri" w:hAnsi="Calibri"/>
          <w:iCs w:val="0"/>
          <w:sz w:val="21"/>
          <w:szCs w:val="22"/>
        </w:rPr>
        <w:tab/>
      </w:r>
      <w:r>
        <w:rPr>
          <w:rStyle w:val="40"/>
          <w:iCs w:val="0"/>
          <w:smallCaps/>
          <w:spacing w:val="8"/>
        </w:rPr>
        <w:t>HMM</w:t>
      </w:r>
      <w:r>
        <w:rPr>
          <w:rStyle w:val="40"/>
          <w:rFonts w:hint="eastAsia"/>
          <w:iCs w:val="0"/>
          <w:smallCaps/>
          <w:spacing w:val="8"/>
        </w:rPr>
        <w:t>基本问题</w:t>
      </w:r>
      <w:r>
        <w:tab/>
      </w:r>
      <w:r>
        <w:fldChar w:fldCharType="begin"/>
      </w:r>
      <w:r>
        <w:instrText xml:space="preserve"> PAGEREF _Toc387910673 \h </w:instrText>
      </w:r>
      <w:r>
        <w:fldChar w:fldCharType="separate"/>
      </w:r>
      <w:r>
        <w:t>28</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"_Toc387910674" </w:instrText>
      </w:r>
      <w:r>
        <w:fldChar w:fldCharType="separate"/>
      </w:r>
      <w:r>
        <w:rPr>
          <w:rStyle w:val="40"/>
        </w:rPr>
        <w:t>5.2</w:t>
      </w:r>
      <w:r>
        <w:rPr>
          <w:rFonts w:ascii="Calibri" w:hAnsi="Calibri"/>
          <w:smallCaps w:val="0"/>
          <w:sz w:val="21"/>
          <w:szCs w:val="22"/>
        </w:rPr>
        <w:tab/>
      </w:r>
      <w:r>
        <w:rPr>
          <w:rStyle w:val="40"/>
        </w:rPr>
        <w:t>SVM</w:t>
      </w:r>
      <w:r>
        <w:rPr>
          <w:rStyle w:val="40"/>
          <w:rFonts w:hint="eastAsia"/>
        </w:rPr>
        <w:t>模型</w:t>
      </w:r>
      <w:r>
        <w:tab/>
      </w:r>
      <w:r>
        <w:fldChar w:fldCharType="begin"/>
      </w:r>
      <w:r>
        <w:instrText xml:space="preserve"> PAGEREF _Toc387910674 \h </w:instrText>
      </w:r>
      <w:r>
        <w:fldChar w:fldCharType="separate"/>
      </w:r>
      <w:r>
        <w:t>29</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"_Toc387910675" </w:instrText>
      </w:r>
      <w:r>
        <w:fldChar w:fldCharType="separate"/>
      </w:r>
      <w:r>
        <w:rPr>
          <w:rStyle w:val="40"/>
          <w:rFonts w:eastAsia="黑体"/>
        </w:rPr>
        <w:t>5.2.1</w:t>
      </w:r>
      <w:r>
        <w:rPr>
          <w:rFonts w:ascii="Calibri" w:hAnsi="Calibri"/>
          <w:iCs w:val="0"/>
          <w:sz w:val="21"/>
          <w:szCs w:val="22"/>
        </w:rPr>
        <w:tab/>
      </w:r>
      <w:r>
        <w:rPr>
          <w:rStyle w:val="40"/>
          <w:iCs w:val="0"/>
          <w:smallCaps/>
          <w:spacing w:val="8"/>
        </w:rPr>
        <w:t>SVM</w:t>
      </w:r>
      <w:r>
        <w:rPr>
          <w:rStyle w:val="40"/>
          <w:rFonts w:hint="eastAsia"/>
          <w:iCs w:val="0"/>
          <w:smallCaps/>
          <w:spacing w:val="8"/>
        </w:rPr>
        <w:t>基本原理</w:t>
      </w:r>
      <w:r>
        <w:tab/>
      </w:r>
      <w:r>
        <w:fldChar w:fldCharType="begin"/>
      </w:r>
      <w:r>
        <w:instrText xml:space="preserve"> PAGEREF _Toc387910675 \h </w:instrText>
      </w:r>
      <w:r>
        <w:fldChar w:fldCharType="separate"/>
      </w:r>
      <w:r>
        <w:t>29</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"_Toc387910676" </w:instrText>
      </w:r>
      <w:r>
        <w:fldChar w:fldCharType="separate"/>
      </w:r>
      <w:r>
        <w:rPr>
          <w:rStyle w:val="40"/>
          <w:rFonts w:eastAsia="黑体"/>
        </w:rPr>
        <w:t>5.2.2</w:t>
      </w:r>
      <w:r>
        <w:rPr>
          <w:rFonts w:ascii="Calibri" w:hAnsi="Calibri"/>
          <w:iCs w:val="0"/>
          <w:sz w:val="21"/>
          <w:szCs w:val="22"/>
        </w:rPr>
        <w:tab/>
      </w:r>
      <w:r>
        <w:rPr>
          <w:rStyle w:val="40"/>
          <w:rFonts w:hint="eastAsia"/>
          <w:iCs w:val="0"/>
          <w:smallCaps/>
          <w:spacing w:val="8"/>
        </w:rPr>
        <w:t>最优分类面</w:t>
      </w:r>
      <w:r>
        <w:tab/>
      </w:r>
      <w:r>
        <w:fldChar w:fldCharType="begin"/>
      </w:r>
      <w:r>
        <w:instrText xml:space="preserve"> PAGEREF _Toc387910676 \h </w:instrText>
      </w:r>
      <w:r>
        <w:fldChar w:fldCharType="separate"/>
      </w:r>
      <w:r>
        <w:t>30</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"_Toc387910677" </w:instrText>
      </w:r>
      <w:r>
        <w:fldChar w:fldCharType="separate"/>
      </w:r>
      <w:r>
        <w:rPr>
          <w:rStyle w:val="40"/>
          <w:rFonts w:eastAsia="黑体"/>
        </w:rPr>
        <w:t>5.2.3</w:t>
      </w:r>
      <w:r>
        <w:rPr>
          <w:rFonts w:ascii="Calibri" w:hAnsi="Calibri"/>
          <w:iCs w:val="0"/>
          <w:sz w:val="21"/>
          <w:szCs w:val="22"/>
        </w:rPr>
        <w:tab/>
      </w:r>
      <w:r>
        <w:rPr>
          <w:rStyle w:val="40"/>
          <w:iCs w:val="0"/>
          <w:smallCaps/>
          <w:spacing w:val="8"/>
        </w:rPr>
        <w:t>SVM</w:t>
      </w:r>
      <w:r>
        <w:rPr>
          <w:rStyle w:val="40"/>
          <w:rFonts w:hint="eastAsia"/>
          <w:iCs w:val="0"/>
          <w:smallCaps/>
          <w:spacing w:val="8"/>
        </w:rPr>
        <w:t>核函数</w:t>
      </w:r>
      <w:r>
        <w:tab/>
      </w:r>
      <w:r>
        <w:fldChar w:fldCharType="begin"/>
      </w:r>
      <w:r>
        <w:instrText xml:space="preserve"> PAGEREF _Toc387910677 \h </w:instrText>
      </w:r>
      <w:r>
        <w:fldChar w:fldCharType="separate"/>
      </w:r>
      <w:r>
        <w:t>30</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"_Toc387910678" </w:instrText>
      </w:r>
      <w:r>
        <w:fldChar w:fldCharType="separate"/>
      </w:r>
      <w:r>
        <w:rPr>
          <w:rStyle w:val="40"/>
        </w:rPr>
        <w:t>5.3</w:t>
      </w:r>
      <w:r>
        <w:rPr>
          <w:rFonts w:ascii="Calibri" w:hAnsi="Calibri"/>
          <w:smallCaps w:val="0"/>
          <w:sz w:val="21"/>
          <w:szCs w:val="22"/>
        </w:rPr>
        <w:tab/>
      </w:r>
      <w:r>
        <w:rPr>
          <w:rStyle w:val="40"/>
          <w:rFonts w:hint="eastAsia"/>
        </w:rPr>
        <w:t>基于</w:t>
      </w:r>
      <w:r>
        <w:rPr>
          <w:rStyle w:val="40"/>
        </w:rPr>
        <w:t>HMM</w:t>
      </w:r>
      <w:r>
        <w:rPr>
          <w:rStyle w:val="40"/>
          <w:rFonts w:hint="eastAsia"/>
        </w:rPr>
        <w:t>的手掌动态手语识别</w:t>
      </w:r>
      <w:r>
        <w:tab/>
      </w:r>
      <w:r>
        <w:fldChar w:fldCharType="begin"/>
      </w:r>
      <w:r>
        <w:instrText xml:space="preserve"> PAGEREF _Toc387910678 \h </w:instrText>
      </w:r>
      <w:r>
        <w:fldChar w:fldCharType="separate"/>
      </w:r>
      <w:r>
        <w:t>31</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"_Toc387910679" </w:instrText>
      </w:r>
      <w:r>
        <w:fldChar w:fldCharType="separate"/>
      </w:r>
      <w:r>
        <w:rPr>
          <w:rStyle w:val="40"/>
        </w:rPr>
        <w:t>5.4</w:t>
      </w:r>
      <w:r>
        <w:rPr>
          <w:rFonts w:ascii="Calibri" w:hAnsi="Calibri"/>
          <w:smallCaps w:val="0"/>
          <w:sz w:val="21"/>
          <w:szCs w:val="22"/>
        </w:rPr>
        <w:tab/>
      </w:r>
      <w:r>
        <w:rPr>
          <w:rStyle w:val="40"/>
          <w:rFonts w:hint="eastAsia"/>
        </w:rPr>
        <w:t>基于</w:t>
      </w:r>
      <w:r>
        <w:rPr>
          <w:rStyle w:val="40"/>
        </w:rPr>
        <w:t>SVM/HMM</w:t>
      </w:r>
      <w:r>
        <w:rPr>
          <w:rStyle w:val="40"/>
          <w:rFonts w:hint="eastAsia"/>
        </w:rPr>
        <w:t>的手指动态手语识别</w:t>
      </w:r>
      <w:r>
        <w:tab/>
      </w:r>
      <w:r>
        <w:fldChar w:fldCharType="begin"/>
      </w:r>
      <w:r>
        <w:instrText xml:space="preserve"> PAGEREF _Toc387910679 \h </w:instrText>
      </w:r>
      <w:r>
        <w:fldChar w:fldCharType="separate"/>
      </w:r>
      <w:r>
        <w:t>34</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"_Toc387910680" </w:instrText>
      </w:r>
      <w:r>
        <w:fldChar w:fldCharType="separate"/>
      </w:r>
      <w:r>
        <w:rPr>
          <w:rStyle w:val="40"/>
        </w:rPr>
        <w:t>5.5</w:t>
      </w:r>
      <w:r>
        <w:rPr>
          <w:rFonts w:ascii="Calibri" w:hAnsi="Calibri"/>
          <w:smallCaps w:val="0"/>
          <w:sz w:val="21"/>
          <w:szCs w:val="22"/>
        </w:rPr>
        <w:tab/>
      </w:r>
      <w:r>
        <w:rPr>
          <w:rStyle w:val="40"/>
          <w:rFonts w:hint="eastAsia"/>
        </w:rPr>
        <w:t>基于</w:t>
      </w:r>
      <w:r>
        <w:rPr>
          <w:rStyle w:val="40"/>
        </w:rPr>
        <w:t>SVM</w:t>
      </w:r>
      <w:r>
        <w:rPr>
          <w:rStyle w:val="40"/>
          <w:rFonts w:hint="eastAsia"/>
        </w:rPr>
        <w:t>的静态手语识别</w:t>
      </w:r>
      <w:r>
        <w:tab/>
      </w:r>
      <w:r>
        <w:fldChar w:fldCharType="begin"/>
      </w:r>
      <w:r>
        <w:instrText xml:space="preserve"> PAGEREF _Toc387910680 \h </w:instrText>
      </w:r>
      <w:r>
        <w:fldChar w:fldCharType="separate"/>
      </w:r>
      <w:r>
        <w:t>36</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"_Toc387910681" </w:instrText>
      </w:r>
      <w:r>
        <w:fldChar w:fldCharType="separate"/>
      </w:r>
      <w:r>
        <w:rPr>
          <w:rStyle w:val="40"/>
        </w:rPr>
        <w:t>5.6</w:t>
      </w:r>
      <w:r>
        <w:rPr>
          <w:rFonts w:ascii="Calibri" w:hAnsi="Calibri"/>
          <w:smallCaps w:val="0"/>
          <w:sz w:val="21"/>
          <w:szCs w:val="22"/>
        </w:rPr>
        <w:tab/>
      </w:r>
      <w:r>
        <w:rPr>
          <w:rStyle w:val="40"/>
          <w:rFonts w:hint="eastAsia"/>
        </w:rPr>
        <w:t>本章小结</w:t>
      </w:r>
      <w:r>
        <w:tab/>
      </w:r>
      <w:r>
        <w:fldChar w:fldCharType="begin"/>
      </w:r>
      <w:r>
        <w:instrText xml:space="preserve"> PAGEREF _Toc387910681 \h </w:instrText>
      </w:r>
      <w:r>
        <w:fldChar w:fldCharType="separate"/>
      </w:r>
      <w:r>
        <w:t>36</w:t>
      </w:r>
      <w:r>
        <w:fldChar w:fldCharType="end"/>
      </w:r>
      <w:r>
        <w:fldChar w:fldCharType="end"/>
      </w:r>
    </w:p>
    <w:p>
      <w:pPr>
        <w:pStyle w:val="27"/>
        <w:tabs>
          <w:tab w:val="left" w:pos="1050"/>
        </w:tabs>
        <w:rPr>
          <w:rFonts w:ascii="Calibri" w:hAnsi="Calibri" w:eastAsia="宋体"/>
          <w:bCs w:val="0"/>
          <w:caps w:val="0"/>
          <w:sz w:val="21"/>
          <w:szCs w:val="22"/>
        </w:rPr>
      </w:pPr>
      <w:r>
        <w:fldChar w:fldCharType="begin"/>
      </w:r>
      <w:r>
        <w:instrText xml:space="preserve">HYPERLINK  \l "_Toc387910682" </w:instrText>
      </w:r>
      <w:r>
        <w:fldChar w:fldCharType="separate"/>
      </w:r>
      <w:r>
        <w:rPr>
          <w:rStyle w:val="40"/>
          <w:rFonts w:hint="eastAsia"/>
        </w:rPr>
        <w:t>第6章</w:t>
      </w:r>
      <w:r>
        <w:rPr>
          <w:rFonts w:ascii="Calibri" w:hAnsi="Calibri" w:eastAsia="宋体"/>
          <w:bCs w:val="0"/>
          <w:caps w:val="0"/>
          <w:sz w:val="21"/>
          <w:szCs w:val="22"/>
        </w:rPr>
        <w:tab/>
      </w:r>
      <w:r>
        <w:rPr>
          <w:rStyle w:val="40"/>
          <w:rFonts w:hint="eastAsia"/>
        </w:rPr>
        <w:t>手语识别系统的设计与实现</w:t>
      </w:r>
      <w:r>
        <w:tab/>
      </w:r>
      <w:r>
        <w:fldChar w:fldCharType="begin"/>
      </w:r>
      <w:r>
        <w:instrText xml:space="preserve"> PAGEREF _Toc387910682 \h </w:instrText>
      </w:r>
      <w:r>
        <w:fldChar w:fldCharType="separate"/>
      </w:r>
      <w:r>
        <w:t>37</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"_Toc387910683" </w:instrText>
      </w:r>
      <w:r>
        <w:fldChar w:fldCharType="separate"/>
      </w:r>
      <w:r>
        <w:rPr>
          <w:rStyle w:val="40"/>
          <w:spacing w:val="8"/>
        </w:rPr>
        <w:t>6.1</w:t>
      </w:r>
      <w:r>
        <w:rPr>
          <w:rFonts w:ascii="Calibri" w:hAnsi="Calibri"/>
          <w:smallCaps w:val="0"/>
          <w:sz w:val="21"/>
          <w:szCs w:val="22"/>
        </w:rPr>
        <w:tab/>
      </w:r>
      <w:r>
        <w:rPr>
          <w:rStyle w:val="40"/>
          <w:rFonts w:hint="eastAsia"/>
          <w:spacing w:val="8"/>
        </w:rPr>
        <w:t>系统硬件及软件环境</w:t>
      </w:r>
      <w:r>
        <w:tab/>
      </w:r>
      <w:r>
        <w:fldChar w:fldCharType="begin"/>
      </w:r>
      <w:r>
        <w:instrText xml:space="preserve"> PAGEREF _Toc387910683 \h </w:instrText>
      </w:r>
      <w:r>
        <w:fldChar w:fldCharType="separate"/>
      </w:r>
      <w:r>
        <w:t>37</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"_Toc387910684" </w:instrText>
      </w:r>
      <w:r>
        <w:fldChar w:fldCharType="separate"/>
      </w:r>
      <w:r>
        <w:rPr>
          <w:rStyle w:val="40"/>
          <w:rFonts w:eastAsia="黑体"/>
        </w:rPr>
        <w:t>6.1.1</w:t>
      </w:r>
      <w:r>
        <w:rPr>
          <w:rFonts w:ascii="Calibri" w:hAnsi="Calibri"/>
          <w:iCs w:val="0"/>
          <w:sz w:val="21"/>
          <w:szCs w:val="22"/>
        </w:rPr>
        <w:tab/>
      </w:r>
      <w:r>
        <w:rPr>
          <w:rStyle w:val="40"/>
          <w:rFonts w:hint="eastAsia"/>
          <w:iCs w:val="0"/>
          <w:smallCaps/>
          <w:spacing w:val="8"/>
        </w:rPr>
        <w:t>硬件环境</w:t>
      </w:r>
      <w:r>
        <w:tab/>
      </w:r>
      <w:r>
        <w:fldChar w:fldCharType="begin"/>
      </w:r>
      <w:r>
        <w:instrText xml:space="preserve"> PAGEREF _Toc387910684 \h </w:instrText>
      </w:r>
      <w:r>
        <w:fldChar w:fldCharType="separate"/>
      </w:r>
      <w:r>
        <w:t>37</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"_Toc387910685" </w:instrText>
      </w:r>
      <w:r>
        <w:fldChar w:fldCharType="separate"/>
      </w:r>
      <w:r>
        <w:rPr>
          <w:rStyle w:val="40"/>
          <w:spacing w:val="8"/>
        </w:rPr>
        <w:t>6.1.2</w:t>
      </w:r>
      <w:r>
        <w:rPr>
          <w:rFonts w:ascii="Calibri" w:hAnsi="Calibri"/>
          <w:iCs w:val="0"/>
          <w:sz w:val="21"/>
          <w:szCs w:val="22"/>
        </w:rPr>
        <w:tab/>
      </w:r>
      <w:r>
        <w:rPr>
          <w:rStyle w:val="40"/>
          <w:rFonts w:hint="eastAsia"/>
          <w:iCs w:val="0"/>
          <w:smallCaps/>
          <w:spacing w:val="8"/>
        </w:rPr>
        <w:t>软件环境</w:t>
      </w:r>
      <w:r>
        <w:tab/>
      </w:r>
      <w:r>
        <w:fldChar w:fldCharType="begin"/>
      </w:r>
      <w:r>
        <w:instrText xml:space="preserve"> PAGEREF _Toc387910685 \h </w:instrText>
      </w:r>
      <w:r>
        <w:fldChar w:fldCharType="separate"/>
      </w:r>
      <w:r>
        <w:t>38</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"_Toc387910686" </w:instrText>
      </w:r>
      <w:r>
        <w:fldChar w:fldCharType="separate"/>
      </w:r>
      <w:r>
        <w:rPr>
          <w:rStyle w:val="40"/>
          <w:spacing w:val="8"/>
        </w:rPr>
        <w:t>6.2</w:t>
      </w:r>
      <w:r>
        <w:rPr>
          <w:rFonts w:ascii="Calibri" w:hAnsi="Calibri"/>
          <w:smallCaps w:val="0"/>
          <w:sz w:val="21"/>
          <w:szCs w:val="22"/>
        </w:rPr>
        <w:tab/>
      </w:r>
      <w:r>
        <w:rPr>
          <w:rStyle w:val="40"/>
          <w:rFonts w:hint="eastAsia"/>
          <w:spacing w:val="8"/>
        </w:rPr>
        <w:t>手部检测与追踪</w:t>
      </w:r>
      <w:r>
        <w:tab/>
      </w:r>
      <w:r>
        <w:fldChar w:fldCharType="begin"/>
      </w:r>
      <w:r>
        <w:instrText xml:space="preserve"> PAGEREF _Toc387910686 \h </w:instrText>
      </w:r>
      <w:r>
        <w:fldChar w:fldCharType="separate"/>
      </w:r>
      <w:r>
        <w:t>38</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"_Toc387910687" </w:instrText>
      </w:r>
      <w:r>
        <w:fldChar w:fldCharType="separate"/>
      </w:r>
      <w:r>
        <w:rPr>
          <w:rStyle w:val="40"/>
          <w:kern w:val="0"/>
        </w:rPr>
        <w:t>6.3</w:t>
      </w:r>
      <w:r>
        <w:rPr>
          <w:rFonts w:ascii="Calibri" w:hAnsi="Calibri"/>
          <w:smallCaps w:val="0"/>
          <w:sz w:val="21"/>
          <w:szCs w:val="22"/>
        </w:rPr>
        <w:tab/>
      </w:r>
      <w:r>
        <w:rPr>
          <w:rStyle w:val="40"/>
          <w:rFonts w:hint="eastAsia"/>
          <w:kern w:val="0"/>
        </w:rPr>
        <w:t>手语特征提取的实现</w:t>
      </w:r>
      <w:r>
        <w:tab/>
      </w:r>
      <w:r>
        <w:fldChar w:fldCharType="begin"/>
      </w:r>
      <w:r>
        <w:instrText xml:space="preserve"> PAGEREF _Toc387910687 \h </w:instrText>
      </w:r>
      <w:r>
        <w:fldChar w:fldCharType="separate"/>
      </w:r>
      <w:r>
        <w:t>40</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"_Toc387910688" </w:instrText>
      </w:r>
      <w:r>
        <w:fldChar w:fldCharType="separate"/>
      </w:r>
      <w:r>
        <w:rPr>
          <w:rStyle w:val="40"/>
          <w:rFonts w:eastAsia="黑体"/>
          <w:spacing w:val="8"/>
        </w:rPr>
        <w:t>6.3.1</w:t>
      </w:r>
      <w:r>
        <w:rPr>
          <w:rFonts w:ascii="Calibri" w:hAnsi="Calibri"/>
          <w:iCs w:val="0"/>
          <w:sz w:val="21"/>
          <w:szCs w:val="22"/>
        </w:rPr>
        <w:tab/>
      </w:r>
      <w:r>
        <w:rPr>
          <w:rStyle w:val="40"/>
          <w:rFonts w:hint="eastAsia"/>
          <w:iCs w:val="0"/>
          <w:smallCaps/>
          <w:spacing w:val="8"/>
        </w:rPr>
        <w:t>手掌运动特征提取</w:t>
      </w:r>
      <w:r>
        <w:tab/>
      </w:r>
      <w:r>
        <w:fldChar w:fldCharType="begin"/>
      </w:r>
      <w:r>
        <w:instrText xml:space="preserve"> PAGEREF _Toc387910688 \h </w:instrText>
      </w:r>
      <w:r>
        <w:fldChar w:fldCharType="separate"/>
      </w:r>
      <w:r>
        <w:t>40</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"_Toc387910689" </w:instrText>
      </w:r>
      <w:r>
        <w:fldChar w:fldCharType="separate"/>
      </w:r>
      <w:r>
        <w:rPr>
          <w:rStyle w:val="40"/>
          <w:rFonts w:eastAsia="黑体"/>
          <w:spacing w:val="8"/>
        </w:rPr>
        <w:t>6.3.2</w:t>
      </w:r>
      <w:r>
        <w:rPr>
          <w:rFonts w:ascii="Calibri" w:hAnsi="Calibri"/>
          <w:iCs w:val="0"/>
          <w:sz w:val="21"/>
          <w:szCs w:val="22"/>
        </w:rPr>
        <w:tab/>
      </w:r>
      <w:r>
        <w:rPr>
          <w:rStyle w:val="40"/>
          <w:rFonts w:hint="eastAsia"/>
          <w:iCs w:val="0"/>
          <w:smallCaps/>
          <w:spacing w:val="8"/>
        </w:rPr>
        <w:t>手指运动特征提取</w:t>
      </w:r>
      <w:r>
        <w:tab/>
      </w:r>
      <w:r>
        <w:fldChar w:fldCharType="begin"/>
      </w:r>
      <w:r>
        <w:instrText xml:space="preserve"> PAGEREF _Toc387910689 \h </w:instrText>
      </w:r>
      <w:r>
        <w:fldChar w:fldCharType="separate"/>
      </w:r>
      <w:r>
        <w:t>40</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"_Toc387910690" </w:instrText>
      </w:r>
      <w:r>
        <w:fldChar w:fldCharType="separate"/>
      </w:r>
      <w:r>
        <w:rPr>
          <w:rStyle w:val="40"/>
          <w:rFonts w:eastAsia="黑体"/>
          <w:spacing w:val="8"/>
        </w:rPr>
        <w:t>6.3.3</w:t>
      </w:r>
      <w:r>
        <w:rPr>
          <w:rFonts w:ascii="Calibri" w:hAnsi="Calibri"/>
          <w:iCs w:val="0"/>
          <w:sz w:val="21"/>
          <w:szCs w:val="22"/>
        </w:rPr>
        <w:tab/>
      </w:r>
      <w:r>
        <w:rPr>
          <w:rStyle w:val="40"/>
          <w:rFonts w:hint="eastAsia"/>
          <w:iCs w:val="0"/>
          <w:smallCaps/>
          <w:spacing w:val="8"/>
        </w:rPr>
        <w:t>静态手语特征提取</w:t>
      </w:r>
      <w:r>
        <w:tab/>
      </w:r>
      <w:r>
        <w:fldChar w:fldCharType="begin"/>
      </w:r>
      <w:r>
        <w:instrText xml:space="preserve"> PAGEREF _Toc387910690 \h </w:instrText>
      </w:r>
      <w:r>
        <w:fldChar w:fldCharType="separate"/>
      </w:r>
      <w:r>
        <w:t>41</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"_Toc387910691" </w:instrText>
      </w:r>
      <w:r>
        <w:fldChar w:fldCharType="separate"/>
      </w:r>
      <w:r>
        <w:rPr>
          <w:rStyle w:val="40"/>
          <w:spacing w:val="8"/>
        </w:rPr>
        <w:t>6.4</w:t>
      </w:r>
      <w:r>
        <w:rPr>
          <w:rFonts w:ascii="Calibri" w:hAnsi="Calibri"/>
          <w:smallCaps w:val="0"/>
          <w:sz w:val="21"/>
          <w:szCs w:val="22"/>
        </w:rPr>
        <w:tab/>
      </w:r>
      <w:r>
        <w:rPr>
          <w:rStyle w:val="40"/>
          <w:rFonts w:hint="eastAsia"/>
          <w:spacing w:val="8"/>
        </w:rPr>
        <w:t>手语识别的实现及运行效果</w:t>
      </w:r>
      <w:r>
        <w:tab/>
      </w:r>
      <w:r>
        <w:fldChar w:fldCharType="begin"/>
      </w:r>
      <w:r>
        <w:instrText xml:space="preserve"> PAGEREF _Toc387910691 \h </w:instrText>
      </w:r>
      <w:r>
        <w:fldChar w:fldCharType="separate"/>
      </w:r>
      <w:r>
        <w:t>42</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"_Toc387910692" </w:instrText>
      </w:r>
      <w:r>
        <w:fldChar w:fldCharType="separate"/>
      </w:r>
      <w:r>
        <w:rPr>
          <w:rStyle w:val="40"/>
          <w:rFonts w:eastAsia="黑体"/>
          <w:spacing w:val="8"/>
        </w:rPr>
        <w:t>6.4.1</w:t>
      </w:r>
      <w:r>
        <w:rPr>
          <w:rFonts w:ascii="Calibri" w:hAnsi="Calibri"/>
          <w:iCs w:val="0"/>
          <w:sz w:val="21"/>
          <w:szCs w:val="22"/>
        </w:rPr>
        <w:tab/>
      </w:r>
      <w:r>
        <w:rPr>
          <w:rStyle w:val="40"/>
          <w:rFonts w:hint="eastAsia"/>
          <w:iCs w:val="0"/>
          <w:smallCaps/>
          <w:spacing w:val="8"/>
        </w:rPr>
        <w:t>手掌动态手语识别</w:t>
      </w:r>
      <w:r>
        <w:tab/>
      </w:r>
      <w:r>
        <w:fldChar w:fldCharType="begin"/>
      </w:r>
      <w:r>
        <w:instrText xml:space="preserve"> PAGEREF _Toc387910692 \h </w:instrText>
      </w:r>
      <w:r>
        <w:fldChar w:fldCharType="separate"/>
      </w:r>
      <w:r>
        <w:t>43</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"_Toc387910693" </w:instrText>
      </w:r>
      <w:r>
        <w:fldChar w:fldCharType="separate"/>
      </w:r>
      <w:r>
        <w:rPr>
          <w:rStyle w:val="40"/>
          <w:rFonts w:eastAsia="黑体"/>
          <w:spacing w:val="8"/>
        </w:rPr>
        <w:t>6.4.2</w:t>
      </w:r>
      <w:r>
        <w:rPr>
          <w:rFonts w:ascii="Calibri" w:hAnsi="Calibri"/>
          <w:iCs w:val="0"/>
          <w:sz w:val="21"/>
          <w:szCs w:val="22"/>
        </w:rPr>
        <w:tab/>
      </w:r>
      <w:r>
        <w:rPr>
          <w:rStyle w:val="40"/>
          <w:rFonts w:hint="eastAsia"/>
          <w:iCs w:val="0"/>
          <w:smallCaps/>
          <w:spacing w:val="8"/>
        </w:rPr>
        <w:t>手指动态手语识别</w:t>
      </w:r>
      <w:r>
        <w:tab/>
      </w:r>
      <w:r>
        <w:fldChar w:fldCharType="begin"/>
      </w:r>
      <w:r>
        <w:instrText xml:space="preserve"> PAGEREF _Toc387910693 \h </w:instrText>
      </w:r>
      <w:r>
        <w:fldChar w:fldCharType="separate"/>
      </w:r>
      <w:r>
        <w:t>44</w:t>
      </w:r>
      <w:r>
        <w:fldChar w:fldCharType="end"/>
      </w:r>
      <w:r>
        <w:fldChar w:fldCharType="end"/>
      </w:r>
    </w:p>
    <w:p>
      <w:pPr>
        <w:pStyle w:val="21"/>
        <w:tabs>
          <w:tab w:val="left" w:pos="1260"/>
          <w:tab w:val="right" w:leader="dot" w:pos="8948"/>
        </w:tabs>
        <w:rPr>
          <w:rFonts w:ascii="Calibri" w:hAnsi="Calibri"/>
          <w:iCs w:val="0"/>
          <w:sz w:val="21"/>
          <w:szCs w:val="22"/>
        </w:rPr>
      </w:pPr>
      <w:r>
        <w:fldChar w:fldCharType="begin"/>
      </w:r>
      <w:r>
        <w:instrText xml:space="preserve">HYPERLINK  \l "_Toc387910694" </w:instrText>
      </w:r>
      <w:r>
        <w:fldChar w:fldCharType="separate"/>
      </w:r>
      <w:r>
        <w:rPr>
          <w:rStyle w:val="40"/>
          <w:rFonts w:eastAsia="黑体"/>
          <w:spacing w:val="8"/>
        </w:rPr>
        <w:t>6.4.3</w:t>
      </w:r>
      <w:r>
        <w:rPr>
          <w:rFonts w:ascii="Calibri" w:hAnsi="Calibri"/>
          <w:iCs w:val="0"/>
          <w:sz w:val="21"/>
          <w:szCs w:val="22"/>
        </w:rPr>
        <w:tab/>
      </w:r>
      <w:r>
        <w:rPr>
          <w:rStyle w:val="40"/>
          <w:rFonts w:hint="eastAsia"/>
          <w:iCs w:val="0"/>
          <w:smallCaps/>
          <w:spacing w:val="8"/>
        </w:rPr>
        <w:t>静态手语识别</w:t>
      </w:r>
      <w:r>
        <w:tab/>
      </w:r>
      <w:r>
        <w:fldChar w:fldCharType="begin"/>
      </w:r>
      <w:r>
        <w:instrText xml:space="preserve"> PAGEREF _Toc387910694 \h </w:instrText>
      </w:r>
      <w:r>
        <w:fldChar w:fldCharType="separate"/>
      </w:r>
      <w:r>
        <w:t>45</w:t>
      </w:r>
      <w:r>
        <w:fldChar w:fldCharType="end"/>
      </w:r>
      <w:r>
        <w:fldChar w:fldCharType="end"/>
      </w:r>
    </w:p>
    <w:p>
      <w:pPr>
        <w:pStyle w:val="31"/>
        <w:tabs>
          <w:tab w:val="left" w:pos="840"/>
          <w:tab w:val="right" w:leader="dot" w:pos="8948"/>
        </w:tabs>
        <w:rPr>
          <w:rFonts w:ascii="Calibri" w:hAnsi="Calibri"/>
          <w:smallCaps w:val="0"/>
          <w:sz w:val="21"/>
          <w:szCs w:val="22"/>
        </w:rPr>
      </w:pPr>
      <w:r>
        <w:fldChar w:fldCharType="begin"/>
      </w:r>
      <w:r>
        <w:instrText xml:space="preserve">HYPERLINK  \l "_Toc387910695" </w:instrText>
      </w:r>
      <w:r>
        <w:fldChar w:fldCharType="separate"/>
      </w:r>
      <w:r>
        <w:rPr>
          <w:rStyle w:val="40"/>
          <w:spacing w:val="8"/>
        </w:rPr>
        <w:t>6.5</w:t>
      </w:r>
      <w:r>
        <w:rPr>
          <w:rFonts w:ascii="Calibri" w:hAnsi="Calibri"/>
          <w:smallCaps w:val="0"/>
          <w:sz w:val="21"/>
          <w:szCs w:val="22"/>
        </w:rPr>
        <w:tab/>
      </w:r>
      <w:r>
        <w:rPr>
          <w:rStyle w:val="40"/>
          <w:rFonts w:hint="eastAsia"/>
          <w:spacing w:val="8"/>
        </w:rPr>
        <w:t>本章小结</w:t>
      </w:r>
      <w:r>
        <w:tab/>
      </w:r>
      <w:r>
        <w:fldChar w:fldCharType="begin"/>
      </w:r>
      <w:r>
        <w:instrText xml:space="preserve"> PAGEREF _Toc387910695 \h </w:instrText>
      </w:r>
      <w:r>
        <w:fldChar w:fldCharType="separate"/>
      </w:r>
      <w:r>
        <w:t>47</w:t>
      </w:r>
      <w:r>
        <w:fldChar w:fldCharType="end"/>
      </w:r>
      <w:r>
        <w:fldChar w:fldCharType="end"/>
      </w:r>
    </w:p>
    <w:p>
      <w:pPr>
        <w:pStyle w:val="27"/>
        <w:rPr>
          <w:rFonts w:ascii="Calibri" w:hAnsi="Calibri" w:eastAsia="宋体"/>
          <w:bCs w:val="0"/>
          <w:caps w:val="0"/>
          <w:sz w:val="21"/>
          <w:szCs w:val="22"/>
        </w:rPr>
      </w:pPr>
      <w:r>
        <w:fldChar w:fldCharType="begin"/>
      </w:r>
      <w:r>
        <w:instrText xml:space="preserve">HYPERLINK  \l "_Toc387910696" </w:instrText>
      </w:r>
      <w:r>
        <w:fldChar w:fldCharType="separate"/>
      </w:r>
      <w:r>
        <w:rPr>
          <w:rStyle w:val="40"/>
          <w:rFonts w:hint="eastAsia"/>
        </w:rPr>
        <w:t>结论和展望</w:t>
      </w:r>
      <w:r>
        <w:tab/>
      </w:r>
      <w:r>
        <w:fldChar w:fldCharType="begin"/>
      </w:r>
      <w:r>
        <w:instrText xml:space="preserve"> PAGEREF _Toc387910696 \h </w:instrText>
      </w:r>
      <w:r>
        <w:fldChar w:fldCharType="separate"/>
      </w:r>
      <w:r>
        <w:t>48</w:t>
      </w:r>
      <w:r>
        <w:fldChar w:fldCharType="end"/>
      </w:r>
      <w:r>
        <w:fldChar w:fldCharType="end"/>
      </w:r>
    </w:p>
    <w:p>
      <w:pPr>
        <w:pStyle w:val="27"/>
        <w:rPr>
          <w:rFonts w:ascii="Calibri" w:hAnsi="Calibri" w:eastAsia="宋体"/>
          <w:bCs w:val="0"/>
          <w:caps w:val="0"/>
          <w:sz w:val="21"/>
          <w:szCs w:val="22"/>
        </w:rPr>
      </w:pPr>
      <w:r>
        <w:fldChar w:fldCharType="begin"/>
      </w:r>
      <w:r>
        <w:instrText xml:space="preserve">HYPERLINK  \l "_Toc387910697" </w:instrText>
      </w:r>
      <w:r>
        <w:fldChar w:fldCharType="separate"/>
      </w:r>
      <w:r>
        <w:rPr>
          <w:rStyle w:val="40"/>
          <w:rFonts w:hint="eastAsia"/>
        </w:rPr>
        <w:t>致</w:t>
      </w:r>
      <w:r>
        <w:rPr>
          <w:rStyle w:val="40"/>
        </w:rPr>
        <w:t xml:space="preserve">  </w:t>
      </w:r>
      <w:r>
        <w:rPr>
          <w:rStyle w:val="40"/>
          <w:rFonts w:hint="eastAsia"/>
        </w:rPr>
        <w:t>谢</w:t>
      </w:r>
      <w:r>
        <w:tab/>
      </w:r>
      <w:r>
        <w:fldChar w:fldCharType="begin"/>
      </w:r>
      <w:r>
        <w:instrText xml:space="preserve"> PAGEREF _Toc387910697 \h </w:instrText>
      </w:r>
      <w:r>
        <w:fldChar w:fldCharType="separate"/>
      </w:r>
      <w:r>
        <w:t>50</w:t>
      </w:r>
      <w:r>
        <w:fldChar w:fldCharType="end"/>
      </w:r>
      <w:r>
        <w:fldChar w:fldCharType="end"/>
      </w:r>
    </w:p>
    <w:p>
      <w:pPr>
        <w:pStyle w:val="27"/>
        <w:rPr>
          <w:rFonts w:ascii="Calibri" w:hAnsi="Calibri" w:eastAsia="宋体"/>
          <w:bCs w:val="0"/>
          <w:caps w:val="0"/>
          <w:sz w:val="21"/>
          <w:szCs w:val="22"/>
        </w:rPr>
      </w:pPr>
      <w:r>
        <w:fldChar w:fldCharType="begin"/>
      </w:r>
      <w:r>
        <w:instrText xml:space="preserve">HYPERLINK  \l "_Toc387910698" </w:instrText>
      </w:r>
      <w:r>
        <w:fldChar w:fldCharType="separate"/>
      </w:r>
      <w:r>
        <w:rPr>
          <w:rStyle w:val="40"/>
          <w:rFonts w:hint="eastAsia" w:ascii="黑体" w:hAnsi="黑体"/>
        </w:rPr>
        <w:t>参考文献</w:t>
      </w:r>
      <w:r>
        <w:tab/>
      </w:r>
      <w:r>
        <w:fldChar w:fldCharType="begin"/>
      </w:r>
      <w:r>
        <w:instrText xml:space="preserve"> PAGEREF _Toc387910698 \h </w:instrText>
      </w:r>
      <w:r>
        <w:fldChar w:fldCharType="separate"/>
      </w:r>
      <w:r>
        <w:t>51</w:t>
      </w:r>
      <w:r>
        <w:fldChar w:fldCharType="end"/>
      </w:r>
      <w:r>
        <w:fldChar w:fldCharType="end"/>
      </w:r>
    </w:p>
    <w:p>
      <w:pPr>
        <w:pStyle w:val="27"/>
        <w:rPr>
          <w:rFonts w:ascii="Calibri" w:hAnsi="Calibri" w:eastAsia="宋体"/>
          <w:bCs w:val="0"/>
          <w:caps w:val="0"/>
          <w:sz w:val="21"/>
          <w:szCs w:val="22"/>
        </w:rPr>
      </w:pPr>
      <w:r>
        <w:fldChar w:fldCharType="begin"/>
      </w:r>
      <w:r>
        <w:instrText xml:space="preserve">HYPERLINK  \l "_Toc387910699" </w:instrText>
      </w:r>
      <w:r>
        <w:fldChar w:fldCharType="separate"/>
      </w:r>
      <w:r>
        <w:rPr>
          <w:rStyle w:val="40"/>
          <w:rFonts w:hint="eastAsia"/>
        </w:rPr>
        <w:t>攻读硕士学位期间发表的论文</w:t>
      </w:r>
      <w:r>
        <w:tab/>
      </w:r>
      <w:r>
        <w:fldChar w:fldCharType="begin"/>
      </w:r>
      <w:r>
        <w:instrText xml:space="preserve"> PAGEREF _Toc387910699 \h </w:instrText>
      </w:r>
      <w:r>
        <w:fldChar w:fldCharType="separate"/>
      </w:r>
      <w:r>
        <w:t>54</w:t>
      </w:r>
      <w:r>
        <w:fldChar w:fldCharType="end"/>
      </w:r>
      <w:r>
        <w:fldChar w:fldCharType="end"/>
      </w:r>
    </w:p>
    <w:p>
      <w:pPr>
        <w:spacing w:line="400" w:lineRule="exact"/>
        <w:ind w:left="1201" w:hanging="1201" w:hangingChars="600"/>
        <w:rPr>
          <w:rFonts w:hint="eastAsia"/>
          <w:color w:val="4F81BD"/>
          <w:sz w:val="24"/>
        </w:rPr>
      </w:pPr>
      <w:r>
        <w:rPr>
          <w:rFonts w:eastAsia="黑体"/>
          <w:b/>
          <w:bCs/>
          <w:caps/>
          <w:color w:val="4F81BD"/>
          <w:sz w:val="20"/>
          <w:szCs w:val="20"/>
        </w:rPr>
        <w:fldChar w:fldCharType="end"/>
      </w:r>
    </w:p>
    <w:p>
      <w:pPr>
        <w:spacing w:line="360" w:lineRule="auto"/>
        <w:ind w:firstLine="480" w:firstLineChars="200"/>
        <w:rPr>
          <w:rFonts w:hint="eastAsia"/>
          <w:color w:val="4F81BD"/>
          <w:sz w:val="24"/>
        </w:rPr>
        <w:sectPr>
          <w:pgSz w:w="11906" w:h="16838"/>
          <w:pgMar w:top="1440" w:right="1474" w:bottom="1440" w:left="1474" w:header="851" w:footer="992" w:gutter="0"/>
          <w:pgNumType w:fmt="upperRoman"/>
          <w:cols w:space="425" w:num="1"/>
          <w:docGrid w:linePitch="312" w:charSpace="0"/>
        </w:sectPr>
      </w:pPr>
    </w:p>
    <w:p>
      <w:pPr>
        <w:pStyle w:val="53"/>
        <w:numPr>
          <w:ilvl w:val="0"/>
          <w:numId w:val="8"/>
        </w:numPr>
        <w:rPr>
          <w:rFonts w:hint="eastAsia"/>
          <w:b w:val="0"/>
        </w:rPr>
      </w:pPr>
      <w:bookmarkStart w:id="71" w:name="_Toc227898379"/>
      <w:bookmarkStart w:id="72" w:name="_Toc229016205"/>
      <w:bookmarkStart w:id="73" w:name="_Toc231962495"/>
      <w:bookmarkStart w:id="74" w:name="_Toc257616608"/>
      <w:bookmarkStart w:id="75" w:name="_Toc259005566"/>
      <w:bookmarkStart w:id="76" w:name="_Toc262111433"/>
      <w:bookmarkStart w:id="77" w:name="_Toc325479159"/>
      <w:bookmarkStart w:id="78" w:name="_Toc387910636"/>
      <w:bookmarkStart w:id="79" w:name="OLE_LINK1"/>
      <w:r>
        <w:rPr>
          <w:rFonts w:hint="eastAsia"/>
          <w:b w:val="0"/>
        </w:rPr>
        <w:t>绪论</w:t>
      </w:r>
      <w:bookmarkEnd w:id="71"/>
      <w:bookmarkEnd w:id="72"/>
      <w:bookmarkEnd w:id="73"/>
      <w:bookmarkEnd w:id="74"/>
      <w:bookmarkEnd w:id="75"/>
      <w:bookmarkEnd w:id="76"/>
      <w:bookmarkEnd w:id="77"/>
      <w:bookmarkEnd w:id="78"/>
    </w:p>
    <w:p>
      <w:pPr>
        <w:pStyle w:val="56"/>
        <w:rPr>
          <w:rFonts w:hint="eastAsia"/>
        </w:rPr>
      </w:pPr>
      <w:bookmarkStart w:id="80" w:name="_Toc262111434"/>
      <w:bookmarkStart w:id="81" w:name="_Toc387910637"/>
      <w:r>
        <w:rPr>
          <w:rFonts w:hint="eastAsia"/>
        </w:rPr>
        <w:t>课题研究</w:t>
      </w:r>
      <w:bookmarkEnd w:id="80"/>
      <w:r>
        <w:rPr>
          <w:rFonts w:hint="eastAsia"/>
        </w:rPr>
        <w:t>的意义</w:t>
      </w:r>
      <w:bookmarkEnd w:id="81"/>
      <w:bookmarkStart w:id="82" w:name="OLE_LINK3"/>
    </w:p>
    <w:bookmarkEnd w:id="82"/>
    <w:p>
      <w:pPr>
        <w:pStyle w:val="44"/>
        <w:rPr>
          <w:rFonts w:hint="eastAsia"/>
        </w:rPr>
      </w:pPr>
      <w:r>
        <w:rPr>
          <w:rFonts w:hint="eastAsia"/>
        </w:rPr>
        <w:t>手语是自然语言的一个组成部分，是聋哑人与健全人沟通和交流的主要工具，同时也是聋哑人学习口语和书面语言的工具。手语通过手势动作、手形及其变化来模拟音节或形象，同时配合表情和身体姿态来构成一定的词语和意思。尽管手语比口语的抽象程度要差一些，但和其他的交流方式，如读唇或笔谈相比会方便许多</w:t>
      </w:r>
      <w:r>
        <w:rPr>
          <w:rFonts w:hint="eastAsia"/>
          <w:vertAlign w:val="superscript"/>
        </w:rPr>
        <w:t>[1]-[3]</w:t>
      </w:r>
      <w:r>
        <w:rPr>
          <w:rFonts w:hint="eastAsia"/>
        </w:rPr>
        <w:t>。由于聋哑人阅读能力比健全人较弱，书写和阅读速度较慢，手语对于聋哑人的重要性更不能被书写和阅读取代。</w:t>
      </w:r>
    </w:p>
    <w:p>
      <w:pPr>
        <w:pStyle w:val="44"/>
        <w:rPr>
          <w:rFonts w:hint="eastAsia"/>
        </w:rPr>
      </w:pPr>
      <w:r>
        <w:rPr>
          <w:rFonts w:hint="eastAsia"/>
        </w:rPr>
        <w:t>随着计算机技术的发展，人机交互技术在人们的生活中逐渐扮演着越来越重要的角色。如今的人机交互方式大多数是通过键盘和鼠标等比较单一的输入工具，使用人体语言的输入方式与它们相比则要快捷方便的多。因此，使用自然语言与人体语言作为输入方式，加强计算机对人类语言和动作的理解，在人机互动领域有积极的意义和应用价值</w:t>
      </w:r>
      <w:r>
        <w:rPr>
          <w:rFonts w:hint="eastAsia"/>
          <w:vertAlign w:val="superscript"/>
        </w:rPr>
        <w:t>[4]</w:t>
      </w:r>
      <w:r>
        <w:rPr>
          <w:rFonts w:hint="eastAsia"/>
        </w:rPr>
        <w:t>。</w:t>
      </w:r>
    </w:p>
    <w:p>
      <w:pPr>
        <w:pStyle w:val="44"/>
        <w:rPr>
          <w:rFonts w:hint="eastAsia"/>
        </w:rPr>
      </w:pPr>
      <w:r>
        <w:rPr>
          <w:rFonts w:hint="eastAsia"/>
        </w:rPr>
        <w:t xml:space="preserve">手语识别的主要研究目的，就是使计算机能够理解人给出的手语，并将手语翻译成为人能够理解的文本或语言等方式输出，进而为聋哑人和健全人之间的交流提供方便，或者为人体语言的凌空操控提供支持。因此，将手语用到人机交互中，有着巨大的学术价值和广阔的市场应用价值 </w:t>
      </w:r>
      <w:r>
        <w:rPr>
          <w:rFonts w:hint="eastAsia"/>
          <w:vertAlign w:val="superscript"/>
        </w:rPr>
        <w:t>[5]</w:t>
      </w:r>
      <w:r>
        <w:rPr>
          <w:rFonts w:hint="eastAsia"/>
        </w:rPr>
        <w:t>。</w:t>
      </w:r>
    </w:p>
    <w:p>
      <w:pPr>
        <w:pStyle w:val="44"/>
        <w:rPr>
          <w:rFonts w:hint="eastAsia"/>
        </w:rPr>
      </w:pPr>
      <w:r>
        <w:rPr>
          <w:rFonts w:hint="eastAsia"/>
        </w:rPr>
        <w:t>全世界大约有6500~7000万人为聋哑人，我国大约有2075万，将近占中国人口总数的1.67%，7岁以下的儿童近80万。聋哑儿童大多由于先天性生理缺陷，致使丧失了一定的语言能力和听力能力，因为他们缺少了许多重要的获取信息的渠道，使他们与健全人的沟通产生了一定的障碍，许多信息他们了解的都不是很多甚至根本不知道。他们只能看到事情的表面，无法理解深层次的东西，造成他们对事物的认识比较肤浅。并且由于语言的障碍，聋哑儿童很难与健全儿童一起，看到其他人在聊天、唱歌、听音乐、讲故事等，他们无法融入到其中，总觉得自己不如别人，长期在这种心理作用下，很容易产生自卑感。因为绝大部分的聋哑儿童与健全人的沟通存在障碍，导致他们的朋友很少。他们讲的话别人“看”不懂，其他人讲的话他们也不理解，这种沟通障碍使他们会受到其他人的误解、耻笑、嘲讽和欺辱，导致他们过早产生了忧虑，烦恼、焦虑等不安的不良体验，更加不愿意与健全人接触，性格也逐渐变得孤僻起来，这种对他们的身心产生巨大的影响</w:t>
      </w:r>
      <w:r>
        <w:rPr>
          <w:rFonts w:hint="eastAsia"/>
          <w:vertAlign w:val="superscript"/>
        </w:rPr>
        <w:t>[6]</w:t>
      </w:r>
      <w:r>
        <w:rPr>
          <w:rFonts w:hint="eastAsia"/>
        </w:rPr>
        <w:t>。</w:t>
      </w:r>
    </w:p>
    <w:p>
      <w:pPr>
        <w:pStyle w:val="44"/>
        <w:rPr>
          <w:rFonts w:hint="eastAsia"/>
        </w:rPr>
      </w:pPr>
      <w:r>
        <w:rPr>
          <w:rFonts w:hint="eastAsia"/>
        </w:rPr>
        <w:t>因此，减少聋哑儿童和其他健全人之间的障碍，对聋哑儿童的学习和身心成长有着重要的作用。如何使用一种方便有效的办法，促进聋哑儿童与健全人的交流，让他们感到自己与其他健全人是平等的，也是聋哑学校研究的主要内容之一。健全人要明白了解聋哑儿童的世界，首先要理解他们的“语言”，但是大多数健全人不懂得手语，因此通过手语识别技术对聋哑儿童的手语进行解读，用健全人熟悉的文字或语音翻译出来，让更多的人理解聋哑儿童所表达的意思，了解他们的内心世界，减少对聋哑儿童的误会与歧视。与此同时，让聋哑儿童走进健全人的生活，加强聋哑儿童和健全人的沟通，获得更多的朋友，感受到同健全人在一起时的快乐，使他们觉得自己和其他人是平等的。 不仅如此，通过与健全人的接触，使聋哑儿童获得更多的知识，提高他们的受教育质量，使他们逐渐克服心里的自卑感，增强自信心，感受到集体和社会的温暖。</w:t>
      </w:r>
    </w:p>
    <w:p>
      <w:pPr>
        <w:pStyle w:val="44"/>
        <w:rPr>
          <w:rFonts w:hint="eastAsia"/>
        </w:rPr>
      </w:pPr>
      <w:r>
        <w:rPr>
          <w:rFonts w:hint="eastAsia"/>
        </w:rPr>
        <w:t>因此，手语识别的研究能够为聋哑儿童的心理健康和教育提供帮助，对聋哑学校教学质量的提高有很大的推动作用。本课题针对聋哑儿童与健全人之间存在的沟通障碍，使用Kinect体感摄像机，OPENNI+NITE，OPENCV开发平台，实现手语识别系统。为聋哑儿童提供一个与健全人交流的平台，帮助他们融入到健全人的环境中，进而加强他们的心理建设，提高学习效率。</w:t>
      </w:r>
    </w:p>
    <w:p>
      <w:pPr>
        <w:pStyle w:val="56"/>
        <w:rPr>
          <w:rFonts w:hint="eastAsia" w:ascii="Times New Roman"/>
        </w:rPr>
      </w:pPr>
      <w:bookmarkStart w:id="83" w:name="_Toc387910638"/>
      <w:r>
        <w:rPr>
          <w:rFonts w:hint="eastAsia" w:ascii="Times New Roman"/>
        </w:rPr>
        <w:t>国内外研究现状</w:t>
      </w:r>
      <w:bookmarkEnd w:id="83"/>
    </w:p>
    <w:p>
      <w:pPr>
        <w:pStyle w:val="44"/>
        <w:rPr>
          <w:rFonts w:hint="eastAsia"/>
        </w:rPr>
      </w:pPr>
      <w:r>
        <w:rPr>
          <w:rFonts w:hint="eastAsia"/>
        </w:rPr>
        <w:t>手语识别涉及到许多研究领域，如机器人学、概率统计学、模式识别学、计算语言学等，因此，在理论和技术上，手语识别的研究都是一种挑战</w:t>
      </w:r>
      <w:r>
        <w:rPr>
          <w:rFonts w:hint="eastAsia"/>
          <w:vertAlign w:val="superscript"/>
        </w:rPr>
        <w:t>[2]</w:t>
      </w:r>
      <w:r>
        <w:rPr>
          <w:rFonts w:hint="eastAsia"/>
        </w:rPr>
        <w:t>。</w:t>
      </w:r>
    </w:p>
    <w:p>
      <w:pPr>
        <w:pStyle w:val="44"/>
        <w:rPr>
          <w:rFonts w:hint="eastAsia"/>
        </w:rPr>
      </w:pPr>
      <w:r>
        <w:rPr>
          <w:rFonts w:hint="eastAsia"/>
        </w:rPr>
        <w:t>传统的手语识别包括基于视觉的手语识别和基于数据手套的手语识别。其中，基于视觉的手语识别通过数字摄像设备获取人的手部图像，对获取的图像进一步的处理，进而识别出相应的手语信息。基于视觉的方法之优点是价格较低和投入成本小，但是容易受到光照及背景等因素的影响，且目前这种方法识别的手语还不够精确。基于数据手套的手语识别，用户需要佩戴数据手套，计算机通过数据手套获取人手部的运动信息并实时的处理，并将结果实时显示出来从而实现人机交互。基于数据手套的方法之优点是输入数据少和识别度高，但是数据手套设备昂贵及佩带厚重，不利于自然人机交互。</w:t>
      </w:r>
      <w:r>
        <w:rPr>
          <w:rFonts w:hint="eastAsia"/>
          <w:vertAlign w:val="superscript"/>
        </w:rPr>
        <w:t>[7]</w:t>
      </w:r>
    </w:p>
    <w:p>
      <w:pPr>
        <w:pStyle w:val="44"/>
        <w:rPr>
          <w:rFonts w:hint="eastAsia"/>
        </w:rPr>
      </w:pPr>
      <w:r>
        <w:rPr>
          <w:rFonts w:hint="eastAsia"/>
        </w:rPr>
        <w:t>在国外，手语识别的研究开始于1982年，主要是对静态手语、手指字母、手势和连续语句识别的研究和开发，以Poizner和Shantz研究程序，用来识别美国手语。之后，一些科研院所和世界知名的高校，包括相关领域的大公司也开始逐渐对手语识别技术进行研究和探索，到目前为止，已经有很多大的突破。1983年，数据手套的发明专利最先由Grimes在AT&amp;T取得，并且可以实现部分简单手势的识别</w:t>
      </w:r>
      <w:r>
        <w:rPr>
          <w:rFonts w:hint="eastAsia"/>
          <w:vertAlign w:val="superscript"/>
        </w:rPr>
        <w:t>[8]</w:t>
      </w:r>
      <w:r>
        <w:rPr>
          <w:rFonts w:hint="eastAsia"/>
        </w:rPr>
        <w:t>。1992年，Fukumoto等研制的Finger-Pointer系统，实验者不需要佩带任何辅助工具，该系统实现了一些简单的手形和手指方向的识别</w:t>
      </w:r>
      <w:r>
        <w:rPr>
          <w:rFonts w:hint="eastAsia"/>
          <w:vertAlign w:val="superscript"/>
        </w:rPr>
        <w:t>[9]</w:t>
      </w:r>
      <w:r>
        <w:rPr>
          <w:rFonts w:hint="eastAsia"/>
        </w:rPr>
        <w:t>。1993年，Hinton和Fels研制出通过Polhemus型跟踪设备和Mark Ⅱ型数据手套，并且使用神经网络进行手势的聚类</w:t>
      </w:r>
      <w:r>
        <w:rPr>
          <w:rFonts w:hint="eastAsia"/>
          <w:vertAlign w:val="superscript"/>
        </w:rPr>
        <w:t>[10][11]</w:t>
      </w:r>
      <w:r>
        <w:rPr>
          <w:rFonts w:hint="eastAsia"/>
        </w:rPr>
        <w:t>。1996年，Weng和Cui对区分性和表达性两种特征进行分析研究，将手形图像和肩胸区域提取出来，通过模板匹配法分类，得到93%的识别率</w:t>
      </w:r>
      <w:r>
        <w:rPr>
          <w:rFonts w:hint="eastAsia"/>
          <w:vertAlign w:val="superscript"/>
        </w:rPr>
        <w:t>[12][13]</w:t>
      </w:r>
      <w:r>
        <w:rPr>
          <w:rFonts w:hint="eastAsia"/>
        </w:rPr>
        <w:t>。2001年，Bauer等首次使用K均值算法对德国手语进行识别，由12个手势组成一个语句，识别率汏80.8%</w:t>
      </w:r>
      <w:r>
        <w:rPr>
          <w:rFonts w:hint="eastAsia"/>
          <w:vertAlign w:val="superscript"/>
        </w:rPr>
        <w:t>[14]</w:t>
      </w:r>
      <w:r>
        <w:rPr>
          <w:rFonts w:hint="eastAsia"/>
        </w:rPr>
        <w:t>。2004年，Hernandez通过模板匹配法，对200个美国手语词进行识别，识别率高达95%</w:t>
      </w:r>
      <w:r>
        <w:rPr>
          <w:rFonts w:hint="eastAsia"/>
          <w:vertAlign w:val="superscript"/>
        </w:rPr>
        <w:t>[15]</w:t>
      </w:r>
      <w:r>
        <w:rPr>
          <w:rFonts w:hint="eastAsia"/>
        </w:rPr>
        <w:t>。2007年，Oya等使用手语和其他身体动作信息，识别美国手语，识别率超过了81%</w:t>
      </w:r>
      <w:r>
        <w:rPr>
          <w:rFonts w:hint="eastAsia"/>
          <w:vertAlign w:val="superscript"/>
        </w:rPr>
        <w:t>[16]</w:t>
      </w:r>
      <w:r>
        <w:rPr>
          <w:rFonts w:hint="eastAsia"/>
        </w:rPr>
        <w:t>。</w:t>
      </w:r>
    </w:p>
    <w:p>
      <w:pPr>
        <w:pStyle w:val="44"/>
        <w:rPr>
          <w:rFonts w:hint="eastAsia"/>
        </w:rPr>
      </w:pPr>
      <w:r>
        <w:rPr>
          <w:rFonts w:hint="eastAsia"/>
        </w:rPr>
        <w:t>在国内，研究起步相对国外较晚，其研究成果如：哈工大的吴江琴和高文等组织的团队，主要针对中国手语中单个词汇和简单的语句来识别，先后提出了：使用HMM和人工神经网络相结合的算法训练手势，识别率为94%和90%；使用动态高斯混合模型对单个的手语词汇识别，识别率达98.2%；以及研发出了中国手语识别系统，使识别词汇数量和识别率显著的提高。2000年，任海兵等开发了单个动态手势与连续动态序列的手语识别系统，识别了12个手势样本，识别率约97%。2006年，张良国等使用混合序列捆绑的隐马尔科夫模型来识别单个的手语词汇，识别率达92.5%。2008年，中科院提出了动态建模方法，综合识别率达88.3%。</w:t>
      </w:r>
      <w:r>
        <w:rPr>
          <w:rFonts w:hint="eastAsia"/>
          <w:vertAlign w:val="superscript"/>
        </w:rPr>
        <w:t>[5]</w:t>
      </w:r>
    </w:p>
    <w:p>
      <w:pPr>
        <w:pStyle w:val="56"/>
        <w:rPr>
          <w:rFonts w:hint="eastAsia" w:ascii="Times New Roman"/>
        </w:rPr>
      </w:pPr>
      <w:bookmarkStart w:id="84" w:name="_Toc387910639"/>
      <w:r>
        <w:rPr>
          <w:rFonts w:hint="eastAsia"/>
        </w:rPr>
        <w:t>研究内容和组织结构</w:t>
      </w:r>
      <w:bookmarkEnd w:id="84"/>
    </w:p>
    <w:p>
      <w:pPr>
        <w:pStyle w:val="44"/>
        <w:rPr>
          <w:rFonts w:hint="eastAsia"/>
        </w:rPr>
      </w:pPr>
      <w:r>
        <w:rPr>
          <w:rFonts w:hint="eastAsia"/>
        </w:rPr>
        <w:t>本文对手语识别技术进行全面分析，并详细的阐述了将手语识别技术应用于聋哑儿童教育的理论基础。根据手语的表达形式不同，本文将手语分为动态手语、手指语和静态手语三部分，并分别对这三部分手语的识别进行了研究，对选用的手语特征提取方法和手语识别算法进行了改进，实现了基于Kinect的手语识别系统。</w:t>
      </w:r>
    </w:p>
    <w:p>
      <w:pPr>
        <w:pStyle w:val="44"/>
        <w:rPr>
          <w:rFonts w:hint="eastAsia"/>
        </w:rPr>
      </w:pPr>
      <w:r>
        <w:rPr>
          <w:rFonts w:hint="eastAsia"/>
        </w:rPr>
        <w:t>本文的内容组织结构如下：</w:t>
      </w:r>
    </w:p>
    <w:p>
      <w:pPr>
        <w:pStyle w:val="44"/>
        <w:rPr>
          <w:rFonts w:hint="eastAsia"/>
        </w:rPr>
      </w:pPr>
      <w:r>
        <w:rPr>
          <w:rFonts w:hint="eastAsia"/>
        </w:rPr>
        <w:t>第一章绪论。对本文的背景及意义进行了详细的说明，介绍了开发手语识别系统在人机交互领域的意义，以及聋哑儿童使用手语识别系统的必要性。同时对研究内容的国内外现状进行了阐述。</w:t>
      </w:r>
    </w:p>
    <w:p>
      <w:pPr>
        <w:pStyle w:val="44"/>
        <w:rPr>
          <w:rFonts w:hint="eastAsia"/>
        </w:rPr>
      </w:pPr>
      <w:r>
        <w:rPr>
          <w:rFonts w:hint="eastAsia"/>
        </w:rPr>
        <w:t xml:space="preserve">第二章相关概念。首先给出了手语和手语识别的定义；接着介绍了当前手语识别常用的特征提取方法和分类算法，为后面的算法研究提供理论基础；最后对手语识别系统中使用的主要平台和技术，包括Kinect、OpenCV、openNI等进行了简要介绍； </w:t>
      </w:r>
    </w:p>
    <w:p>
      <w:pPr>
        <w:pStyle w:val="44"/>
        <w:rPr>
          <w:rFonts w:hint="eastAsia"/>
        </w:rPr>
      </w:pPr>
      <w:r>
        <w:rPr>
          <w:rFonts w:hint="eastAsia"/>
        </w:rPr>
        <w:t>第三章手语识别对教学的支持性研究。研究分析了相关教学理论，阐述了手语识别对这些教学理论的技术支持，为手语识别系统应用于聋哑儿童提供理论基础。</w:t>
      </w:r>
    </w:p>
    <w:p>
      <w:pPr>
        <w:pStyle w:val="44"/>
        <w:rPr>
          <w:rFonts w:hint="eastAsia"/>
        </w:rPr>
      </w:pPr>
      <w:r>
        <w:rPr>
          <w:rFonts w:hint="eastAsia"/>
        </w:rPr>
        <w:t>第四章手部跟踪及特征提取算法分析研究。详细介绍了三种手语识别时的特征值提取方法，主要阐述了方向角、颜色直方图和Freeman链码在特征提取上的应用。</w:t>
      </w:r>
    </w:p>
    <w:p>
      <w:pPr>
        <w:pStyle w:val="44"/>
        <w:rPr>
          <w:rFonts w:hint="eastAsia"/>
        </w:rPr>
      </w:pPr>
      <w:r>
        <w:rPr>
          <w:rFonts w:hint="eastAsia"/>
        </w:rPr>
        <w:t xml:space="preserve">第五章手语识别。详细阐述了HMM和SVM算法及其如何对手语数据的训练和分类。 </w:t>
      </w:r>
    </w:p>
    <w:p>
      <w:pPr>
        <w:pStyle w:val="44"/>
        <w:sectPr>
          <w:pgSz w:w="11906" w:h="16838"/>
          <w:pgMar w:top="1440" w:right="1474" w:bottom="1440" w:left="1474" w:header="851" w:footer="992" w:gutter="0"/>
          <w:pgNumType w:start="1"/>
          <w:cols w:space="425" w:num="1"/>
          <w:docGrid w:linePitch="312" w:charSpace="0"/>
        </w:sectPr>
      </w:pPr>
      <w:r>
        <w:rPr>
          <w:rFonts w:hint="eastAsia"/>
        </w:rPr>
        <w:t>第六章系统实现。对以上技术进行了验证，并详细介绍手语识别系统的设计和编码实现，并对分类结果进行分析。</w:t>
      </w:r>
      <w:r>
        <w:t xml:space="preserve"> </w:t>
      </w:r>
    </w:p>
    <w:p>
      <w:pPr>
        <w:pStyle w:val="53"/>
        <w:numPr>
          <w:ilvl w:val="0"/>
          <w:numId w:val="8"/>
        </w:numPr>
        <w:rPr>
          <w:rFonts w:hint="eastAsia"/>
          <w:b w:val="0"/>
        </w:rPr>
      </w:pPr>
      <w:bookmarkStart w:id="85" w:name="_Toc387910640"/>
      <w:r>
        <w:rPr>
          <w:rFonts w:hint="eastAsia"/>
          <w:b w:val="0"/>
        </w:rPr>
        <w:t>相关技术与开发平台</w:t>
      </w:r>
      <w:bookmarkEnd w:id="85"/>
    </w:p>
    <w:p>
      <w:pPr>
        <w:spacing w:line="400" w:lineRule="exact"/>
        <w:ind w:firstLine="465"/>
        <w:rPr>
          <w:rFonts w:hint="eastAsia"/>
          <w:sz w:val="24"/>
        </w:rPr>
      </w:pPr>
      <w:r>
        <w:rPr>
          <w:rFonts w:hint="eastAsia"/>
          <w:sz w:val="24"/>
        </w:rPr>
        <w:t>通过使用Kinect体感设备提取的是深度信息，它因不受光线和背景的影响而使识别效果更加准确。</w:t>
      </w:r>
    </w:p>
    <w:p>
      <w:pPr>
        <w:spacing w:line="400" w:lineRule="exact"/>
        <w:ind w:firstLine="465"/>
        <w:rPr>
          <w:rFonts w:hint="eastAsia"/>
          <w:sz w:val="24"/>
        </w:rPr>
      </w:pPr>
      <w:r>
        <w:rPr>
          <w:rFonts w:hint="eastAsia"/>
          <w:sz w:val="24"/>
        </w:rPr>
        <w:t>本文基于Kinect提出的手语识别方法，由手部检测、手部追踪、特征提取和手语识别四部分组成，其具体识别流程如图2-1所示。其中，手部检测和手部追踪功能主要通过OpenNI实现。</w:t>
      </w:r>
    </w:p>
    <w:p>
      <w:pPr>
        <w:ind w:firstLine="465"/>
        <w:rPr>
          <w:rFonts w:hint="eastAsia"/>
          <w:sz w:val="24"/>
        </w:rPr>
      </w:pPr>
      <w:r>
        <w:rPr>
          <w:rFonts w:ascii="Times New Roman" w:hAnsi="Times New Roman" w:eastAsia="宋体" w:cs="Times New Roman"/>
          <w:kern w:val="2"/>
          <w:sz w:val="21"/>
          <w:szCs w:val="24"/>
          <w:lang w:val="en-US" w:eastAsia="zh-CN" w:bidi="ar-SA"/>
        </w:rPr>
        <w:object>
          <v:shape id="Picture 2" type="#_x0000_t75" style="height:51pt;width:412pt;rotation:0f;" o:ole="t"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o:OLEObject Type="Embed" ProgID="" ShapeID="Picture 2" DrawAspect="Content" ObjectID="_3" r:id="rId10"/>
        </w:object>
      </w:r>
    </w:p>
    <w:p>
      <w:pPr>
        <w:spacing w:line="400" w:lineRule="exact"/>
        <w:ind w:firstLine="465"/>
        <w:rPr>
          <w:rFonts w:hint="eastAsia"/>
          <w:szCs w:val="21"/>
        </w:rPr>
      </w:pPr>
      <w:r>
        <w:rPr>
          <w:rFonts w:hint="eastAsia"/>
          <w:sz w:val="24"/>
        </w:rPr>
        <w:t xml:space="preserve">                   </w:t>
      </w:r>
      <w:r>
        <w:rPr>
          <w:rFonts w:hint="eastAsia"/>
          <w:szCs w:val="21"/>
        </w:rPr>
        <w:t xml:space="preserve">  图2-1 手语识别系统流程图</w:t>
      </w:r>
    </w:p>
    <w:p>
      <w:pPr>
        <w:spacing w:line="400" w:lineRule="exact"/>
        <w:ind w:firstLine="465"/>
        <w:rPr>
          <w:rFonts w:hint="eastAsia"/>
          <w:sz w:val="24"/>
        </w:rPr>
      </w:pPr>
    </w:p>
    <w:p>
      <w:pPr>
        <w:spacing w:line="400" w:lineRule="exact"/>
        <w:ind w:firstLine="465"/>
        <w:rPr>
          <w:rFonts w:hint="eastAsia"/>
          <w:sz w:val="24"/>
        </w:rPr>
      </w:pPr>
      <w:r>
        <w:rPr>
          <w:rFonts w:hint="eastAsia"/>
          <w:sz w:val="24"/>
        </w:rPr>
        <w:t xml:space="preserve">下面将着重介绍手语识别中常用的特征提取和识别算法，以及本文中涉及到的相关的概念和技术。 </w:t>
      </w:r>
    </w:p>
    <w:p>
      <w:pPr>
        <w:pStyle w:val="56"/>
        <w:numPr>
          <w:ilvl w:val="0"/>
          <w:numId w:val="9"/>
        </w:numPr>
        <w:rPr>
          <w:rFonts w:hint="eastAsia" w:ascii="Times New Roman"/>
        </w:rPr>
      </w:pPr>
      <w:bookmarkStart w:id="86" w:name="_Toc387910641"/>
      <w:r>
        <w:rPr>
          <w:rFonts w:hint="eastAsia" w:ascii="Times New Roman"/>
        </w:rPr>
        <w:t>常用手语特征提取</w:t>
      </w:r>
      <w:bookmarkEnd w:id="86"/>
    </w:p>
    <w:p>
      <w:pPr>
        <w:pStyle w:val="44"/>
        <w:rPr>
          <w:rFonts w:hint="eastAsia"/>
        </w:rPr>
      </w:pPr>
      <w:r>
        <w:rPr>
          <w:rFonts w:hint="eastAsia"/>
        </w:rPr>
        <w:t>特征是所要识别的数字图像中的特殊信息，要对图像进行分析首先需要找到代表其内容的特征，可以说特征是图像处理结果是否成功的决定性因素之一。而对特征的选取要具有代表性和稳定性，即它能代表图像中的对象信息，并且在不同的场景中特征相近。对于特征提取就是通过计算机提取这些图像特征，用某个特征值或特征向量等形式表现出来，进一步代入识别算法中的过程。</w:t>
      </w:r>
      <w:r>
        <w:rPr>
          <w:rFonts w:hint="eastAsia"/>
          <w:vertAlign w:val="superscript"/>
        </w:rPr>
        <w:t>[17]</w:t>
      </w:r>
    </w:p>
    <w:p>
      <w:pPr>
        <w:pStyle w:val="44"/>
        <w:rPr>
          <w:rFonts w:hint="eastAsia"/>
        </w:rPr>
      </w:pPr>
      <w:r>
        <w:rPr>
          <w:rFonts w:hint="eastAsia"/>
        </w:rPr>
        <w:t>常用的特征包括图像的形状特征、空间关系特征、颜色特征、纹理特征等</w:t>
      </w:r>
      <w:r>
        <w:rPr>
          <w:rFonts w:hint="eastAsia"/>
          <w:vertAlign w:val="superscript"/>
        </w:rPr>
        <w:t>[17]</w:t>
      </w:r>
      <w:r>
        <w:rPr>
          <w:rFonts w:hint="eastAsia"/>
        </w:rPr>
        <w:t>。</w:t>
      </w:r>
    </w:p>
    <w:p>
      <w:pPr>
        <w:pStyle w:val="44"/>
        <w:numPr>
          <w:ilvl w:val="0"/>
          <w:numId w:val="10"/>
        </w:numPr>
        <w:ind w:firstLineChars="0"/>
        <w:rPr>
          <w:rFonts w:hint="eastAsia"/>
        </w:rPr>
      </w:pPr>
      <w:r>
        <w:rPr>
          <w:rFonts w:hint="eastAsia"/>
        </w:rPr>
        <w:t>形状特征</w:t>
      </w:r>
    </w:p>
    <w:p>
      <w:pPr>
        <w:pStyle w:val="44"/>
        <w:rPr>
          <w:rFonts w:hint="eastAsia"/>
        </w:rPr>
      </w:pPr>
      <w:r>
        <w:rPr>
          <w:rFonts w:hint="eastAsia"/>
        </w:rPr>
        <w:t>如今使用的比较广泛的形状特征是轮廓特征和区域特征。其中，轮廓特征即图像中目标的外边界，而区域特征即目标所占据图像的整个区域。</w:t>
      </w:r>
    </w:p>
    <w:p>
      <w:pPr>
        <w:pStyle w:val="44"/>
        <w:rPr>
          <w:rFonts w:hint="eastAsia"/>
        </w:rPr>
      </w:pPr>
      <w:r>
        <w:rPr>
          <w:rFonts w:hint="eastAsia"/>
        </w:rPr>
        <w:t>形状特征提取包括形状不变矩法、几何参数法、边界特征法、傅里叶形状描述符法等</w:t>
      </w:r>
      <w:r>
        <w:rPr>
          <w:rFonts w:hint="eastAsia"/>
          <w:vertAlign w:val="superscript"/>
        </w:rPr>
        <w:t>[18]</w:t>
      </w:r>
      <w:r>
        <w:rPr>
          <w:rFonts w:hint="eastAsia"/>
        </w:rPr>
        <w:t>。</w:t>
      </w:r>
    </w:p>
    <w:p>
      <w:pPr>
        <w:pStyle w:val="44"/>
        <w:rPr>
          <w:rFonts w:hint="eastAsia"/>
        </w:rPr>
      </w:pPr>
      <w:r>
        <w:rPr>
          <w:rFonts w:hint="eastAsia"/>
        </w:rPr>
        <w:t>常用边界特征法包括边界方向直方图法和Hough变换检测法</w:t>
      </w:r>
      <w:r>
        <w:rPr>
          <w:rFonts w:hint="eastAsia"/>
          <w:vertAlign w:val="superscript"/>
        </w:rPr>
        <w:t>[18]</w:t>
      </w:r>
      <w:r>
        <w:rPr>
          <w:rFonts w:hint="eastAsia"/>
        </w:rPr>
        <w:t>。边界方向直方图法使用的图像轮廓信息是通过对图像微分获得，使用这些获取的轮廓信息生成边界方向直方图</w:t>
      </w:r>
      <w:r>
        <w:rPr>
          <w:rFonts w:hint="eastAsia"/>
          <w:vertAlign w:val="superscript"/>
        </w:rPr>
        <w:t>[18]</w:t>
      </w:r>
      <w:r>
        <w:rPr>
          <w:rFonts w:hint="eastAsia"/>
        </w:rPr>
        <w:t>。Hough变换是利用点线之间的对偶关系，将图像空间中的曲线通过转换变成为参数空间中的一个点，Hough变换检测法是提取图像中的目标区域，并将区域边界通过边缘像素连接起来的一种方法</w:t>
      </w:r>
      <w:r>
        <w:rPr>
          <w:rFonts w:hint="eastAsia"/>
          <w:vertAlign w:val="superscript"/>
        </w:rPr>
        <w:t>[19]</w:t>
      </w:r>
      <w:r>
        <w:rPr>
          <w:rFonts w:hint="eastAsia"/>
        </w:rPr>
        <w:t>。</w:t>
      </w:r>
    </w:p>
    <w:p>
      <w:pPr>
        <w:pStyle w:val="44"/>
        <w:rPr>
          <w:rFonts w:hint="eastAsia"/>
        </w:rPr>
      </w:pPr>
      <w:r>
        <w:rPr>
          <w:rFonts w:hint="eastAsia"/>
        </w:rPr>
        <w:t>傅里叶描述符法是将图像中的目标边界作傅里叶变换，将变换的值作为其特征的方法</w:t>
      </w:r>
      <w:r>
        <w:rPr>
          <w:rFonts w:hint="eastAsia"/>
          <w:vertAlign w:val="superscript"/>
        </w:rPr>
        <w:t>[18]</w:t>
      </w:r>
      <w:r>
        <w:rPr>
          <w:rFonts w:hint="eastAsia"/>
        </w:rPr>
        <w:t>。</w:t>
      </w:r>
    </w:p>
    <w:p>
      <w:pPr>
        <w:pStyle w:val="44"/>
        <w:rPr>
          <w:rFonts w:hint="eastAsia"/>
        </w:rPr>
      </w:pPr>
      <w:r>
        <w:rPr>
          <w:rFonts w:hint="eastAsia"/>
        </w:rPr>
        <w:t>几何形状法就是通过图像中对象的几何值表示其特征，如物体的面积、周长和角度等。但是，几何特提取的前提是要定位出所识别的对象，并且将对象轮廓从图像中提取出来。因此，几何特征提取效果的好坏与图像对象的分割有很大关系。</w:t>
      </w:r>
    </w:p>
    <w:p>
      <w:pPr>
        <w:pStyle w:val="44"/>
        <w:rPr>
          <w:rFonts w:hint="eastAsia"/>
        </w:rPr>
      </w:pPr>
      <w:r>
        <w:rPr>
          <w:rFonts w:hint="eastAsia"/>
        </w:rPr>
        <w:t>形状不变矩法就是将图像中的对象形状信息用矩表示出来，形状矩的优点是对图像的大小、旋转和平移等操作受影响小</w:t>
      </w:r>
      <w:r>
        <w:rPr>
          <w:rFonts w:hint="eastAsia"/>
          <w:vertAlign w:val="superscript"/>
        </w:rPr>
        <w:t>[20]</w:t>
      </w:r>
      <w:r>
        <w:rPr>
          <w:rFonts w:hint="eastAsia"/>
        </w:rPr>
        <w:t>。</w:t>
      </w:r>
    </w:p>
    <w:p>
      <w:pPr>
        <w:pStyle w:val="44"/>
        <w:numPr>
          <w:ilvl w:val="0"/>
          <w:numId w:val="10"/>
        </w:numPr>
        <w:ind w:firstLineChars="0"/>
        <w:rPr>
          <w:rFonts w:hint="eastAsia"/>
        </w:rPr>
      </w:pPr>
      <w:r>
        <w:rPr>
          <w:rFonts w:hint="eastAsia"/>
        </w:rPr>
        <w:t>空间关系特征</w:t>
      </w:r>
    </w:p>
    <w:p>
      <w:pPr>
        <w:pStyle w:val="44"/>
        <w:rPr>
          <w:rFonts w:hint="eastAsia"/>
        </w:rPr>
      </w:pPr>
      <w:r>
        <w:rPr>
          <w:rFonts w:hint="eastAsia"/>
        </w:rPr>
        <w:t>有时一幅图像中含有多个需识别的目标，这些目标之间在图像中存在着某些位置和方向的关系。包括两个或多个对象相邻，对象和对象包含部分或全部重合，或者一个或多个对象包含在其他对象中。空间关系特征很容易表示出图像中对象本身和本对象与其他对象的位置信息，这些信息对于图像检索是十分必要的。一般空间关系可分为相对空间关系和绝对空间关系。相对空间关系指对象之间的相对情况，如对象之间的位置关系；绝对空间关系指对象之间的方位关系，距离远近等。目前空间关系主要应用于二维图像的处理，用于描述高维、复杂的空间关系的情况较少。并且，空间关系特征着重于表示图像对象的位置信息，当对象位置发生变化时效果并不理想。</w:t>
      </w:r>
      <w:r>
        <w:rPr>
          <w:rFonts w:hint="eastAsia"/>
          <w:vertAlign w:val="superscript"/>
        </w:rPr>
        <w:t>[21]</w:t>
      </w:r>
    </w:p>
    <w:p>
      <w:pPr>
        <w:pStyle w:val="44"/>
        <w:rPr>
          <w:rFonts w:hint="eastAsia"/>
        </w:rPr>
      </w:pPr>
      <w:r>
        <w:rPr>
          <w:rFonts w:hint="eastAsia"/>
        </w:rPr>
        <w:t>常用的空间特征提取方法有两种，一种是将图像根据设定均分成若干子部分，针对每个子部分的分配索引并提取特征向量。另一种办法是根据图像中目标的重要程度将图像划分成不同子部分，并对分别这些部分创建索引并提取特征</w:t>
      </w:r>
      <w:r>
        <w:rPr>
          <w:rFonts w:hint="eastAsia"/>
          <w:vertAlign w:val="superscript"/>
        </w:rPr>
        <w:t>[21]</w:t>
      </w:r>
      <w:r>
        <w:rPr>
          <w:rFonts w:hint="eastAsia"/>
        </w:rPr>
        <w:t>。</w:t>
      </w:r>
    </w:p>
    <w:p>
      <w:pPr>
        <w:pStyle w:val="44"/>
        <w:numPr>
          <w:ilvl w:val="0"/>
          <w:numId w:val="10"/>
        </w:numPr>
        <w:ind w:firstLineChars="0"/>
        <w:rPr>
          <w:rFonts w:hint="eastAsia"/>
        </w:rPr>
      </w:pPr>
      <w:r>
        <w:rPr>
          <w:rFonts w:hint="eastAsia"/>
        </w:rPr>
        <w:t>颜色特征</w:t>
      </w:r>
    </w:p>
    <w:p>
      <w:pPr>
        <w:pStyle w:val="44"/>
        <w:rPr>
          <w:rFonts w:hint="eastAsia"/>
        </w:rPr>
      </w:pPr>
      <w:r>
        <w:rPr>
          <w:rFonts w:hint="eastAsia"/>
        </w:rPr>
        <w:t>颜色特征是图像处理中应用比较广泛和基本的特征，一般使用图像中的像素值作为图像的颜色特征，一般使用RGB和HSV颜色空间</w:t>
      </w:r>
      <w:r>
        <w:rPr>
          <w:rFonts w:hint="eastAsia"/>
          <w:vertAlign w:val="superscript"/>
        </w:rPr>
        <w:t>[22]</w:t>
      </w:r>
      <w:r>
        <w:rPr>
          <w:rFonts w:hint="eastAsia"/>
        </w:rPr>
        <w:t>。颜色特征不需要进行大量的计算，对图像中对象的位置、形状、旋转等变化依赖性小，但是也容易受到背景等相同或相似颜色特征的因素干扰，不能很好的表达出图像中对象的局部特征</w:t>
      </w:r>
      <w:r>
        <w:rPr>
          <w:rFonts w:hint="eastAsia"/>
          <w:vertAlign w:val="superscript"/>
        </w:rPr>
        <w:t>[20]</w:t>
      </w:r>
      <w:r>
        <w:rPr>
          <w:rFonts w:hint="eastAsia"/>
        </w:rPr>
        <w:t>。</w:t>
      </w:r>
    </w:p>
    <w:p>
      <w:pPr>
        <w:pStyle w:val="44"/>
        <w:rPr>
          <w:rFonts w:hint="eastAsia"/>
        </w:rPr>
      </w:pPr>
      <w:r>
        <w:rPr>
          <w:rFonts w:hint="eastAsia"/>
        </w:rPr>
        <w:t>常用的颜色特征提取方法有颜色直方图和颜色矩等。</w:t>
      </w:r>
    </w:p>
    <w:p>
      <w:pPr>
        <w:pStyle w:val="44"/>
        <w:rPr>
          <w:rFonts w:hint="eastAsia"/>
        </w:rPr>
      </w:pPr>
      <w:r>
        <w:rPr>
          <w:rFonts w:hint="eastAsia"/>
        </w:rPr>
        <w:t>颜色直方图就是统计图像中不同的颜色出现的频率，将统计出来的结果存储起来或用直方图的形式描绘出来，将颜色的频率信息作为图像的特征值</w:t>
      </w:r>
      <w:r>
        <w:rPr>
          <w:rFonts w:hint="eastAsia"/>
          <w:vertAlign w:val="superscript"/>
        </w:rPr>
        <w:t>[20]</w:t>
      </w:r>
      <w:r>
        <w:rPr>
          <w:rFonts w:hint="eastAsia"/>
        </w:rPr>
        <w:t>。颜色直方图对图像缩放，旋转，平移等物理变化不敏感，因此，使用颜色直方图进行计算时，丢失了图像中对象的位置信息</w:t>
      </w:r>
      <w:r>
        <w:rPr>
          <w:rFonts w:hint="eastAsia"/>
          <w:vertAlign w:val="superscript"/>
        </w:rPr>
        <w:t>[17]</w:t>
      </w:r>
      <w:r>
        <w:rPr>
          <w:rFonts w:hint="eastAsia"/>
        </w:rPr>
        <w:t>。同时，背景的变化对直方图的影响也较大，因此，他适用于图像背景变化不大且不需要考虑物体空间位置的情况。</w:t>
      </w:r>
    </w:p>
    <w:p>
      <w:pPr>
        <w:pStyle w:val="44"/>
        <w:rPr>
          <w:rFonts w:hint="eastAsia"/>
        </w:rPr>
      </w:pPr>
      <w:r>
        <w:rPr>
          <w:rFonts w:hint="eastAsia"/>
        </w:rPr>
        <w:t>颜色矩使用了线性代数中矩的概念，它是一种比较简单有效的特征检测方法。它使用颜色的一阶矩、二阶矩和三阶矩来表示图像的颜色分布特征。因为每个像素具有三个通道，因此，颜色矩只需使用九个分量就可以描述图像的特征，将高维的特征简化成低维特征使用</w:t>
      </w:r>
      <w:r>
        <w:rPr>
          <w:rFonts w:hint="eastAsia"/>
          <w:vertAlign w:val="superscript"/>
        </w:rPr>
        <w:t>[17]</w:t>
      </w:r>
      <w:r>
        <w:rPr>
          <w:rFonts w:hint="eastAsia"/>
        </w:rPr>
        <w:t>。</w:t>
      </w:r>
    </w:p>
    <w:p>
      <w:pPr>
        <w:pStyle w:val="44"/>
        <w:numPr>
          <w:ilvl w:val="0"/>
          <w:numId w:val="10"/>
        </w:numPr>
        <w:ind w:firstLineChars="0"/>
        <w:rPr>
          <w:rFonts w:hint="eastAsia"/>
        </w:rPr>
      </w:pPr>
      <w:r>
        <w:rPr>
          <w:rFonts w:hint="eastAsia"/>
        </w:rPr>
        <w:t>纹理特征</w:t>
      </w:r>
    </w:p>
    <w:p>
      <w:pPr>
        <w:pStyle w:val="44"/>
        <w:rPr>
          <w:rFonts w:hint="eastAsia"/>
        </w:rPr>
      </w:pPr>
      <w:r>
        <w:rPr>
          <w:rFonts w:hint="eastAsia"/>
        </w:rPr>
        <w:t>纹理特征描述了图像中对象的表面特质，它描述了物体表面的结构和表现形式</w:t>
      </w:r>
      <w:r>
        <w:rPr>
          <w:rFonts w:hint="eastAsia"/>
          <w:vertAlign w:val="superscript"/>
        </w:rPr>
        <w:t>[20]</w:t>
      </w:r>
      <w:r>
        <w:rPr>
          <w:rFonts w:hint="eastAsia"/>
        </w:rPr>
        <w:t>。例如，表达图像中对象的表面光滑、粗糙、波纹等特征。纹理特征不受对图像的平移、旋转等造成的干扰，但是容易受到光照和图像分辨率等条件的影响。由于光照原因，图像中对象表现出来的特征可能并不代表其真实的纹理，并且图像中分辨率变化较大时也会对图像的特征准确性产生影响。</w:t>
      </w:r>
    </w:p>
    <w:p>
      <w:pPr>
        <w:pStyle w:val="44"/>
        <w:rPr>
          <w:rFonts w:hint="eastAsia"/>
        </w:rPr>
      </w:pPr>
      <w:r>
        <w:rPr>
          <w:rFonts w:hint="eastAsia"/>
        </w:rPr>
        <w:t>纹理特征提取的方法一般包括LBP(Local Binary Patterns)纹理特征方法和灰度共生矩。其中：</w:t>
      </w:r>
    </w:p>
    <w:p>
      <w:pPr>
        <w:pStyle w:val="44"/>
        <w:rPr>
          <w:rFonts w:hint="eastAsia"/>
        </w:rPr>
      </w:pPr>
      <w:r>
        <w:rPr>
          <w:rFonts w:hint="eastAsia"/>
        </w:rPr>
        <w:t>LBP方法就是计算某一像素和周围像素值的大小关系。提取某一像素点，按一定的顺序依次将该像素值与周围的八个像素值进行比较。将这周围八个像素做阀值话处理，当值比中间的像素大是，将该像素值置为1，小于该像素时置为0。最后，将这八个数字写成八位二进制数，最后将这八位二进制数转换为十进制，最后得到的这个十进制值就是LBP值。LBP方法在应用中有诸多改进，包括CLBP，LBPHF等。</w:t>
      </w:r>
    </w:p>
    <w:p>
      <w:pPr>
        <w:pStyle w:val="44"/>
        <w:rPr>
          <w:rFonts w:hint="eastAsia"/>
        </w:rPr>
      </w:pPr>
      <w:r>
        <w:rPr>
          <w:rFonts w:hint="eastAsia"/>
        </w:rPr>
        <w:t>而灰度共生矩即根据图像中的某个像素的灰度值与指定距离的其它像素的灰度值进行比较，将具有某灰度的两个像素状况进行统计</w:t>
      </w:r>
      <w:r>
        <w:rPr>
          <w:rFonts w:hint="eastAsia"/>
          <w:vertAlign w:val="superscript"/>
        </w:rPr>
        <w:t>[20]</w:t>
      </w:r>
      <w:r>
        <w:rPr>
          <w:rFonts w:hint="eastAsia"/>
        </w:rPr>
        <w:t>。</w:t>
      </w:r>
    </w:p>
    <w:p>
      <w:pPr>
        <w:pStyle w:val="56"/>
        <w:numPr>
          <w:ilvl w:val="0"/>
          <w:numId w:val="9"/>
        </w:numPr>
        <w:rPr>
          <w:rFonts w:hint="eastAsia" w:ascii="Times New Roman"/>
        </w:rPr>
      </w:pPr>
      <w:bookmarkStart w:id="87" w:name="_Toc387910642"/>
      <w:r>
        <w:rPr>
          <w:rFonts w:hint="eastAsia" w:ascii="Times New Roman"/>
        </w:rPr>
        <w:t>手语识别常用算法</w:t>
      </w:r>
      <w:bookmarkEnd w:id="87"/>
    </w:p>
    <w:p>
      <w:pPr>
        <w:pStyle w:val="44"/>
        <w:rPr>
          <w:rFonts w:hint="eastAsia"/>
        </w:rPr>
      </w:pPr>
      <w:r>
        <w:rPr>
          <w:rFonts w:hint="eastAsia"/>
        </w:rPr>
        <w:t>目前，常用的手语识别算法有模板匹配法、决策树分类器、人工神经网络法、SVM和HMM等算法，下面对这些算法进行简单的介绍：</w:t>
      </w:r>
    </w:p>
    <w:p>
      <w:pPr>
        <w:pStyle w:val="44"/>
        <w:numPr>
          <w:ilvl w:val="0"/>
          <w:numId w:val="11"/>
        </w:numPr>
        <w:ind w:firstLineChars="0"/>
        <w:rPr>
          <w:rFonts w:hint="eastAsia"/>
        </w:rPr>
      </w:pPr>
      <w:r>
        <w:rPr>
          <w:rFonts w:hint="eastAsia"/>
        </w:rPr>
        <w:t>模板匹配法</w:t>
      </w:r>
    </w:p>
    <w:p>
      <w:pPr>
        <w:pStyle w:val="44"/>
        <w:rPr>
          <w:rFonts w:hint="eastAsia"/>
        </w:rPr>
      </w:pPr>
      <w:r>
        <w:rPr>
          <w:rFonts w:hint="eastAsia"/>
        </w:rPr>
        <w:t>模板匹配法在数字图像处理中使用的很广泛，是模式识别领域比较简单同时比较重要的算法。模板匹配法就是根据一幅图像中的对象，计算它与另一幅或多幅图像中对象的相似度，从而找到相匹配的目标图像</w:t>
      </w:r>
      <w:r>
        <w:rPr>
          <w:rFonts w:hint="eastAsia"/>
          <w:vertAlign w:val="superscript"/>
        </w:rPr>
        <w:t xml:space="preserve"> [23]</w:t>
      </w:r>
      <w:r>
        <w:rPr>
          <w:rFonts w:hint="eastAsia"/>
        </w:rPr>
        <w:t>。</w:t>
      </w:r>
    </w:p>
    <w:p>
      <w:pPr>
        <w:pStyle w:val="44"/>
        <w:rPr>
          <w:rFonts w:hint="eastAsia"/>
        </w:rPr>
      </w:pPr>
      <w:r>
        <w:rPr>
          <w:rFonts w:hint="eastAsia"/>
        </w:rPr>
        <w:t>模板匹配法的优点就是模板建立起来简单方便，适用于识别的目标较少的情况。但是当识别的目标较多时，识别率较低。</w:t>
      </w:r>
    </w:p>
    <w:p>
      <w:pPr>
        <w:pStyle w:val="44"/>
        <w:numPr>
          <w:ilvl w:val="0"/>
          <w:numId w:val="11"/>
        </w:numPr>
        <w:ind w:firstLineChars="0"/>
        <w:rPr>
          <w:rFonts w:hint="eastAsia"/>
        </w:rPr>
      </w:pPr>
      <w:r>
        <w:rPr>
          <w:rFonts w:hint="eastAsia"/>
        </w:rPr>
        <w:t>决策树分类器</w:t>
      </w:r>
    </w:p>
    <w:p>
      <w:pPr>
        <w:pStyle w:val="44"/>
        <w:rPr>
          <w:rFonts w:hint="eastAsia"/>
        </w:rPr>
      </w:pPr>
      <w:r>
        <w:rPr>
          <w:rFonts w:hint="eastAsia"/>
        </w:rPr>
        <w:t>决策树分类器为一个树结构，树的非叶节点表示算法的判别标准，叶节点表示一个单独的类标签。一般构造决策树使用自顶向下的方法，训练样本从树的根节点开始，进行递归来构造决策树。当输入测试样本时，从决策树的根节点开始判别，根据判别结果决定其下一分支，直至到达叶子节点从而判别测试样本所属类别</w:t>
      </w:r>
      <w:r>
        <w:rPr>
          <w:rFonts w:hint="eastAsia"/>
          <w:vertAlign w:val="superscript"/>
        </w:rPr>
        <w:t>[24]</w:t>
      </w:r>
      <w:r>
        <w:rPr>
          <w:rFonts w:hint="eastAsia"/>
        </w:rPr>
        <w:t>。</w:t>
      </w:r>
    </w:p>
    <w:p>
      <w:pPr>
        <w:pStyle w:val="44"/>
        <w:numPr>
          <w:ilvl w:val="0"/>
          <w:numId w:val="11"/>
        </w:numPr>
        <w:ind w:firstLineChars="0"/>
        <w:rPr>
          <w:rFonts w:hint="eastAsia"/>
        </w:rPr>
      </w:pPr>
      <w:r>
        <w:rPr>
          <w:rFonts w:hint="eastAsia"/>
        </w:rPr>
        <w:t>人工神经网络</w:t>
      </w:r>
      <w:r>
        <w:rPr>
          <w:rFonts w:hint="eastAsia"/>
          <w:vertAlign w:val="superscript"/>
        </w:rPr>
        <w:t>[24]</w:t>
      </w:r>
    </w:p>
    <w:p>
      <w:pPr>
        <w:pStyle w:val="44"/>
        <w:rPr>
          <w:rFonts w:hint="eastAsia"/>
        </w:rPr>
      </w:pPr>
      <w:r>
        <w:rPr>
          <w:rFonts w:hint="eastAsia"/>
        </w:rPr>
        <w:t xml:space="preserve">人工神经网络是一种模仿人类的大脑神经网络的结构和信息处理方式的模式识别算法。它将大脑的神经网络用数学模型表示出来，通过一个个简单的神经元之间相互连接、彼此传输信息、相互作用产生复杂的神经网络。这些神经元在不同的情况会处于不同的状态，并且是非线性变化。它们的这种结构使信息离散的存储起来。当神经网络局部出现问题时，其他部分并不受到影响，提高了算法的鲁棒性。同时，人工神经网络算法是按层分布的，每层独立的分部若干个神经元，它们之间可同步工作，使信息能够并行协同处理。 </w:t>
      </w:r>
    </w:p>
    <w:p>
      <w:pPr>
        <w:pStyle w:val="44"/>
        <w:rPr>
          <w:rFonts w:hint="eastAsia"/>
        </w:rPr>
      </w:pPr>
      <w:r>
        <w:rPr>
          <w:rFonts w:hint="eastAsia"/>
        </w:rPr>
        <w:t>在神经网络中，算法的学习能力并不是由局部的神经元决定的，它取决于各个神经元间的相互作用。当神经网络中有大量的神经元时，其性能和功能也随之变得强大起来，能够处理多种复杂的问题。</w:t>
      </w:r>
    </w:p>
    <w:p>
      <w:pPr>
        <w:pStyle w:val="44"/>
        <w:rPr>
          <w:rFonts w:hint="eastAsia"/>
        </w:rPr>
      </w:pPr>
      <w:r>
        <w:rPr>
          <w:rFonts w:hint="eastAsia"/>
        </w:rPr>
        <w:t>不仅如此，神经网络的神经元之间连接强度会通过使用的权值决定，随着对算法的不断训练和优化，相应的权值同样会不断的调整，从而提高算法的灵活性。</w:t>
      </w:r>
    </w:p>
    <w:p>
      <w:pPr>
        <w:pStyle w:val="44"/>
        <w:numPr>
          <w:ilvl w:val="0"/>
          <w:numId w:val="11"/>
        </w:numPr>
        <w:ind w:firstLineChars="0"/>
        <w:rPr>
          <w:rFonts w:hint="eastAsia"/>
        </w:rPr>
      </w:pPr>
      <w:r>
        <w:rPr>
          <w:rFonts w:hint="eastAsia"/>
        </w:rPr>
        <w:t>SVM</w:t>
      </w:r>
    </w:p>
    <w:p>
      <w:pPr>
        <w:pStyle w:val="44"/>
        <w:rPr>
          <w:rFonts w:hint="eastAsia"/>
        </w:rPr>
      </w:pPr>
      <w:r>
        <w:rPr>
          <w:rFonts w:hint="eastAsia"/>
        </w:rPr>
        <w:t>支持向量机SVM是建立在VC维以及风险最小化基础之上的机器学习算法。它与其它算法比起来有诸多的优势，如支持小样本学习方法、支持非线性和高维模式。许多分类问题不能单纯的使用线性问题解决，但是使用SVM把这些样本通过核函数映射到高维空间中，可以得到很好的解决。 SVM的优点在于它只是使用了少数的支持向量，这样在很大程度上减少了计算的工作量，提高的算法的效率；而且它对个别的支持向量的增减不存在影响，具有很好的鲁棒性。SVM模型最初是针对二分类问题，在解决多分类的问题上， SVM算法给出了一对一、一对多和DAG-SVM等形式，有时还需要这些形式相应的组合</w:t>
      </w:r>
      <w:r>
        <w:rPr>
          <w:rFonts w:hint="eastAsia"/>
          <w:vertAlign w:val="superscript"/>
        </w:rPr>
        <w:t>[25]</w:t>
      </w:r>
      <w:r>
        <w:rPr>
          <w:rFonts w:hint="eastAsia"/>
        </w:rPr>
        <w:t>。</w:t>
      </w:r>
    </w:p>
    <w:p>
      <w:pPr>
        <w:pStyle w:val="44"/>
        <w:numPr>
          <w:ilvl w:val="0"/>
          <w:numId w:val="11"/>
        </w:numPr>
        <w:ind w:firstLineChars="0"/>
        <w:rPr>
          <w:rFonts w:hint="eastAsia"/>
        </w:rPr>
      </w:pPr>
      <w:r>
        <w:rPr>
          <w:rFonts w:hint="eastAsia"/>
        </w:rPr>
        <w:t>HMM</w:t>
      </w:r>
    </w:p>
    <w:p>
      <w:pPr>
        <w:pStyle w:val="44"/>
        <w:rPr>
          <w:rFonts w:hint="eastAsia"/>
        </w:rPr>
      </w:pPr>
      <w:r>
        <w:rPr>
          <w:rFonts w:hint="eastAsia"/>
        </w:rPr>
        <w:t>隐马尔科夫模型HMM，由状态转移矩阵和观察值矩阵组成，是由马尔可夫链演变的。当系统产生一系列的观察序列时，人们并不知道观察序列中某个值是在哪种状态下产生的，即它的状态转移过程是不可见的，因此不能直接得出模型的状态，但是人们可以观测到观察序列。假设模型中包含N种状态，那么状态转移矩阵为N*N阶矩阵。通过观察值矩阵，推导出在时间t~t+1之间状态由i转为j的概率，将推导出的概率值记录在状态转移矩阵里。</w:t>
      </w:r>
      <w:r>
        <w:rPr>
          <w:rFonts w:hint="eastAsia"/>
          <w:vertAlign w:val="superscript"/>
        </w:rPr>
        <w:t>[26]</w:t>
      </w:r>
    </w:p>
    <w:p>
      <w:pPr>
        <w:pStyle w:val="44"/>
        <w:rPr>
          <w:rFonts w:hint="eastAsia"/>
          <w:vertAlign w:val="superscript"/>
        </w:rPr>
      </w:pPr>
      <w:r>
        <w:rPr>
          <w:rFonts w:hint="eastAsia"/>
        </w:rPr>
        <w:t>HMM一般涉及到三类问题：评估问题、解码问题和学习问题。其中，评估问题即给定模型参数</w:t>
      </w:r>
      <w:r>
        <w:rPr>
          <w:rFonts w:ascii="Times New Roman" w:hAnsi="Times New Roman" w:eastAsia="宋体" w:cs="Times New Roman"/>
          <w:kern w:val="2"/>
          <w:sz w:val="24"/>
          <w:szCs w:val="24"/>
          <w:lang w:val="en-US" w:eastAsia="zh-CN" w:bidi="ar-SA"/>
        </w:rPr>
        <w:object>
          <v:shape id="Picture 3" type="#_x0000_t75" style="height:12pt;width:9pt;rotation:0f;" o:ole="t"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o:OLEObject Type="Embed" ProgID="" ShapeID="Picture 3" DrawAspect="Content" ObjectID="_4" r:id="rId12"/>
        </w:object>
      </w:r>
      <w:r>
        <w:rPr>
          <w:rFonts w:hint="eastAsia"/>
        </w:rPr>
        <w:t>和观测序列，获得最能生成这个观测序列的模型，通常使用forward算法；解码问题就是给定</w:t>
      </w:r>
      <w:r>
        <w:rPr>
          <w:rFonts w:ascii="Times New Roman" w:hAnsi="Times New Roman" w:eastAsia="宋体" w:cs="Times New Roman"/>
          <w:kern w:val="2"/>
          <w:sz w:val="24"/>
          <w:szCs w:val="24"/>
          <w:lang w:val="en-US" w:eastAsia="zh-CN" w:bidi="ar-SA"/>
        </w:rPr>
        <w:object>
          <v:shape id="Picture 4" type="#_x0000_t75" style="height:12pt;width:9pt;rotation:0f;" o:ole="t"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o:OLEObject Type="Embed" ProgID="" ShapeID="Picture 4" DrawAspect="Content" ObjectID="_5" r:id="rId14"/>
        </w:object>
      </w:r>
      <w:r>
        <w:rPr>
          <w:rFonts w:hint="eastAsia"/>
        </w:rPr>
        <w:t>和观测序列，寻找马尔可夫模型中的转移矩阵，通常使用Viterbi算法；而学习问题即给定观测序列，且模型参数</w:t>
      </w:r>
      <w:r>
        <w:rPr>
          <w:rFonts w:ascii="Times New Roman" w:hAnsi="Times New Roman" w:eastAsia="宋体" w:cs="Times New Roman"/>
          <w:kern w:val="2"/>
          <w:sz w:val="24"/>
          <w:szCs w:val="24"/>
          <w:lang w:val="en-US" w:eastAsia="zh-CN" w:bidi="ar-SA"/>
        </w:rPr>
        <w:object>
          <v:shape id="Picture 5" type="#_x0000_t75" style="height:12pt;width:9pt;rotation:0f;" o:ole="t"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o:OLEObject Type="Embed" ProgID="" ShapeID="Picture 5" DrawAspect="Content" ObjectID="_6" r:id="rId16"/>
        </w:object>
      </w:r>
      <w:r>
        <w:rPr>
          <w:rFonts w:hint="eastAsia"/>
        </w:rPr>
        <w:t>并不知道，要找到模型参数，使产生观测序列的概率最大，通常使用Baum-Welch算法实现</w:t>
      </w:r>
      <w:r>
        <w:rPr>
          <w:rFonts w:hint="eastAsia"/>
          <w:vertAlign w:val="superscript"/>
        </w:rPr>
        <w:t>[27]</w:t>
      </w:r>
      <w:r>
        <w:rPr>
          <w:rFonts w:hint="eastAsia"/>
        </w:rPr>
        <w:t>。</w:t>
      </w:r>
    </w:p>
    <w:p>
      <w:pPr>
        <w:pStyle w:val="56"/>
        <w:numPr>
          <w:ilvl w:val="0"/>
          <w:numId w:val="9"/>
        </w:numPr>
        <w:rPr>
          <w:rFonts w:hint="eastAsia" w:ascii="Times New Roman"/>
          <w:color w:val="000000"/>
        </w:rPr>
      </w:pPr>
      <w:bookmarkStart w:id="88" w:name="_Toc387910643"/>
      <w:r>
        <w:rPr>
          <w:rFonts w:hint="eastAsia" w:ascii="Times New Roman"/>
          <w:color w:val="000000"/>
        </w:rPr>
        <w:t>Kinect体感设备</w:t>
      </w:r>
      <w:bookmarkEnd w:id="88"/>
    </w:p>
    <w:p>
      <w:pPr>
        <w:pStyle w:val="44"/>
        <w:rPr>
          <w:rFonts w:hint="eastAsia"/>
          <w:color w:val="000000"/>
        </w:rPr>
      </w:pPr>
      <w:r>
        <w:rPr>
          <w:rFonts w:hint="eastAsia"/>
          <w:color w:val="000000"/>
        </w:rPr>
        <w:t>微软在2010年发布Xbox360时，将Kinect其作为体感周边外设一起推出。Kinect提供了一种全新的操作方式，它通过语言、手势、动作，以自然用户界面实现操作。Kinect是一种利用光学感测原理识别人体动作的3D体感摄像机，它能够准确追踪人体骨骼、识别人体的动作，并实时处理相应操作。通过将Kinect体感设备与计算机结合起来，用户无需使用任何输入设备，即可通过自身的肢体动作向计算机发布指令，使之对计算机的控制具有更大的灵活性，进而增加了用户与计算机的交互性和用户体验。</w:t>
      </w:r>
    </w:p>
    <w:p>
      <w:pPr>
        <w:pStyle w:val="44"/>
        <w:rPr>
          <w:rFonts w:hint="eastAsia"/>
          <w:color w:val="000000"/>
          <w:vertAlign w:val="superscript"/>
        </w:rPr>
      </w:pPr>
      <w:r>
        <w:rPr>
          <w:rFonts w:hint="eastAsia"/>
          <w:color w:val="000000"/>
        </w:rPr>
        <w:t>Kinect有两个3D深度摄像头和一个RGB摄像头。左边的深度摄像头发射红外光谱，覆盖Kinect的整个视野范围并进行编码；右边的红外线接收器接受并读取编码后的光线并通过芯片处理，进而创建Kinect可视范围内的深度图像。中间RGB彩色摄像头拍摄可是范围内彩色图像，配合3D摄像头实现Kinect的图像识别检测操作。Kinect下部是一个麦克风阵列，由4个麦克风组成，用于采集和定位声音，同时帮助过滤背景噪声，使其作为语音识别的命令。Kinect的底座内置仰角控制马达，可通过编程控制Kinect的拍摄角度，使摄像头本体能够看到的范围更广</w:t>
      </w:r>
      <w:r>
        <w:rPr>
          <w:rFonts w:hint="eastAsia"/>
          <w:color w:val="000000"/>
          <w:vertAlign w:val="superscript"/>
        </w:rPr>
        <w:t>[28]</w:t>
      </w:r>
      <w:r>
        <w:rPr>
          <w:rFonts w:hint="eastAsia"/>
          <w:color w:val="000000"/>
        </w:rPr>
        <w:t>。</w:t>
      </w:r>
    </w:p>
    <w:p>
      <w:pPr>
        <w:pStyle w:val="44"/>
        <w:rPr>
          <w:rFonts w:hint="eastAsia"/>
          <w:color w:val="000000"/>
        </w:rPr>
      </w:pPr>
      <w:r>
        <w:rPr>
          <w:rFonts w:hint="eastAsia"/>
          <w:color w:val="000000"/>
        </w:rPr>
        <w:t>Kinect实物图如图2-2所示。</w:t>
      </w:r>
    </w:p>
    <w:p>
      <w:pPr>
        <w:pStyle w:val="44"/>
        <w:spacing w:line="240" w:lineRule="auto"/>
        <w:ind w:firstLine="0" w:firstLineChars="0"/>
        <w:jc w:val="center"/>
        <w:rPr>
          <w:rFonts w:hint="eastAsia"/>
        </w:rPr>
      </w:pPr>
      <w:r>
        <w:rPr>
          <w:rFonts w:ascii="Times New Roman" w:hAnsi="Times New Roman" w:eastAsia="宋体" w:cs="Times New Roman"/>
          <w:kern w:val="2"/>
          <w:sz w:val="24"/>
          <w:szCs w:val="24"/>
          <w:lang w:val="en-US" w:eastAsia="zh-CN" w:bidi="ar-SA"/>
        </w:rPr>
        <w:pict>
          <v:shape id="图片 25" o:spid="_x0000_s1032" type="#_x0000_t75" style="height:103.45pt;width:172.8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44"/>
        <w:ind w:firstLine="420"/>
        <w:jc w:val="center"/>
        <w:rPr>
          <w:rFonts w:hint="eastAsia"/>
          <w:color w:val="000000"/>
          <w:sz w:val="21"/>
          <w:szCs w:val="21"/>
        </w:rPr>
      </w:pPr>
      <w:r>
        <w:rPr>
          <w:rFonts w:hint="eastAsia"/>
          <w:color w:val="000000"/>
          <w:sz w:val="21"/>
          <w:szCs w:val="21"/>
        </w:rPr>
        <w:t>图2-2 Kinect实物图</w:t>
      </w:r>
    </w:p>
    <w:p>
      <w:pPr>
        <w:pStyle w:val="44"/>
        <w:rPr>
          <w:rFonts w:hint="eastAsia"/>
          <w:color w:val="000000"/>
        </w:rPr>
      </w:pPr>
      <w:r>
        <w:rPr>
          <w:rFonts w:hint="eastAsia"/>
          <w:color w:val="000000"/>
        </w:rPr>
        <w:t>随着Kinect的推出，它已被应用于游戏、电子商务、医疗、教育等多个领域。例如：模拟3D试衣间，客户可以快速试穿衣服；协助医生做外科手术，降低手术的时间和风险；模拟化学实验，降低了学生实验的危险性。</w:t>
      </w:r>
    </w:p>
    <w:p>
      <w:pPr>
        <w:pStyle w:val="44"/>
        <w:rPr>
          <w:rFonts w:hint="eastAsia"/>
          <w:color w:val="000000"/>
        </w:rPr>
      </w:pPr>
      <w:r>
        <w:rPr>
          <w:rFonts w:hint="eastAsia"/>
          <w:color w:val="000000"/>
        </w:rPr>
        <w:t>Kinect关键技术如下：</w:t>
      </w:r>
    </w:p>
    <w:p>
      <w:pPr>
        <w:pStyle w:val="44"/>
        <w:numPr>
          <w:ilvl w:val="0"/>
          <w:numId w:val="12"/>
        </w:numPr>
        <w:ind w:firstLineChars="0"/>
        <w:rPr>
          <w:rFonts w:hint="eastAsia"/>
          <w:color w:val="000000"/>
        </w:rPr>
      </w:pPr>
      <w:r>
        <w:rPr>
          <w:rFonts w:hint="eastAsia"/>
          <w:color w:val="000000"/>
        </w:rPr>
        <w:t>深度提取</w:t>
      </w:r>
    </w:p>
    <w:p>
      <w:pPr>
        <w:pStyle w:val="44"/>
        <w:ind w:firstLineChars="0"/>
        <w:rPr>
          <w:rFonts w:hint="eastAsia"/>
          <w:color w:val="000000"/>
        </w:rPr>
      </w:pPr>
      <w:r>
        <w:rPr>
          <w:rFonts w:hint="eastAsia"/>
          <w:color w:val="000000"/>
        </w:rPr>
        <w:t>Kinect与传统摄像头最大的区别在于它不仅可以获取彩色信息，同时在可视范围内，能够采集物体的深度信息。他的基本原理是：激光照射粗糙物体会产生衍射斑点，这些衍射斑点具有高度的随机性，并且随着距离的变化，散斑也随着改变，在同一空间中不同的散斑图案都不同。只要使用散斑对空间编码，当有物体进入空间时，即可定位。Kinect首先利用2个3D摄像头对测量空间进行散斑编码，并读取编码的光线；接下来晶片对读取的编码计算，进而产生深度图像。深度图像如图2-3所示。</w:t>
      </w:r>
    </w:p>
    <w:p>
      <w:pPr>
        <w:pStyle w:val="44"/>
        <w:spacing w:line="240" w:lineRule="auto"/>
        <w:ind w:firstLine="0" w:firstLineChars="0"/>
        <w:jc w:val="center"/>
        <w:rPr>
          <w:rFonts w:hint="eastAsia"/>
          <w:color w:val="000000"/>
        </w:rPr>
      </w:pPr>
      <w:r>
        <w:rPr>
          <w:rFonts w:ascii="Times New Roman" w:hAnsi="Times New Roman" w:eastAsia="宋体" w:cs="Times New Roman"/>
          <w:kern w:val="2"/>
          <w:sz w:val="24"/>
          <w:szCs w:val="24"/>
          <w:lang w:val="en-US" w:eastAsia="zh-CN" w:bidi="ar-SA"/>
        </w:rPr>
        <w:pict>
          <v:shape id="图片 12" o:spid="_x0000_s1033" type="#_x0000_t75" style="height:113.95pt;width:193.6pt;rotation:0f;" o:ole="f" fillcolor="#FFFFFF" filled="f" o:preferrelative="t" stroked="f" coordorigin="0,0" coordsize="21600,21600">
            <v:fill on="f" color2="#FFFFFF" focus="0%"/>
            <v:imagedata croptop="2541f" gain="65536f" blacklevel="0f" gamma="0" o:title="" r:id="rId18"/>
            <o:lock v:ext="edit" position="f" selection="f" grouping="f" rotation="f" cropping="f" text="f" aspectratio="t"/>
            <w10:wrap type="none"/>
            <w10:anchorlock/>
          </v:shape>
        </w:pict>
      </w:r>
    </w:p>
    <w:p>
      <w:pPr>
        <w:pStyle w:val="44"/>
        <w:ind w:firstLine="2894" w:firstLineChars="1378"/>
        <w:rPr>
          <w:rFonts w:hint="eastAsia"/>
          <w:color w:val="000000"/>
          <w:sz w:val="21"/>
          <w:szCs w:val="21"/>
        </w:rPr>
      </w:pPr>
      <w:r>
        <w:rPr>
          <w:rFonts w:hint="eastAsia"/>
          <w:color w:val="000000"/>
          <w:sz w:val="21"/>
          <w:szCs w:val="21"/>
        </w:rPr>
        <w:t>图2-3</w:t>
      </w:r>
      <w:r>
        <w:rPr>
          <w:rFonts w:hint="eastAsia"/>
          <w:color w:val="000000"/>
          <w:sz w:val="21"/>
          <w:szCs w:val="21"/>
        </w:rPr>
        <w:tab/>
      </w:r>
      <w:r>
        <w:rPr>
          <w:rFonts w:hint="eastAsia"/>
          <w:color w:val="000000"/>
          <w:sz w:val="21"/>
          <w:szCs w:val="21"/>
        </w:rPr>
        <w:t>Kinect深度图像</w:t>
      </w:r>
    </w:p>
    <w:p>
      <w:pPr>
        <w:pStyle w:val="44"/>
        <w:numPr>
          <w:ilvl w:val="0"/>
          <w:numId w:val="12"/>
        </w:numPr>
        <w:ind w:firstLineChars="0"/>
        <w:rPr>
          <w:rFonts w:hint="eastAsia"/>
          <w:color w:val="000000"/>
        </w:rPr>
      </w:pPr>
      <w:r>
        <w:rPr>
          <w:rFonts w:hint="eastAsia"/>
          <w:color w:val="000000"/>
        </w:rPr>
        <w:t>Kinect的骨骼追踪</w:t>
      </w:r>
    </w:p>
    <w:p>
      <w:pPr>
        <w:pStyle w:val="44"/>
        <w:ind w:firstLineChars="0"/>
        <w:rPr>
          <w:rFonts w:hint="eastAsia"/>
          <w:color w:val="000000"/>
        </w:rPr>
      </w:pPr>
      <w:r>
        <w:rPr>
          <w:rFonts w:hint="eastAsia"/>
          <w:color w:val="000000"/>
        </w:rPr>
        <w:t>Kinect在实现深度信息提取的基础上，能够实现对人体骨骼的追踪。它通过对深度信息的处理，计算人体各个部分的位置信息，通过(</w:t>
      </w:r>
      <w:r>
        <w:rPr>
          <w:rFonts w:hint="eastAsia"/>
          <w:i/>
          <w:color w:val="000000"/>
        </w:rPr>
        <w:t>x,y,z</w:t>
      </w:r>
      <w:r>
        <w:rPr>
          <w:rFonts w:hint="eastAsia"/>
          <w:color w:val="000000"/>
        </w:rPr>
        <w:t>)坐标表示。使用不同的开发平台，定位的关节点也有区别。例如，在OpenNI中定义了24个关节点，目前15个可以使用，如图2-4所示</w:t>
      </w:r>
      <w:r>
        <w:rPr>
          <w:rFonts w:hint="eastAsia"/>
          <w:color w:val="000000"/>
          <w:vertAlign w:val="superscript"/>
        </w:rPr>
        <w:t>[51]</w:t>
      </w:r>
      <w:r>
        <w:rPr>
          <w:rFonts w:hint="eastAsia"/>
          <w:color w:val="000000"/>
        </w:rPr>
        <w:t xml:space="preserve">。图2-5为使用OpenNI提取的骨骼图像。 </w:t>
      </w:r>
    </w:p>
    <w:p>
      <w:pPr>
        <w:pStyle w:val="44"/>
        <w:spacing w:line="240" w:lineRule="auto"/>
        <w:ind w:firstLine="425" w:firstLineChars="177"/>
        <w:jc w:val="left"/>
        <w:rPr>
          <w:rFonts w:hint="eastAsia"/>
        </w:rPr>
      </w:pPr>
      <w:r>
        <w:rPr>
          <w:rFonts w:ascii="Times New Roman" w:hAnsi="Times New Roman" w:eastAsia="宋体" w:cs="Times New Roman"/>
          <w:kern w:val="2"/>
          <w:sz w:val="24"/>
          <w:szCs w:val="24"/>
          <w:lang w:val="en-US" w:eastAsia="zh-CN" w:bidi="ar-SA"/>
        </w:rPr>
        <w:pict>
          <v:shape id="图片 1" o:spid="_x0000_s1034" type="#_x0000_t75" style="height:163.1pt;width:196.8pt;rotation:0f;" o:ole="f" fillcolor="#FFFFFF" filled="f" o:preferrelative="t" stroked="t" coordorigin="0,0" coordsize="21600,21600">
            <v:fill on="f" color2="#FFFFFF" focus="0%"/>
            <v:stroke color="#4F81BD" color2="#FFFFFF" miterlimit="2"/>
            <v:imagedata gain="65536f" blacklevel="0f" gamma="0" o:title="" r:id="rId19"/>
            <o:lock v:ext="edit" position="f" selection="f" grouping="f" rotation="f" cropping="f" text="f" aspectratio="t"/>
            <w10:wrap type="none"/>
            <w10:anchorlock/>
          </v:shape>
        </w:pict>
      </w:r>
      <w:r>
        <w:rPr>
          <w:rFonts w:hint="eastAsia"/>
        </w:rPr>
        <w:t xml:space="preserve">  </w:t>
      </w:r>
      <w:r>
        <w:rPr>
          <w:rFonts w:ascii="Times New Roman" w:hAnsi="Times New Roman" w:eastAsia="宋体" w:cs="Times New Roman"/>
          <w:kern w:val="2"/>
          <w:sz w:val="24"/>
          <w:szCs w:val="24"/>
          <w:lang w:val="en-US" w:eastAsia="zh-CN" w:bidi="ar-SA"/>
        </w:rPr>
        <w:pict>
          <v:shape id="图片 1" o:spid="_x0000_s1035" type="#_x0000_t75" style="height:163.45pt;width:189.5pt;rotation:0f;" o:ole="f" fillcolor="#0070C0" filled="t" o:preferrelative="t" stroked="f" coordorigin="0,0" coordsize="21600,21600">
            <v:imagedata gain="65536f" blacklevel="0f" gamma="0" o:title="" r:id="rId20"/>
            <o:lock v:ext="edit" position="f" selection="f" grouping="f" rotation="f" cropping="f" text="f" aspectratio="t"/>
            <w10:wrap type="none"/>
            <w10:anchorlock/>
          </v:shape>
        </w:pict>
      </w:r>
    </w:p>
    <w:p>
      <w:pPr>
        <w:pStyle w:val="44"/>
        <w:ind w:firstLine="1575" w:firstLineChars="750"/>
        <w:rPr>
          <w:rFonts w:hint="eastAsia"/>
          <w:color w:val="000000"/>
          <w:sz w:val="21"/>
          <w:szCs w:val="21"/>
        </w:rPr>
      </w:pPr>
      <w:r>
        <w:rPr>
          <w:rFonts w:hint="eastAsia"/>
          <w:color w:val="000000"/>
          <w:sz w:val="21"/>
          <w:szCs w:val="21"/>
        </w:rPr>
        <w:t xml:space="preserve">图2-4  </w:t>
      </w:r>
      <w:r>
        <w:rPr>
          <w:rFonts w:hint="eastAsia"/>
          <w:sz w:val="21"/>
          <w:szCs w:val="21"/>
        </w:rPr>
        <w:t>关节点分布                    图2-5 Kinect骨骼图像</w:t>
      </w:r>
    </w:p>
    <w:p>
      <w:pPr>
        <w:pStyle w:val="56"/>
        <w:numPr>
          <w:ilvl w:val="0"/>
          <w:numId w:val="9"/>
        </w:numPr>
        <w:rPr>
          <w:rFonts w:hint="eastAsia" w:ascii="Times New Roman"/>
          <w:color w:val="000000"/>
        </w:rPr>
      </w:pPr>
      <w:bookmarkStart w:id="89" w:name="_Toc387910644"/>
      <w:r>
        <w:rPr>
          <w:rFonts w:hint="eastAsia" w:ascii="Times New Roman"/>
          <w:color w:val="000000"/>
        </w:rPr>
        <w:t>OpenNI与OpenCV</w:t>
      </w:r>
      <w:bookmarkEnd w:id="89"/>
    </w:p>
    <w:p>
      <w:pPr>
        <w:pStyle w:val="57"/>
        <w:numPr>
          <w:ilvl w:val="0"/>
          <w:numId w:val="13"/>
        </w:numPr>
        <w:rPr>
          <w:rFonts w:hint="eastAsia"/>
          <w:lang/>
        </w:rPr>
      </w:pPr>
      <w:bookmarkStart w:id="90" w:name="_Toc387910645"/>
      <w:r>
        <w:rPr>
          <w:rFonts w:hint="eastAsia"/>
          <w:lang/>
        </w:rPr>
        <w:t>OpenNI简介</w:t>
      </w:r>
      <w:bookmarkEnd w:id="90"/>
    </w:p>
    <w:p>
      <w:pPr>
        <w:pStyle w:val="44"/>
        <w:ind w:firstLineChars="0"/>
        <w:rPr>
          <w:rFonts w:hint="eastAsia"/>
          <w:lang/>
        </w:rPr>
      </w:pPr>
      <w:r>
        <w:rPr>
          <w:rFonts w:hint="eastAsia"/>
          <w:lang/>
        </w:rPr>
        <w:t>目前针对Kinect的开发包一共有两种，一种是微软官方的Kinect for Windows SDK，另一个是OpenNI。两者之间主要区别如下：</w:t>
      </w:r>
    </w:p>
    <w:p>
      <w:pPr>
        <w:pStyle w:val="44"/>
        <w:numPr>
          <w:ilvl w:val="0"/>
          <w:numId w:val="14"/>
        </w:numPr>
        <w:ind w:left="852" w:leftChars="338" w:hanging="142" w:hangingChars="59"/>
        <w:rPr>
          <w:rFonts w:hint="eastAsia"/>
          <w:lang/>
        </w:rPr>
      </w:pPr>
      <w:r>
        <w:rPr>
          <w:rFonts w:hint="eastAsia"/>
          <w:lang/>
        </w:rPr>
        <w:t>Kinect for Windows</w:t>
      </w:r>
      <w:r>
        <w:rPr>
          <w:rFonts w:hint="eastAsia"/>
        </w:rPr>
        <w:t>只能追踪全身</w:t>
      </w:r>
      <w:r>
        <w:rPr>
          <w:rFonts w:hint="eastAsia"/>
          <w:lang/>
        </w:rPr>
        <w:t>，</w:t>
      </w:r>
      <w:r>
        <w:rPr>
          <w:rFonts w:hint="eastAsia"/>
        </w:rPr>
        <w:t>不包含特定的追踪模式</w:t>
      </w:r>
      <w:r>
        <w:rPr>
          <w:rFonts w:hint="eastAsia"/>
          <w:lang/>
        </w:rPr>
        <w:t>，</w:t>
      </w:r>
      <w:r>
        <w:rPr>
          <w:rFonts w:hint="eastAsia"/>
        </w:rPr>
        <w:t>如手部</w:t>
      </w:r>
      <w:r>
        <w:rPr>
          <w:rFonts w:hint="eastAsia"/>
          <w:lang/>
        </w:rPr>
        <w:t>，</w:t>
      </w:r>
      <w:r>
        <w:rPr>
          <w:rFonts w:hint="eastAsia"/>
        </w:rPr>
        <w:t>上半身等</w:t>
      </w:r>
      <w:r>
        <w:rPr>
          <w:rFonts w:hint="eastAsia"/>
          <w:lang/>
        </w:rPr>
        <w:t>；</w:t>
      </w:r>
      <w:r>
        <w:rPr>
          <w:rFonts w:hint="eastAsia"/>
        </w:rPr>
        <w:t>而</w:t>
      </w:r>
      <w:r>
        <w:rPr>
          <w:rFonts w:hint="eastAsia"/>
          <w:lang/>
        </w:rPr>
        <w:t>OpenNI</w:t>
      </w:r>
      <w:r>
        <w:rPr>
          <w:rFonts w:hint="eastAsia"/>
        </w:rPr>
        <w:t>包含特定追踪</w:t>
      </w:r>
      <w:r>
        <w:rPr>
          <w:rFonts w:hint="eastAsia"/>
          <w:lang/>
        </w:rPr>
        <w:t>，</w:t>
      </w:r>
      <w:r>
        <w:rPr>
          <w:rFonts w:hint="eastAsia"/>
        </w:rPr>
        <w:t>如手部追踪</w:t>
      </w:r>
      <w:r>
        <w:rPr>
          <w:rFonts w:hint="eastAsia"/>
          <w:lang/>
        </w:rPr>
        <w:t>，</w:t>
      </w:r>
      <w:r>
        <w:rPr>
          <w:rFonts w:hint="eastAsia"/>
        </w:rPr>
        <w:t>手势识别等。</w:t>
      </w:r>
    </w:p>
    <w:p>
      <w:pPr>
        <w:pStyle w:val="44"/>
        <w:numPr>
          <w:ilvl w:val="0"/>
          <w:numId w:val="14"/>
        </w:numPr>
        <w:ind w:left="852" w:leftChars="338" w:hanging="142" w:hangingChars="59"/>
        <w:rPr>
          <w:rFonts w:hint="eastAsia"/>
        </w:rPr>
      </w:pPr>
      <w:r>
        <w:rPr>
          <w:rFonts w:hint="eastAsia"/>
        </w:rPr>
        <w:t>Kinect for Windows更消耗CPU，而OpenNI消耗的CPU更少。</w:t>
      </w:r>
    </w:p>
    <w:p>
      <w:pPr>
        <w:pStyle w:val="44"/>
        <w:numPr>
          <w:ilvl w:val="0"/>
          <w:numId w:val="14"/>
        </w:numPr>
        <w:ind w:left="852" w:leftChars="338" w:hanging="142" w:hangingChars="59"/>
        <w:rPr>
          <w:rFonts w:hint="eastAsia"/>
        </w:rPr>
      </w:pPr>
      <w:r>
        <w:rPr>
          <w:rFonts w:hint="eastAsia"/>
        </w:rPr>
        <w:t>Kinect for Windows只支持WIN7操作系统，不支持Unity3D游戏引擎；OpenNI不仅支持WIN7，同时支持其他Windows操作系统，包括Vista、XP；并且OpenNI支持Linux、Mac OSX，和Android操作系统。OpenNI自带的代码全面支持Unity3D和Ogre。</w:t>
      </w:r>
    </w:p>
    <w:p>
      <w:pPr>
        <w:pStyle w:val="44"/>
        <w:numPr>
          <w:ilvl w:val="0"/>
          <w:numId w:val="14"/>
        </w:numPr>
        <w:ind w:left="852" w:leftChars="338" w:hanging="142" w:hangingChars="59"/>
        <w:rPr>
          <w:rFonts w:hint="eastAsia"/>
        </w:rPr>
      </w:pPr>
      <w:r>
        <w:rPr>
          <w:rFonts w:hint="eastAsia"/>
        </w:rPr>
        <w:t>OpenNI在全身追踪上缺少头、手、脚和锁骨；与之相比Kinect for Windows SDK更精确和稳定。</w:t>
      </w:r>
    </w:p>
    <w:p>
      <w:pPr>
        <w:pStyle w:val="44"/>
        <w:numPr>
          <w:ilvl w:val="0"/>
          <w:numId w:val="14"/>
        </w:numPr>
        <w:ind w:left="852" w:leftChars="338" w:hanging="142" w:hangingChars="59"/>
        <w:rPr>
          <w:rFonts w:hint="eastAsia"/>
        </w:rPr>
      </w:pPr>
      <w:r>
        <w:rPr>
          <w:rFonts w:hint="eastAsia"/>
        </w:rPr>
        <w:t>OpenNI不支持音频和马达，Kinect for Windows SDK则支持对音频和马达的控制和操作。</w:t>
      </w:r>
    </w:p>
    <w:p>
      <w:pPr>
        <w:pStyle w:val="44"/>
        <w:ind w:firstLineChars="0"/>
        <w:rPr>
          <w:rFonts w:hint="eastAsia"/>
          <w:color w:val="000000"/>
        </w:rPr>
      </w:pPr>
      <w:r>
        <w:rPr>
          <w:rFonts w:hint="eastAsia"/>
          <w:color w:val="000000"/>
        </w:rPr>
        <w:t>由于本课题针对手语识别技术进行的研究，更偏向于对手部信息的捕捉。而且OpenNI支持更多的开发平台，为了方便后续对系统的扩展研究，本课题采用OpenNI作为Kinect的开发包。</w:t>
      </w:r>
    </w:p>
    <w:p>
      <w:pPr>
        <w:pStyle w:val="44"/>
        <w:ind w:firstLineChars="0"/>
        <w:rPr>
          <w:rFonts w:hint="eastAsia"/>
          <w:color w:val="000000"/>
        </w:rPr>
      </w:pPr>
      <w:r>
        <w:rPr>
          <w:rFonts w:hint="eastAsia"/>
          <w:color w:val="000000"/>
          <w:lang/>
        </w:rPr>
        <w:t>OpenNI</w:t>
      </w:r>
      <w:r>
        <w:rPr>
          <w:rFonts w:hint="eastAsia"/>
          <w:color w:val="000000"/>
        </w:rPr>
        <w:t>是</w:t>
      </w:r>
      <w:r>
        <w:rPr>
          <w:rFonts w:hint="eastAsia"/>
          <w:color w:val="000000"/>
          <w:lang/>
        </w:rPr>
        <w:t>Open Nature Interation</w:t>
      </w:r>
      <w:r>
        <w:rPr>
          <w:rFonts w:hint="eastAsia"/>
          <w:color w:val="000000"/>
        </w:rPr>
        <w:t>的缩写</w:t>
      </w:r>
      <w:r>
        <w:rPr>
          <w:rFonts w:hint="eastAsia"/>
          <w:color w:val="000000"/>
          <w:lang/>
        </w:rPr>
        <w:t>，</w:t>
      </w:r>
      <w:r>
        <w:rPr>
          <w:rFonts w:hint="eastAsia"/>
          <w:color w:val="000000"/>
        </w:rPr>
        <w:t>翻译成开放式自然操作。</w:t>
      </w:r>
      <w:r>
        <w:rPr>
          <w:rFonts w:hint="eastAsia"/>
          <w:color w:val="000000"/>
          <w:lang/>
        </w:rPr>
        <w:t>OpenNI</w:t>
      </w:r>
      <w:r>
        <w:rPr>
          <w:rFonts w:hint="eastAsia"/>
          <w:color w:val="000000"/>
        </w:rPr>
        <w:t>对自然的操作包括手势、语音、身体动作等。</w:t>
      </w:r>
    </w:p>
    <w:p>
      <w:pPr>
        <w:pStyle w:val="44"/>
        <w:spacing w:after="120" w:afterLines="50"/>
        <w:ind w:firstLine="482" w:firstLineChars="0"/>
        <w:rPr>
          <w:rFonts w:hint="eastAsia"/>
          <w:color w:val="000000"/>
        </w:rPr>
      </w:pPr>
      <w:r>
        <w:rPr>
          <w:rFonts w:hint="eastAsia"/>
          <w:color w:val="000000"/>
        </w:rPr>
        <w:t>OpenNI本身定义了一系列的API，用来撰写和简化自然操作程序的开发，它是一个多语言跨平台的框架</w:t>
      </w:r>
      <w:r>
        <w:rPr>
          <w:rFonts w:hint="eastAsia"/>
          <w:color w:val="000000"/>
          <w:vertAlign w:val="superscript"/>
        </w:rPr>
        <w:t>[28]</w:t>
      </w:r>
      <w:r>
        <w:rPr>
          <w:rFonts w:hint="eastAsia"/>
          <w:color w:val="000000"/>
        </w:rPr>
        <w:t>。它使开发者使用和获取听觉与视觉等相关感应信息时更加方便。OpenNI的系统框架如图2-6所示。</w:t>
      </w:r>
    </w:p>
    <w:p>
      <w:pPr>
        <w:pStyle w:val="44"/>
        <w:spacing w:line="360" w:lineRule="auto"/>
        <w:ind w:firstLine="0" w:firstLineChars="0"/>
        <w:jc w:val="center"/>
        <w:rPr>
          <w:rFonts w:hint="eastAsia"/>
        </w:rPr>
      </w:pPr>
      <w:r>
        <w:rPr>
          <w:rFonts w:ascii="Times New Roman" w:hAnsi="Times New Roman" w:eastAsia="宋体" w:cs="Times New Roman"/>
          <w:kern w:val="2"/>
          <w:sz w:val="24"/>
          <w:szCs w:val="24"/>
          <w:lang w:val="en-US" w:eastAsia="zh-CN" w:bidi="ar-SA"/>
        </w:rPr>
        <w:object>
          <v:shape id="Picture 10" type="#_x0000_t75" style="height:160.15pt;width:224.55pt;rotation:0f;" o:ole="t"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o:OLEObject Type="Embed" ProgID="" ShapeID="Picture 10" DrawAspect="Content" ObjectID="_11" r:id="rId21"/>
        </w:object>
      </w:r>
    </w:p>
    <w:p>
      <w:pPr>
        <w:pStyle w:val="67"/>
        <w:rPr>
          <w:rFonts w:hint="eastAsia"/>
        </w:rPr>
      </w:pPr>
      <w:r>
        <w:rPr>
          <w:rFonts w:hint="eastAsia"/>
        </w:rPr>
        <w:t xml:space="preserve">图2-6  </w:t>
      </w:r>
      <w:bookmarkStart w:id="91" w:name="OLE_LINK15"/>
      <w:bookmarkStart w:id="92" w:name="OLE_LINK16"/>
      <w:r>
        <w:rPr>
          <w:rFonts w:hint="eastAsia"/>
        </w:rPr>
        <w:t>OpenNI系统框架图</w:t>
      </w:r>
      <w:bookmarkEnd w:id="91"/>
      <w:bookmarkEnd w:id="92"/>
    </w:p>
    <w:p>
      <w:pPr>
        <w:pStyle w:val="44"/>
        <w:ind w:firstLineChars="0"/>
        <w:rPr>
          <w:rFonts w:hint="eastAsia"/>
          <w:color w:val="000000"/>
        </w:rPr>
      </w:pPr>
      <w:r>
        <w:rPr>
          <w:rFonts w:hint="eastAsia"/>
          <w:color w:val="000000"/>
        </w:rPr>
        <w:t>图2-6中，最上层的为应用程序，这部分就是开发者自己需要撰写的部分；中间层则为OpenNI的部分，它包含了一些中间组件，用来做全身分析、手部分析、手势侦测、场景分析等功能。同时负责和底层的硬件打交道。目前，一般大多使用PrimeSense提供的NITE中间件来进行开发。最低层为硬件部分，目前OpenNI支持3D传感器、RGB摄像机、IR摄像头，麦克风这四类</w:t>
      </w:r>
      <w:r>
        <w:rPr>
          <w:rFonts w:hint="eastAsia"/>
          <w:color w:val="000000"/>
          <w:vertAlign w:val="superscript"/>
        </w:rPr>
        <w:t>[51]</w:t>
      </w:r>
      <w:r>
        <w:rPr>
          <w:rFonts w:hint="eastAsia"/>
          <w:color w:val="000000"/>
        </w:rPr>
        <w:t>。目前，主要是使用Kinect和Xtion。</w:t>
      </w:r>
    </w:p>
    <w:p>
      <w:pPr>
        <w:pStyle w:val="44"/>
        <w:ind w:firstLineChars="0"/>
        <w:rPr>
          <w:rFonts w:hint="eastAsia"/>
          <w:color w:val="000000"/>
        </w:rPr>
      </w:pPr>
      <w:r>
        <w:rPr>
          <w:rFonts w:hint="eastAsia"/>
          <w:color w:val="000000"/>
        </w:rPr>
        <w:t>在中间层，OpenNI定义了四种组件：</w:t>
      </w:r>
    </w:p>
    <w:p>
      <w:pPr>
        <w:pStyle w:val="44"/>
        <w:numPr>
          <w:ilvl w:val="0"/>
          <w:numId w:val="15"/>
        </w:numPr>
        <w:ind w:left="852" w:leftChars="338" w:hanging="142" w:hangingChars="59"/>
        <w:rPr>
          <w:rFonts w:hint="eastAsia"/>
        </w:rPr>
      </w:pPr>
      <w:r>
        <w:rPr>
          <w:rFonts w:hint="eastAsia"/>
        </w:rPr>
        <w:t>手部分析：通过感应器追踪手的位置。</w:t>
      </w:r>
    </w:p>
    <w:p>
      <w:pPr>
        <w:pStyle w:val="44"/>
        <w:numPr>
          <w:ilvl w:val="0"/>
          <w:numId w:val="15"/>
        </w:numPr>
        <w:ind w:left="852" w:leftChars="338" w:hanging="142" w:hangingChars="59"/>
        <w:rPr>
          <w:rFonts w:hint="eastAsia"/>
        </w:rPr>
      </w:pPr>
      <w:r>
        <w:rPr>
          <w:rFonts w:hint="eastAsia"/>
        </w:rPr>
        <w:t>手势侦测：辨识某些特定的手势，目前，OpenNI能够识别4种手势：RaiseHand，Wave，Click和MovingHand。</w:t>
      </w:r>
    </w:p>
    <w:p>
      <w:pPr>
        <w:pStyle w:val="44"/>
        <w:numPr>
          <w:ilvl w:val="0"/>
          <w:numId w:val="15"/>
        </w:numPr>
        <w:ind w:left="852" w:leftChars="338" w:hanging="142" w:hangingChars="59"/>
        <w:rPr>
          <w:rFonts w:hint="eastAsia"/>
        </w:rPr>
      </w:pPr>
      <w:r>
        <w:rPr>
          <w:rFonts w:hint="eastAsia"/>
        </w:rPr>
        <w:t>全身分析：由感应器获取人体的相关信息，如骨骼信息，关节、相对位置角度等。</w:t>
      </w:r>
    </w:p>
    <w:p>
      <w:pPr>
        <w:pStyle w:val="44"/>
        <w:numPr>
          <w:ilvl w:val="0"/>
          <w:numId w:val="15"/>
        </w:numPr>
        <w:ind w:left="852" w:leftChars="338" w:hanging="142" w:hangingChars="59"/>
        <w:rPr>
          <w:rFonts w:hint="eastAsia"/>
        </w:rPr>
      </w:pPr>
      <w:r>
        <w:rPr>
          <w:rFonts w:hint="eastAsia"/>
        </w:rPr>
        <w:t>场景分析：分析场景中的人和不同的物体。为场景中的物体标定坐标，并且将物体的前景和背景分离出来。</w:t>
      </w:r>
    </w:p>
    <w:p>
      <w:pPr>
        <w:pStyle w:val="44"/>
        <w:ind w:firstLineChars="0"/>
        <w:rPr>
          <w:rFonts w:hint="eastAsia"/>
          <w:color w:val="000000"/>
          <w:vertAlign w:val="superscript"/>
        </w:rPr>
      </w:pPr>
      <w:r>
        <w:rPr>
          <w:rFonts w:hint="eastAsia"/>
          <w:color w:val="000000"/>
        </w:rPr>
        <w:t>OpenNI中定义了相关的节点，用节点来表示内部的基本单元，它是OpenNI接口的基础。节点为一系列的组件，每个节点封装了特定的功能。通常情况下，产品节点只使用代表底层数据的节点，并对这些数据进行更进一步的分析。如Depth Generator 表示生产深度图的节点；Image Generator表示生成颜色图像的节点；User Generator表示生成3D场景中人的节点</w:t>
      </w:r>
      <w:r>
        <w:rPr>
          <w:rFonts w:hint="eastAsia"/>
          <w:color w:val="000000"/>
          <w:vertAlign w:val="superscript"/>
        </w:rPr>
        <w:t>[28][51]</w:t>
      </w:r>
      <w:r>
        <w:rPr>
          <w:rFonts w:hint="eastAsia"/>
          <w:color w:val="000000"/>
        </w:rPr>
        <w:t>。</w:t>
      </w:r>
    </w:p>
    <w:p>
      <w:pPr>
        <w:pStyle w:val="57"/>
        <w:numPr>
          <w:ilvl w:val="0"/>
          <w:numId w:val="13"/>
        </w:numPr>
        <w:rPr>
          <w:rFonts w:hint="eastAsia"/>
          <w:lang/>
        </w:rPr>
      </w:pPr>
      <w:bookmarkStart w:id="93" w:name="_Toc387910646"/>
      <w:r>
        <w:rPr>
          <w:rFonts w:hint="eastAsia"/>
          <w:lang/>
        </w:rPr>
        <w:t>OpenCV简介</w:t>
      </w:r>
      <w:bookmarkEnd w:id="93"/>
    </w:p>
    <w:p>
      <w:pPr>
        <w:pStyle w:val="44"/>
        <w:ind w:firstLineChars="0"/>
        <w:rPr>
          <w:rFonts w:hint="eastAsia"/>
          <w:color w:val="000000"/>
        </w:rPr>
      </w:pPr>
      <w:r>
        <w:rPr>
          <w:rFonts w:hint="eastAsia"/>
          <w:color w:val="000000"/>
          <w:lang/>
        </w:rPr>
        <w:t>O</w:t>
      </w:r>
      <w:r>
        <w:rPr>
          <w:color w:val="000000"/>
          <w:lang/>
        </w:rPr>
        <w:t>p</w:t>
      </w:r>
      <w:r>
        <w:rPr>
          <w:rFonts w:hint="eastAsia"/>
          <w:color w:val="000000"/>
          <w:lang/>
        </w:rPr>
        <w:t>enCV</w:t>
      </w:r>
      <w:r>
        <w:rPr>
          <w:rFonts w:hint="eastAsia"/>
          <w:color w:val="000000"/>
        </w:rPr>
        <w:t>全称为</w:t>
      </w:r>
      <w:r>
        <w:rPr>
          <w:rFonts w:hint="eastAsia"/>
          <w:color w:val="000000"/>
          <w:lang/>
        </w:rPr>
        <w:t>Open Source Computer Vision Library，</w:t>
      </w:r>
      <w:r>
        <w:rPr>
          <w:rFonts w:hint="eastAsia"/>
          <w:color w:val="000000"/>
        </w:rPr>
        <w:t>由</w:t>
      </w:r>
      <w:r>
        <w:rPr>
          <w:rFonts w:hint="eastAsia"/>
          <w:color w:val="000000"/>
          <w:lang/>
        </w:rPr>
        <w:t>Intel</w:t>
      </w:r>
      <w:r>
        <w:rPr>
          <w:rFonts w:hint="eastAsia"/>
          <w:color w:val="000000"/>
        </w:rPr>
        <w:t>微处理器研究实验室于</w:t>
      </w:r>
      <w:r>
        <w:rPr>
          <w:rFonts w:hint="eastAsia"/>
          <w:color w:val="000000"/>
          <w:lang/>
        </w:rPr>
        <w:t>1999</w:t>
      </w:r>
      <w:r>
        <w:rPr>
          <w:rFonts w:hint="eastAsia"/>
          <w:color w:val="000000"/>
        </w:rPr>
        <w:t>年建立</w:t>
      </w:r>
      <w:r>
        <w:rPr>
          <w:rFonts w:hint="eastAsia"/>
          <w:color w:val="000000"/>
          <w:lang/>
        </w:rPr>
        <w:t>，</w:t>
      </w:r>
      <w:r>
        <w:rPr>
          <w:rFonts w:hint="eastAsia"/>
          <w:color w:val="000000"/>
        </w:rPr>
        <w:t>是一个开源、跨平台的计算机视觉库。它包含300多个用于图像和视频分析的算法开源库，最初的目标在于建立一个简单易用的计算机视觉框架，帮助广大研发工作群体用于计算机视觉领域的开发。它采用优化的C代码编写，并且充分利用了多核处理器的优点，加快了设计目标的执行速度，提高了系统实时处理能力。</w:t>
      </w:r>
      <w:r>
        <w:rPr>
          <w:rFonts w:hint="eastAsia"/>
          <w:color w:val="000000"/>
          <w:vertAlign w:val="superscript"/>
        </w:rPr>
        <w:t>[29]</w:t>
      </w:r>
    </w:p>
    <w:p>
      <w:pPr>
        <w:pStyle w:val="44"/>
        <w:ind w:firstLineChars="0"/>
        <w:rPr>
          <w:rFonts w:hint="eastAsia"/>
          <w:color w:val="000000"/>
        </w:rPr>
      </w:pPr>
      <w:r>
        <w:rPr>
          <w:rFonts w:hint="eastAsia"/>
          <w:color w:val="000000"/>
        </w:rPr>
        <w:t>OpenCV应用在许多计算机视觉的相关领域。包括计算机视觉监控、信息安全、网络图像和视频、游戏界面、无人飞行器等。由于计算机视觉很多涉及到模式识别算法、机器学习等内容，因此OpenCV提供了机器学习库MLL(Machine Learning Library)来方便开发者进行模式分类等操作。该机器学习库主要涉及到模式识别和聚类两方面，其开发领域十分广泛和灵活，不仅包括计算机视觉，还可以应用于其他使用机器学习的场合。</w:t>
      </w:r>
    </w:p>
    <w:p>
      <w:pPr>
        <w:pStyle w:val="44"/>
        <w:ind w:firstLineChars="0"/>
        <w:rPr>
          <w:rFonts w:hint="eastAsia"/>
          <w:color w:val="000000"/>
        </w:rPr>
      </w:pPr>
      <w:r>
        <w:rPr>
          <w:rFonts w:hint="eastAsia"/>
          <w:color w:val="000000"/>
        </w:rPr>
        <w:t xml:space="preserve">通过OpenCV开发的程序不需要更改代码，可以在多个平台间使用，如Windows、Unix、Linux、MacOSX等。同时，OpenCV提供了不同语言的接口，如Python、MATLAB、Ruby等，能够与不同的软件兼容，使其涉及的图像处理和模式识别相关的算法更加全面。不仅如此，通过OpenCV开发的程序在调试运行时被编译为二进制可执行文件，使程序的运行时间更短，提高了程序的实时性。 </w:t>
      </w:r>
    </w:p>
    <w:p>
      <w:pPr>
        <w:pStyle w:val="44"/>
        <w:ind w:firstLineChars="0"/>
        <w:rPr>
          <w:rFonts w:hint="eastAsia"/>
          <w:color w:val="000000"/>
          <w:vertAlign w:val="superscript"/>
        </w:rPr>
      </w:pPr>
      <w:r>
        <w:rPr>
          <w:rFonts w:hint="eastAsia"/>
          <w:color w:val="000000"/>
        </w:rPr>
        <w:t>OpenCV的主体一共分为5部分，包括HighGUI、CxCore、Cv、ML、CxAux。其中，HighGUI包含用户交互及图像和视频的输入输出函数；CxCore是OpenCV最重要的一个库，它提供了最基本的数据结构和函数，包括数组、矩阵等的基本运算，出错处理函数等。核心函数库Cv包含了图像处理方法和一些计算机视觉算法。ML是机器学习库，包含大多数的函数和工具用于统计分类和聚类。CxAux是用来存储即将淘汰的和最新更新的函数和算法。OpenCV其中四个的基本结构如图2-7所示</w:t>
      </w:r>
      <w:r>
        <w:rPr>
          <w:rFonts w:hint="eastAsia"/>
          <w:color w:val="000000"/>
          <w:vertAlign w:val="superscript"/>
        </w:rPr>
        <w:t>[29]</w:t>
      </w:r>
      <w:r>
        <w:rPr>
          <w:rFonts w:hint="eastAsia"/>
          <w:color w:val="000000"/>
        </w:rPr>
        <w:t>。</w:t>
      </w:r>
    </w:p>
    <w:p>
      <w:pPr>
        <w:pStyle w:val="67"/>
        <w:rPr>
          <w:rFonts w:hint="eastAsia"/>
        </w:rPr>
      </w:pPr>
      <w:r>
        <w:rPr>
          <w:rFonts w:ascii="Times New Roman" w:hAnsi="Times New Roman" w:eastAsia="宋体" w:cs="Times New Roman"/>
          <w:kern w:val="0"/>
          <w:sz w:val="21"/>
          <w:szCs w:val="21"/>
          <w:lang w:eastAsia="zh-CN" w:bidi="ar-SA"/>
        </w:rPr>
        <w:object>
          <v:shape id="Picture 11" type="#_x0000_t75" style="height:121.15pt;width:281.5pt;rotation:0f;" o:ole="t"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o:OLEObject Type="Embed" ProgID="" ShapeID="Picture 11" DrawAspect="Content" ObjectID="_12" r:id="rId23"/>
        </w:object>
      </w:r>
    </w:p>
    <w:p>
      <w:pPr>
        <w:pStyle w:val="67"/>
        <w:rPr>
          <w:rFonts w:hint="eastAsia"/>
        </w:rPr>
      </w:pPr>
      <w:r>
        <w:rPr>
          <w:rFonts w:hint="eastAsia"/>
        </w:rPr>
        <w:t>图2-7 OpenCV结构图</w:t>
      </w:r>
    </w:p>
    <w:p>
      <w:pPr>
        <w:pStyle w:val="56"/>
        <w:numPr>
          <w:ilvl w:val="0"/>
          <w:numId w:val="9"/>
        </w:numPr>
        <w:rPr>
          <w:rFonts w:hint="eastAsia"/>
          <w:lang/>
        </w:rPr>
      </w:pPr>
      <w:bookmarkStart w:id="94" w:name="_Toc387910647"/>
      <w:r>
        <w:rPr>
          <w:rFonts w:hint="eastAsia"/>
          <w:lang/>
        </w:rPr>
        <w:t>本章小结</w:t>
      </w:r>
      <w:bookmarkEnd w:id="94"/>
    </w:p>
    <w:p>
      <w:pPr>
        <w:pStyle w:val="44"/>
        <w:ind w:firstLineChars="0"/>
        <w:rPr>
          <w:rFonts w:hint="eastAsia"/>
          <w:color w:val="000000"/>
        </w:rPr>
      </w:pPr>
      <w:r>
        <w:rPr>
          <w:rFonts w:hint="eastAsia"/>
          <w:color w:val="000000"/>
        </w:rPr>
        <w:t>本章介绍了手语识别系统的基本设计流程，阐述了手语识别过程中的特征及提取方式，同时叙述了几种常用的模式识别算法。并且，对本系统中使用的Kinect体感设备和OpenNI和OpenCV开发平台进行了基本的介绍，为后面具体的具体相关技术说明奠定基础。</w:t>
      </w:r>
    </w:p>
    <w:bookmarkEnd w:id="79"/>
    <w:p>
      <w:pPr>
        <w:pStyle w:val="53"/>
        <w:numPr>
          <w:ilvl w:val="0"/>
          <w:numId w:val="8"/>
        </w:numPr>
        <w:rPr>
          <w:rFonts w:hint="eastAsia"/>
          <w:b w:val="0"/>
        </w:rPr>
      </w:pPr>
      <w:r>
        <w:rPr>
          <w:rFonts w:hint="eastAsia"/>
          <w:lang w:val="en-US" w:eastAsia="zh-CN"/>
        </w:rPr>
        <w:t>基于深度信息的静态手势识别</w:t>
      </w:r>
    </w:p>
    <w:p>
      <w:pPr>
        <w:pStyle w:val="44"/>
        <w:rPr>
          <w:rFonts w:hint="eastAsia"/>
        </w:rPr>
      </w:pPr>
      <w:r>
        <w:rPr>
          <w:rFonts w:hint="eastAsia"/>
          <w:lang w:eastAsia="zh-CN"/>
        </w:rPr>
        <w:t>本节</w:t>
      </w:r>
      <w:r>
        <w:rPr>
          <w:rFonts w:hint="eastAsia"/>
        </w:rPr>
        <w:t>提出了能够识别手指轮廓</w:t>
      </w:r>
      <w:r>
        <w:rPr>
          <w:rFonts w:hint="eastAsia"/>
          <w:lang w:eastAsia="zh-CN"/>
        </w:rPr>
        <w:t>，</w:t>
      </w:r>
      <w:r>
        <w:rPr>
          <w:rFonts w:hint="eastAsia"/>
        </w:rPr>
        <w:t>并在此基础上通过识别指尖完成了静态手势的识别。基于Kinect的静态手势识别</w:t>
      </w:r>
      <w:r>
        <w:rPr>
          <w:rFonts w:hint="eastAsia"/>
          <w:lang w:eastAsia="zh-CN"/>
        </w:rPr>
        <w:t>的算法流程</w:t>
      </w:r>
      <w:r>
        <w:rPr>
          <w:rFonts w:hint="eastAsia"/>
        </w:rPr>
        <w:t>如图3-1所示。</w:t>
      </w:r>
      <w:r>
        <w:rPr>
          <w:rFonts w:hint="eastAsia"/>
          <w:lang w:eastAsia="zh-CN"/>
        </w:rPr>
        <w:t>本节</w:t>
      </w:r>
      <w:r>
        <w:rPr>
          <w:rFonts w:hint="eastAsia"/>
        </w:rPr>
        <w:t>首先</w:t>
      </w:r>
      <w:r>
        <w:rPr>
          <w:rFonts w:hint="eastAsia"/>
          <w:lang w:eastAsia="zh-CN"/>
        </w:rPr>
        <w:t>通过实验，确定了能够为</w:t>
      </w:r>
      <w:r>
        <w:rPr>
          <w:rFonts w:hint="eastAsia"/>
          <w:lang w:val="en-US" w:eastAsia="zh-CN"/>
        </w:rPr>
        <w:t>FT-CB算法提供有效手势区域的深度值范围；接着，利用深度值范围对</w:t>
      </w:r>
      <w:r>
        <w:rPr>
          <w:rFonts w:hint="eastAsia"/>
        </w:rPr>
        <w:t>深度图像信息进行手势分割</w:t>
      </w:r>
      <w:r>
        <w:rPr>
          <w:rFonts w:hint="eastAsia"/>
          <w:lang w:eastAsia="zh-CN"/>
        </w:rPr>
        <w:t>；</w:t>
      </w:r>
      <w:r>
        <w:rPr>
          <w:rFonts w:hint="eastAsia"/>
        </w:rPr>
        <w:t>其次</w:t>
      </w:r>
      <w:r>
        <w:rPr>
          <w:rFonts w:hint="eastAsia"/>
          <w:lang w:eastAsia="zh-CN"/>
        </w:rPr>
        <w:t>，使用</w:t>
      </w:r>
      <w:r>
        <w:rPr>
          <w:rFonts w:hint="eastAsia"/>
          <w:lang w:val="en-US" w:eastAsia="zh-CN"/>
        </w:rPr>
        <w:t>OpenCV的</w:t>
      </w:r>
      <w:r>
        <w:rPr>
          <w:rFonts w:hint="eastAsia"/>
          <w:lang w:eastAsia="zh-CN"/>
        </w:rPr>
        <w:t>轮廓提取和近似算法，对手势轮廓使用近似多边形进行描述，并通过最小凸包算法，求出近似多变形的最小凸包。</w:t>
      </w:r>
      <w:r>
        <w:rPr>
          <w:rFonts w:hint="eastAsia"/>
        </w:rPr>
        <w:t>最后</w:t>
      </w:r>
      <w:r>
        <w:rPr>
          <w:rFonts w:hint="eastAsia"/>
          <w:lang w:eastAsia="zh-CN"/>
        </w:rPr>
        <w:t>，借助</w:t>
      </w:r>
      <w:r>
        <w:rPr>
          <w:rFonts w:hint="eastAsia"/>
          <w:lang w:val="en-US" w:eastAsia="zh-CN"/>
        </w:rPr>
        <w:t>FT-CB</w:t>
      </w:r>
      <w:r>
        <w:rPr>
          <w:rFonts w:hint="eastAsia"/>
        </w:rPr>
        <w:t>算法</w:t>
      </w:r>
      <w:r>
        <w:rPr>
          <w:rFonts w:hint="eastAsia"/>
          <w:lang w:eastAsia="zh-CN"/>
        </w:rPr>
        <w:t>，</w:t>
      </w:r>
      <w:r>
        <w:rPr>
          <w:rFonts w:hint="eastAsia"/>
        </w:rPr>
        <w:t>对</w:t>
      </w:r>
      <w:r>
        <w:rPr>
          <w:rFonts w:hint="eastAsia"/>
          <w:lang w:eastAsia="zh-CN"/>
        </w:rPr>
        <w:t>最小凸包上的</w:t>
      </w:r>
      <w:r>
        <w:rPr>
          <w:rFonts w:hint="eastAsia"/>
        </w:rPr>
        <w:t>边界点</w:t>
      </w:r>
      <w:r>
        <w:rPr>
          <w:rFonts w:hint="eastAsia"/>
          <w:lang w:eastAsia="zh-CN"/>
        </w:rPr>
        <w:t>，逐个</w:t>
      </w:r>
      <w:r>
        <w:rPr>
          <w:rFonts w:hint="eastAsia"/>
        </w:rPr>
        <w:t>判断是否为指尖</w:t>
      </w:r>
      <w:r>
        <w:rPr>
          <w:rFonts w:hint="eastAsia"/>
          <w:lang w:eastAsia="zh-CN"/>
        </w:rPr>
        <w:t>，</w:t>
      </w:r>
      <w:r>
        <w:rPr>
          <w:rFonts w:hint="eastAsia"/>
        </w:rPr>
        <w:t>然后根据指尖的</w:t>
      </w:r>
      <w:r>
        <w:rPr>
          <w:rFonts w:hint="eastAsia"/>
          <w:lang w:eastAsia="zh-CN"/>
        </w:rPr>
        <w:t>数量</w:t>
      </w:r>
      <w:r>
        <w:rPr>
          <w:rFonts w:hint="eastAsia"/>
        </w:rPr>
        <w:t>识别静态手势。</w:t>
      </w:r>
    </w:p>
    <w:p>
      <w:pPr>
        <w:pStyle w:val="44"/>
        <w:rPr>
          <w:rFonts w:hint="eastAsia"/>
        </w:rPr>
      </w:pPr>
    </w:p>
    <w:p>
      <w:pPr>
        <w:pStyle w:val="44"/>
        <w:rPr>
          <w:rFonts w:hint="eastAsia"/>
        </w:rPr>
      </w:pPr>
      <w:r>
        <w:rPr>
          <w:rFonts w:ascii="Times New Roman" w:hAnsi="Times New Roman" w:eastAsia="宋体" w:cs="Times New Roman"/>
          <w:kern w:val="2"/>
          <w:sz w:val="24"/>
          <w:szCs w:val="24"/>
          <w:lang w:val="en-US" w:eastAsia="zh-CN" w:bidi="ar-SA"/>
        </w:rPr>
        <w:pict>
          <v:shape id="图片 185" o:spid="_x0000_s1038" type="#_x0000_t75" style="height:41.3pt;width:447.6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44"/>
        <w:ind w:firstLine="3045" w:firstLineChars="1450"/>
        <w:rPr>
          <w:rFonts w:hint="eastAsia"/>
        </w:rPr>
      </w:pPr>
      <w:r>
        <w:rPr>
          <w:rFonts w:hint="eastAsia"/>
          <w:sz w:val="21"/>
          <w:szCs w:val="21"/>
        </w:rPr>
        <w:t>图3-1 社会理论模型</w:t>
      </w:r>
    </w:p>
    <w:p>
      <w:pPr>
        <w:pStyle w:val="44"/>
        <w:rPr>
          <w:rFonts w:hint="eastAsia"/>
        </w:rPr>
      </w:pPr>
    </w:p>
    <w:p>
      <w:pPr>
        <w:pStyle w:val="56"/>
        <w:numPr>
          <w:ilvl w:val="0"/>
          <w:numId w:val="16"/>
        </w:numPr>
        <w:rPr>
          <w:rFonts w:hint="eastAsia" w:ascii="Times New Roman"/>
        </w:rPr>
      </w:pPr>
      <w:r>
        <w:rPr>
          <w:rFonts w:hint="eastAsia" w:ascii="Times New Roman"/>
          <w:lang w:eastAsia="zh-CN"/>
        </w:rPr>
        <w:t>基于阈值的手势分割</w:t>
      </w:r>
    </w:p>
    <w:p>
      <w:pPr>
        <w:pStyle w:val="44"/>
        <w:rPr>
          <w:rFonts w:hint="eastAsia"/>
          <w:lang w:val="en-US" w:eastAsia="zh-CN"/>
        </w:rPr>
      </w:pPr>
      <w:r>
        <w:rPr>
          <w:rFonts w:hint="eastAsia"/>
          <w:lang w:val="en-US" w:eastAsia="zh-CN"/>
        </w:rPr>
        <w:t>通过Kinect得到的深度图像，除了包含手势，还有身体的其他部分、周围的物品等无关手势的背景冗杂。为了去除这些冗杂，我们需要针对Kinect可视范围的特点，对进行冗杂的去除。</w:t>
      </w:r>
    </w:p>
    <w:p>
      <w:pPr>
        <w:rPr>
          <w:rFonts w:hint="eastAsia"/>
          <w:lang w:val="en-US" w:eastAsia="zh-CN"/>
        </w:rPr>
      </w:pPr>
    </w:p>
    <w:p>
      <w:pPr>
        <w:pStyle w:val="57"/>
        <w:numPr>
          <w:ilvl w:val="0"/>
          <w:numId w:val="17"/>
        </w:numPr>
        <w:rPr>
          <w:rFonts w:hint="eastAsia"/>
          <w:lang/>
        </w:rPr>
      </w:pPr>
      <w:r>
        <w:rPr>
          <w:rFonts w:hint="eastAsia"/>
          <w:lang w:val="en-US" w:eastAsia="zh-CN"/>
        </w:rPr>
        <w:t>Kinect可视范围</w:t>
      </w:r>
    </w:p>
    <w:p>
      <w:pPr>
        <w:pStyle w:val="44"/>
        <w:rPr>
          <w:rFonts w:hint="eastAsia"/>
          <w:lang w:val="en-US" w:eastAsia="zh-CN"/>
        </w:rPr>
      </w:pPr>
      <w:r>
        <w:rPr>
          <w:rFonts w:hint="eastAsia"/>
          <w:lang w:val="en-US" w:eastAsia="zh-CN"/>
        </w:rPr>
        <w:t>用户与Kinect的摄像机平面的分辨率的关系如图所示【】：</w:t>
      </w:r>
    </w:p>
    <w:p>
      <w:pPr>
        <w:pStyle w:val="44"/>
        <w:rPr>
          <w:rFonts w:hint="eastAsia"/>
          <w:lang w:val="en-US" w:eastAsia="zh-CN"/>
        </w:rPr>
      </w:pPr>
    </w:p>
    <w:p>
      <w:pPr>
        <w:pStyle w:val="44"/>
        <w:rPr>
          <w:rFonts w:hint="eastAsia"/>
          <w:lang w:val="en-US" w:eastAsia="zh-CN"/>
        </w:rPr>
      </w:pPr>
      <w:r>
        <w:rPr>
          <w:rFonts w:hint="eastAsia"/>
          <w:lang w:val="en-US" w:eastAsia="zh-CN"/>
        </w:rPr>
        <w:t>当用户与Kinect距离过远时，投射到手指上的**太少，导致深度图像中，手指区域变得非常模糊甚至消失。这种现象会严重影响后续的指尖识别算法的准确率。</w:t>
      </w:r>
    </w:p>
    <w:p>
      <w:pPr>
        <w:pStyle w:val="44"/>
        <w:rPr>
          <w:rFonts w:hint="eastAsia"/>
          <w:lang w:val="en-US" w:eastAsia="zh-CN"/>
        </w:rPr>
      </w:pPr>
      <w:r>
        <w:rPr>
          <w:rFonts w:hint="eastAsia"/>
          <w:lang w:val="en-US" w:eastAsia="zh-CN"/>
        </w:rPr>
        <w:t>当用户与Kinect距离太近时，手势区域所占据整个深度图像比例较大，无法实现后续的动态手势识别功能。</w:t>
      </w:r>
    </w:p>
    <w:p>
      <w:pPr>
        <w:pStyle w:val="44"/>
        <w:rPr>
          <w:rFonts w:hint="eastAsia"/>
          <w:lang w:val="en-US" w:eastAsia="zh-CN"/>
        </w:rPr>
      </w:pPr>
      <w:r>
        <w:rPr>
          <w:rFonts w:hint="eastAsia"/>
          <w:lang w:val="en-US" w:eastAsia="zh-CN"/>
        </w:rPr>
        <w:t>因此，需要对Kinect的深度值范围进行确定。</w:t>
      </w:r>
    </w:p>
    <w:p>
      <w:pPr>
        <w:pStyle w:val="44"/>
        <w:rPr>
          <w:rFonts w:hint="eastAsia"/>
          <w:strike/>
          <w:dstrike w:val="0"/>
          <w:lang/>
        </w:rPr>
      </w:pPr>
      <w:bookmarkStart w:id="149" w:name="_GoBack"/>
      <w:r>
        <w:rPr>
          <w:rFonts w:hint="eastAsia"/>
          <w:strike/>
          <w:dstrike w:val="0"/>
          <w:lang/>
        </w:rPr>
        <w:t>当手掌位于Kinect前方一米左右时,其轮廊点个数小于40个像素点。所以随着K的增大,首先出现的情况是是小拇指和大拇指指尖识别率的下降,这样就造成了整个五指识别率降低。由于实验时釆用的样本有限,相比于现实可能有一定的误差。当操作者的手掌过大或过小,如操作者是小孩时,K值可能需要调整。另外当人与Kinect之间的距离变大时,截取的图片中静态手形变小,其轮廓点变少,误差增大,但这时造成识别率急剧下降的主要原因是由于Kinect提供的深度图中手形信息变得模糊。</w:t>
      </w:r>
    </w:p>
    <w:bookmarkEnd w:id="149"/>
    <w:p>
      <w:pPr>
        <w:pStyle w:val="57"/>
        <w:numPr>
          <w:ilvl w:val="0"/>
          <w:numId w:val="17"/>
        </w:numPr>
        <w:rPr>
          <w:rFonts w:hint="eastAsia"/>
          <w:lang w:val="en-US" w:eastAsia="zh-CN"/>
        </w:rPr>
      </w:pPr>
      <w:r>
        <w:rPr>
          <w:rFonts w:hint="eastAsia"/>
          <w:lang w:val="en-US" w:eastAsia="zh-CN"/>
        </w:rPr>
        <w:t>阈值的确定</w:t>
      </w:r>
    </w:p>
    <w:p>
      <w:pPr>
        <w:rPr>
          <w:rFonts w:hint="eastAsia" w:ascii="Times New Roman" w:hAnsi="Times New Roman" w:eastAsia="宋体" w:cs="Times New Roman"/>
          <w:kern w:val="2"/>
          <w:sz w:val="24"/>
          <w:szCs w:val="24"/>
          <w:lang w:val="en-US" w:eastAsia="zh-CN" w:bidi="ar-SA"/>
        </w:rPr>
      </w:pPr>
      <w:r>
        <w:rPr>
          <w:rFonts w:hint="eastAsia"/>
          <w:lang w:val="en-US" w:eastAsia="zh-CN"/>
        </w:rPr>
        <w:t xml:space="preserve">  </w:t>
      </w:r>
      <w:r>
        <w:rPr>
          <w:rFonts w:hint="eastAsia"/>
          <w:lang w:val="en-US" w:eastAsia="zh-CN"/>
        </w:rPr>
        <w:tab/>
      </w:r>
      <w:r>
        <w:rPr>
          <w:rFonts w:hint="eastAsia" w:ascii="Times New Roman" w:hAnsi="Times New Roman" w:eastAsia="宋体" w:cs="Times New Roman"/>
          <w:kern w:val="2"/>
          <w:sz w:val="24"/>
          <w:szCs w:val="24"/>
          <w:lang w:val="en-US" w:eastAsia="zh-CN" w:bidi="ar-SA"/>
        </w:rPr>
        <w:t>针对3.1.2中的情况，我们需要通过实验来确定比较合适的阈值。</w:t>
      </w:r>
    </w:p>
    <w:p>
      <w:pPr>
        <w:ind w:firstLine="420" w:firstLineChars="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通过实验，我们发现****。当超出这个阈值之后，图像就会变得模糊。因此，最后的阈值就是锁定在这个方面。</w:t>
      </w:r>
    </w:p>
    <w:p>
      <w:pPr>
        <w:pStyle w:val="57"/>
        <w:numPr>
          <w:ilvl w:val="0"/>
          <w:numId w:val="17"/>
        </w:numPr>
        <w:rPr>
          <w:rFonts w:hint="eastAsia"/>
          <w:lang w:val="en-US" w:eastAsia="zh-CN"/>
        </w:rPr>
      </w:pPr>
      <w:r>
        <w:rPr>
          <w:rFonts w:hint="eastAsia"/>
          <w:lang w:val="en-US" w:eastAsia="zh-CN"/>
        </w:rPr>
        <w:t>K-Means支持多只手</w:t>
      </w:r>
    </w:p>
    <w:p>
      <w:pPr>
        <w:ind w:firstLine="420" w:firstLineChars="0"/>
        <w:rPr>
          <w:rFonts w:hint="eastAsia"/>
          <w:sz w:val="24"/>
          <w:szCs w:val="24"/>
          <w:lang w:val="en-US" w:eastAsia="zh-CN"/>
        </w:rPr>
      </w:pPr>
      <w:r>
        <w:rPr>
          <w:rFonts w:hint="eastAsia"/>
          <w:sz w:val="24"/>
          <w:szCs w:val="24"/>
          <w:lang w:val="en-US" w:eastAsia="zh-CN"/>
        </w:rPr>
        <w:t>通过阈值，过滤出属于手的部分的像素点之后，我们通过K-Means算法，对属于手的区域的定点进行聚类。有两个好处</w:t>
      </w:r>
    </w:p>
    <w:p>
      <w:pPr>
        <w:numPr>
          <w:ilvl w:val="0"/>
          <w:numId w:val="18"/>
        </w:numPr>
        <w:ind w:firstLine="420" w:firstLineChars="0"/>
        <w:rPr>
          <w:rFonts w:hint="eastAsia"/>
          <w:sz w:val="24"/>
          <w:szCs w:val="24"/>
          <w:lang w:val="en-US" w:eastAsia="zh-CN"/>
        </w:rPr>
      </w:pPr>
      <w:r>
        <w:rPr>
          <w:rFonts w:hint="eastAsia"/>
          <w:sz w:val="24"/>
          <w:szCs w:val="24"/>
          <w:lang w:val="en-US" w:eastAsia="zh-CN"/>
        </w:rPr>
        <w:t>通过设置参数，可以支持多只手</w:t>
      </w:r>
    </w:p>
    <w:p>
      <w:pPr>
        <w:numPr>
          <w:ilvl w:val="0"/>
          <w:numId w:val="18"/>
        </w:numPr>
        <w:ind w:firstLine="420" w:firstLineChars="0"/>
        <w:rPr>
          <w:rFonts w:hint="eastAsia"/>
          <w:sz w:val="24"/>
          <w:szCs w:val="24"/>
          <w:lang w:val="en-US" w:eastAsia="zh-CN"/>
        </w:rPr>
      </w:pPr>
      <w:r>
        <w:rPr>
          <w:rFonts w:hint="eastAsia"/>
          <w:sz w:val="24"/>
          <w:szCs w:val="24"/>
          <w:lang w:val="en-US" w:eastAsia="zh-CN"/>
        </w:rPr>
        <w:t>可以去除背景的噪音点，只保留连通、相关的部分</w:t>
      </w:r>
    </w:p>
    <w:p>
      <w:pPr>
        <w:numPr>
          <w:numId w:val="0"/>
        </w:numPr>
        <w:ind w:firstLine="420" w:firstLineChars="0"/>
        <w:rPr>
          <w:rFonts w:hint="eastAsia"/>
          <w:sz w:val="24"/>
          <w:szCs w:val="24"/>
          <w:lang w:val="en-US" w:eastAsia="zh-CN"/>
        </w:rPr>
      </w:pPr>
      <w:r>
        <w:rPr>
          <w:rFonts w:hint="eastAsia"/>
          <w:sz w:val="24"/>
          <w:szCs w:val="24"/>
          <w:lang w:val="en-US" w:eastAsia="zh-CN"/>
        </w:rPr>
        <w:t>同时，我们需要设置一下参数</w:t>
      </w:r>
    </w:p>
    <w:p>
      <w:pPr>
        <w:numPr>
          <w:ilvl w:val="0"/>
          <w:numId w:val="19"/>
        </w:numPr>
        <w:ind w:firstLine="420" w:firstLineChars="0"/>
        <w:rPr>
          <w:rFonts w:hint="eastAsia"/>
          <w:sz w:val="24"/>
          <w:szCs w:val="24"/>
          <w:lang w:val="en-US" w:eastAsia="zh-CN"/>
        </w:rPr>
      </w:pPr>
      <w:r>
        <w:rPr>
          <w:rFonts w:hint="eastAsia"/>
          <w:sz w:val="24"/>
          <w:szCs w:val="24"/>
          <w:lang w:val="en-US" w:eastAsia="zh-CN"/>
        </w:rPr>
        <w:t>每只手拥有的像素点的(Min, Max)，算作是一只手。</w:t>
      </w:r>
    </w:p>
    <w:p>
      <w:pPr>
        <w:pStyle w:val="56"/>
        <w:numPr>
          <w:ilvl w:val="0"/>
          <w:numId w:val="16"/>
        </w:numPr>
        <w:rPr>
          <w:rFonts w:hint="eastAsia" w:ascii="Times New Roman"/>
          <w:lang w:eastAsia="zh-CN"/>
        </w:rPr>
      </w:pPr>
      <w:r>
        <w:rPr>
          <w:rFonts w:hint="eastAsia" w:ascii="Times New Roman"/>
          <w:lang w:val="en-US" w:eastAsia="zh-CN"/>
        </w:rPr>
        <w:t>手指轮廓检测算法</w:t>
      </w:r>
    </w:p>
    <w:p>
      <w:pPr>
        <w:numPr>
          <w:numId w:val="0"/>
        </w:numPr>
        <w:ind w:firstLine="420" w:firstLineChars="0"/>
        <w:rPr>
          <w:rFonts w:hint="eastAsia"/>
          <w:sz w:val="24"/>
          <w:szCs w:val="24"/>
          <w:lang w:val="en-US" w:eastAsia="zh-CN"/>
        </w:rPr>
      </w:pPr>
      <w:r>
        <w:rPr>
          <w:rFonts w:hint="eastAsia"/>
          <w:sz w:val="24"/>
          <w:szCs w:val="24"/>
          <w:lang w:val="en-US" w:eastAsia="zh-CN"/>
        </w:rPr>
        <w:t>在手势分割完成之后,需要进行静态手势的轮廓提取。手势轮廓提取是将获得的手势轮廓点组合起来形成手势轮廓图像,手势轮廓图像是一条封闭曲线。轮廓提取的主要原理是设定严格的检测标准查找符合手势边缘点条件的像素点,然后根据这些边缘点的特征寻找其同类,最后把它们串起來,形成轮廓图像。</w:t>
      </w:r>
    </w:p>
    <w:p>
      <w:pPr>
        <w:numPr>
          <w:numId w:val="0"/>
        </w:numPr>
        <w:ind w:firstLine="420" w:firstLineChars="0"/>
        <w:rPr>
          <w:rFonts w:hint="eastAsia"/>
          <w:b w:val="0"/>
          <w:bCs w:val="0"/>
          <w:sz w:val="24"/>
          <w:szCs w:val="24"/>
          <w:lang w:val="en-US" w:eastAsia="zh-CN"/>
        </w:rPr>
      </w:pPr>
      <w:r>
        <w:rPr>
          <w:rFonts w:hint="eastAsia"/>
          <w:sz w:val="24"/>
          <w:szCs w:val="24"/>
          <w:lang w:val="en-US" w:eastAsia="zh-CN"/>
        </w:rPr>
        <w:t>本文借鉴文献[]，通过</w:t>
      </w:r>
      <w:r>
        <w:rPr>
          <w:rFonts w:hint="eastAsia"/>
          <w:b/>
          <w:bCs/>
          <w:sz w:val="24"/>
          <w:szCs w:val="24"/>
          <w:lang w:val="en-US" w:eastAsia="zh-CN"/>
        </w:rPr>
        <w:t>几何特征</w:t>
      </w:r>
      <w:r>
        <w:rPr>
          <w:rFonts w:hint="eastAsia"/>
          <w:b w:val="0"/>
          <w:bCs w:val="0"/>
          <w:sz w:val="24"/>
          <w:szCs w:val="24"/>
          <w:lang w:val="en-US" w:eastAsia="zh-CN"/>
        </w:rPr>
        <w:t>对手势轮廓进行处理。</w:t>
      </w:r>
    </w:p>
    <w:p>
      <w:pPr>
        <w:pStyle w:val="57"/>
        <w:numPr>
          <w:ilvl w:val="0"/>
          <w:numId w:val="20"/>
        </w:numPr>
        <w:rPr>
          <w:rFonts w:hint="eastAsia"/>
          <w:lang/>
        </w:rPr>
      </w:pPr>
      <w:r>
        <w:rPr>
          <w:rFonts w:hint="eastAsia"/>
          <w:lang w:eastAsia="zh-CN"/>
        </w:rPr>
        <w:t>检测最小凸包（</w:t>
      </w:r>
      <w:r>
        <w:rPr>
          <w:rFonts w:hint="eastAsia"/>
          <w:lang w:val="en-US" w:eastAsia="zh-CN"/>
        </w:rPr>
        <w:t>Convex Envelope）</w:t>
      </w:r>
    </w:p>
    <w:p>
      <w:pPr>
        <w:numPr>
          <w:numId w:val="0"/>
        </w:numPr>
        <w:ind w:firstLine="420" w:firstLineChars="0"/>
        <w:rPr>
          <w:rFonts w:hint="eastAsia"/>
          <w:sz w:val="24"/>
          <w:szCs w:val="24"/>
          <w:lang w:eastAsia="zh-CN"/>
        </w:rPr>
      </w:pPr>
      <w:r>
        <w:rPr>
          <w:rFonts w:hint="eastAsia"/>
          <w:sz w:val="24"/>
          <w:szCs w:val="24"/>
          <w:lang w:eastAsia="zh-CN"/>
        </w:rPr>
        <w:t>为了得到</w:t>
      </w:r>
      <w:r>
        <w:rPr>
          <w:rFonts w:hint="eastAsia"/>
          <w:sz w:val="24"/>
          <w:szCs w:val="24"/>
          <w:lang w:val="en-US" w:eastAsia="zh-CN"/>
        </w:rPr>
        <w:t>convexHull，我们需要（1）得到手的边界（2）边界近似（3）确定convex Envelope。</w:t>
      </w:r>
    </w:p>
    <w:p>
      <w:pPr>
        <w:numPr>
          <w:numId w:val="0"/>
        </w:numPr>
        <w:ind w:firstLine="420" w:firstLineChars="0"/>
        <w:rPr>
          <w:rFonts w:hint="eastAsia"/>
          <w:sz w:val="24"/>
          <w:szCs w:val="24"/>
          <w:lang w:eastAsia="zh-CN"/>
        </w:rPr>
      </w:pPr>
      <w:r>
        <w:rPr>
          <w:rFonts w:hint="eastAsia"/>
          <w:sz w:val="24"/>
          <w:szCs w:val="24"/>
          <w:lang w:eastAsia="zh-CN"/>
        </w:rPr>
        <w:t>（</w:t>
      </w:r>
      <w:r>
        <w:rPr>
          <w:rFonts w:hint="eastAsia"/>
          <w:sz w:val="24"/>
          <w:szCs w:val="24"/>
          <w:lang w:val="en-US" w:eastAsia="zh-CN"/>
        </w:rPr>
        <w:t>1）</w:t>
      </w:r>
      <w:r>
        <w:rPr>
          <w:rFonts w:hint="eastAsia"/>
          <w:sz w:val="24"/>
          <w:szCs w:val="24"/>
          <w:lang w:eastAsia="zh-CN"/>
        </w:rPr>
        <w:t>我们使用在这个步骤中cvFindContours从OpenCV的函数来查找手的轮廓。该函数将返回一个指针，指向包含所有关于手轮廓的点的序列。顺便说一下，我们已经发现，最好的结果是获得通过仅检索的外部轮廓以及表示水平，垂直和斜片，其被压缩以减少点的数量的端部的点被连续处理的。是否有可能看到这个论述在图的结果。5。</w:t>
      </w:r>
    </w:p>
    <w:p>
      <w:pPr>
        <w:numPr>
          <w:numId w:val="0"/>
        </w:numPr>
        <w:ind w:firstLine="420" w:firstLineChars="0"/>
        <w:rPr>
          <w:rFonts w:hint="eastAsia"/>
          <w:lang w:eastAsia="zh-CN"/>
        </w:rPr>
      </w:pPr>
    </w:p>
    <w:p>
      <w:pPr>
        <w:numPr>
          <w:numId w:val="0"/>
        </w:numPr>
        <w:ind w:firstLine="420" w:firstLineChars="0"/>
        <w:jc w:val="center"/>
        <w:rPr>
          <w:rFonts w:hint="eastAsia"/>
          <w:lang w:val="en-US" w:eastAsia="zh-CN"/>
        </w:rPr>
      </w:pPr>
      <w:r>
        <w:rPr>
          <w:rFonts w:ascii="Times New Roman" w:hAnsi="Times New Roman" w:eastAsia="宋体" w:cs="Times New Roman"/>
          <w:kern w:val="2"/>
          <w:sz w:val="21"/>
          <w:szCs w:val="24"/>
          <w:lang w:val="en-US" w:eastAsia="zh-CN" w:bidi="ar-SA"/>
        </w:rPr>
        <w:pict>
          <v:shape id="图片 200" o:spid="_x0000_s1039" type="#_x0000_t75" style="height:122.05pt;width:159.2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numPr>
          <w:numId w:val="0"/>
        </w:numPr>
        <w:ind w:firstLine="420" w:firstLineChars="0"/>
        <w:rPr>
          <w:rFonts w:hint="eastAsia"/>
          <w:sz w:val="24"/>
          <w:szCs w:val="24"/>
          <w:lang w:val="en-US" w:eastAsia="zh-CN"/>
        </w:rPr>
      </w:pPr>
    </w:p>
    <w:p>
      <w:pPr>
        <w:numPr>
          <w:numId w:val="0"/>
        </w:numPr>
        <w:ind w:firstLine="420" w:firstLineChars="0"/>
        <w:rPr>
          <w:rFonts w:hint="eastAsia" w:eastAsia="宋体"/>
          <w:sz w:val="24"/>
          <w:szCs w:val="24"/>
          <w:lang w:eastAsia="zh-CN"/>
        </w:rPr>
      </w:pPr>
      <w:r>
        <w:rPr>
          <w:rFonts w:hint="eastAsia"/>
          <w:sz w:val="24"/>
          <w:szCs w:val="24"/>
          <w:lang w:eastAsia="zh-CN"/>
        </w:rPr>
        <w:t>（</w:t>
      </w:r>
      <w:r>
        <w:rPr>
          <w:rFonts w:hint="eastAsia"/>
          <w:sz w:val="24"/>
          <w:szCs w:val="24"/>
          <w:lang w:val="en-US" w:eastAsia="zh-CN"/>
        </w:rPr>
        <w:t>2）通过使用cvApproxPoly函数，我们得到了contour的近似多边形。这样，接下来就可以在有角的轮廓上进行近似。</w:t>
      </w:r>
      <w:r>
        <w:rPr>
          <w:rFonts w:hint="eastAsia" w:eastAsia="宋体"/>
          <w:sz w:val="24"/>
          <w:szCs w:val="24"/>
          <w:lang w:eastAsia="zh-CN"/>
        </w:rPr>
        <w:t>注意到，我们使用的手的近似分段线性轮廓是很重要的。这也降低了该方法的计算复杂度。</w:t>
      </w:r>
    </w:p>
    <w:p>
      <w:pPr>
        <w:numPr>
          <w:numId w:val="0"/>
        </w:numPr>
        <w:ind w:firstLine="420" w:firstLineChars="0"/>
        <w:rPr>
          <w:rFonts w:hint="eastAsia"/>
          <w:lang w:val="en-US" w:eastAsia="zh-CN"/>
        </w:rPr>
      </w:pPr>
    </w:p>
    <w:p>
      <w:pPr>
        <w:numPr>
          <w:numId w:val="0"/>
        </w:numPr>
        <w:ind w:firstLine="420" w:firstLineChars="0"/>
        <w:jc w:val="center"/>
        <w:rPr>
          <w:rFonts w:hint="eastAsia"/>
          <w:lang w:val="en-US" w:eastAsia="zh-CN"/>
        </w:rPr>
      </w:pPr>
      <w:r>
        <w:rPr>
          <w:rFonts w:ascii="Times New Roman" w:hAnsi="Times New Roman" w:eastAsia="宋体" w:cs="Times New Roman"/>
          <w:kern w:val="2"/>
          <w:sz w:val="21"/>
          <w:szCs w:val="24"/>
          <w:lang w:val="en-US" w:eastAsia="zh-CN" w:bidi="ar-SA"/>
        </w:rPr>
        <w:pict>
          <v:shape id="图片 201" o:spid="_x0000_s1040" type="#_x0000_t75" style="height:122pt;width:158.1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numPr>
          <w:numId w:val="0"/>
        </w:numPr>
        <w:ind w:firstLine="420" w:firstLineChars="0"/>
        <w:rPr>
          <w:rFonts w:hint="eastAsia"/>
          <w:lang w:val="en-US" w:eastAsia="zh-CN"/>
        </w:rPr>
      </w:pPr>
    </w:p>
    <w:p>
      <w:pPr>
        <w:numPr>
          <w:ilvl w:val="0"/>
          <w:numId w:val="21"/>
        </w:numPr>
        <w:ind w:firstLine="420" w:firstLineChars="0"/>
        <w:rPr>
          <w:rFonts w:hint="eastAsia" w:ascii="TimesNewRoman,Italic" w:hAnsi="TimesNewRoman,Italic"/>
          <w:b w:val="0"/>
          <w:bCs w:val="0"/>
          <w:i w:val="0"/>
          <w:iCs/>
          <w:sz w:val="24"/>
          <w:szCs w:val="24"/>
          <w:lang w:val="en-US" w:eastAsia="zh-CN"/>
        </w:rPr>
      </w:pPr>
      <w:r>
        <w:rPr>
          <w:rFonts w:hint="eastAsia"/>
          <w:sz w:val="24"/>
          <w:szCs w:val="24"/>
          <w:lang w:val="en-US" w:eastAsia="zh-CN"/>
        </w:rPr>
        <w:t>找到“近似多边形”之后，使用</w:t>
      </w:r>
      <w:r>
        <w:rPr>
          <w:rFonts w:hint="default" w:ascii="TimesNewRoman,Italic" w:hAnsi="TimesNewRoman,Italic" w:eastAsia="TimesNewRoman,Italic"/>
          <w:i/>
          <w:sz w:val="24"/>
          <w:szCs w:val="24"/>
        </w:rPr>
        <w:t>cvConvexHull</w:t>
      </w:r>
      <w:r>
        <w:rPr>
          <w:rFonts w:hint="eastAsia" w:ascii="TimesNewRoman,Italic" w:hAnsi="TimesNewRoman,Italic"/>
          <w:i w:val="0"/>
          <w:iCs/>
          <w:sz w:val="24"/>
          <w:szCs w:val="24"/>
          <w:lang w:eastAsia="zh-CN"/>
        </w:rPr>
        <w:t>得到</w:t>
      </w:r>
      <w:r>
        <w:rPr>
          <w:rFonts w:hint="eastAsia" w:ascii="TimesNewRoman,Italic" w:hAnsi="TimesNewRoman,Italic"/>
          <w:i/>
          <w:iCs w:val="0"/>
          <w:sz w:val="24"/>
          <w:szCs w:val="24"/>
          <w:lang w:val="en-US" w:eastAsia="zh-CN"/>
        </w:rPr>
        <w:t xml:space="preserve"> convex Envelope，</w:t>
      </w:r>
      <w:r>
        <w:rPr>
          <w:rFonts w:hint="eastAsia" w:ascii="TimesNewRoman,Italic" w:hAnsi="TimesNewRoman,Italic"/>
          <w:b/>
          <w:bCs/>
          <w:i/>
          <w:iCs w:val="0"/>
          <w:sz w:val="24"/>
          <w:szCs w:val="24"/>
          <w:lang w:val="en-US" w:eastAsia="zh-CN"/>
        </w:rPr>
        <w:t>fingertippoint</w:t>
      </w:r>
      <w:r>
        <w:rPr>
          <w:rFonts w:hint="eastAsia" w:ascii="TimesNewRoman,Italic" w:hAnsi="TimesNewRoman,Italic"/>
          <w:b w:val="0"/>
          <w:bCs w:val="0"/>
          <w:i w:val="0"/>
          <w:iCs/>
          <w:sz w:val="24"/>
          <w:szCs w:val="24"/>
          <w:lang w:val="en-US" w:eastAsia="zh-CN"/>
        </w:rPr>
        <w:t>就会出现在Envelope上。</w:t>
      </w:r>
    </w:p>
    <w:p>
      <w:pPr>
        <w:numPr>
          <w:ilvl w:val="0"/>
          <w:numId w:val="21"/>
        </w:numPr>
        <w:ind w:firstLine="420" w:firstLineChars="0"/>
        <w:rPr>
          <w:rFonts w:hint="eastAsia" w:ascii="TimesNewRoman,Italic" w:hAnsi="TimesNewRoman,Italic"/>
          <w:b w:val="0"/>
          <w:bCs w:val="0"/>
          <w:i w:val="0"/>
          <w:iCs/>
          <w:sz w:val="24"/>
          <w:szCs w:val="24"/>
          <w:lang w:val="en-US" w:eastAsia="zh-CN"/>
        </w:rPr>
      </w:pPr>
      <w:r>
        <w:rPr>
          <w:rFonts w:hint="eastAsia" w:ascii="TimesNewRoman,Italic" w:hAnsi="TimesNewRoman,Italic"/>
          <w:b w:val="0"/>
          <w:bCs w:val="0"/>
          <w:i w:val="0"/>
          <w:iCs/>
          <w:sz w:val="24"/>
          <w:szCs w:val="24"/>
          <w:lang w:val="en-US" w:eastAsia="zh-CN"/>
        </w:rPr>
        <w:t>Convexity Defects是____。</w:t>
      </w:r>
    </w:p>
    <w:p>
      <w:pPr>
        <w:numPr>
          <w:numId w:val="0"/>
        </w:numPr>
        <w:ind w:left="420" w:leftChars="0" w:firstLine="420" w:firstLineChars="0"/>
        <w:rPr>
          <w:rFonts w:hint="eastAsia" w:ascii="TimesNewRoman,Italic" w:hAnsi="TimesNewRoman,Italic"/>
          <w:b w:val="0"/>
          <w:bCs w:val="0"/>
          <w:i w:val="0"/>
          <w:iCs/>
          <w:sz w:val="24"/>
          <w:szCs w:val="24"/>
          <w:lang w:val="en-US" w:eastAsia="zh-CN"/>
        </w:rPr>
      </w:pPr>
      <w:r>
        <w:rPr>
          <w:rFonts w:hint="eastAsia" w:ascii="TimesNewRoman,Italic" w:hAnsi="TimesNewRoman,Italic"/>
          <w:b w:val="0"/>
          <w:bCs w:val="0"/>
          <w:i w:val="0"/>
          <w:iCs/>
          <w:sz w:val="24"/>
          <w:szCs w:val="24"/>
          <w:lang w:val="en-US" w:eastAsia="zh-CN"/>
        </w:rPr>
        <w:t>Depth Point 是____。</w:t>
      </w:r>
    </w:p>
    <w:p>
      <w:pPr>
        <w:numPr>
          <w:numId w:val="0"/>
        </w:numPr>
        <w:ind w:left="420" w:leftChars="0" w:firstLine="420" w:firstLineChars="0"/>
        <w:rPr>
          <w:rFonts w:hint="eastAsia" w:ascii="TimesNewRoman,Italic" w:hAnsi="TimesNewRoman,Italic"/>
          <w:b w:val="0"/>
          <w:bCs w:val="0"/>
          <w:i w:val="0"/>
          <w:iCs/>
          <w:sz w:val="24"/>
          <w:szCs w:val="24"/>
          <w:lang w:val="en-US" w:eastAsia="zh-CN"/>
        </w:rPr>
      </w:pPr>
      <w:r>
        <w:rPr>
          <w:rFonts w:hint="eastAsia" w:ascii="TimesNewRoman,Italic" w:hAnsi="TimesNewRoman,Italic"/>
          <w:b w:val="0"/>
          <w:bCs w:val="0"/>
          <w:i w:val="0"/>
          <w:iCs/>
          <w:sz w:val="24"/>
          <w:szCs w:val="24"/>
          <w:lang w:val="en-US" w:eastAsia="zh-CN"/>
        </w:rPr>
        <w:t>FingertipPoint的判断需要结合Depth Point和Envelope上的点，因此，使用</w:t>
      </w:r>
      <w:r>
        <w:rPr>
          <w:rFonts w:hint="default" w:ascii="TimesNewRoman,Italic" w:hAnsi="TimesNewRoman,Italic" w:eastAsia="TimesNewRoman,Italic"/>
          <w:i/>
          <w:sz w:val="24"/>
          <w:szCs w:val="24"/>
        </w:rPr>
        <w:t>cvConvexityDefects</w:t>
      </w:r>
      <w:r>
        <w:rPr>
          <w:rFonts w:hint="eastAsia" w:ascii="TimesNewRoman,Italic" w:hAnsi="TimesNewRoman,Italic"/>
          <w:i w:val="0"/>
          <w:iCs/>
          <w:sz w:val="24"/>
          <w:szCs w:val="24"/>
          <w:lang w:eastAsia="zh-CN"/>
        </w:rPr>
        <w:t>得到所有的</w:t>
      </w:r>
      <w:r>
        <w:rPr>
          <w:rFonts w:hint="eastAsia" w:ascii="TimesNewRoman,Italic" w:hAnsi="TimesNewRoman,Italic"/>
          <w:i w:val="0"/>
          <w:iCs/>
          <w:sz w:val="24"/>
          <w:szCs w:val="24"/>
          <w:lang w:val="en-US" w:eastAsia="zh-CN"/>
        </w:rPr>
        <w:t>Convexity Defects，进而得到Depth Point。</w:t>
      </w:r>
    </w:p>
    <w:p>
      <w:pPr>
        <w:numPr>
          <w:numId w:val="0"/>
        </w:numPr>
        <w:ind w:firstLine="420" w:firstLineChars="0"/>
        <w:rPr>
          <w:rFonts w:hint="eastAsia"/>
          <w:lang w:val="en-US" w:eastAsia="zh-CN"/>
        </w:rPr>
      </w:pPr>
    </w:p>
    <w:p>
      <w:pPr>
        <w:numPr>
          <w:numId w:val="0"/>
        </w:numPr>
        <w:ind w:firstLine="420" w:firstLineChars="0"/>
        <w:jc w:val="center"/>
        <w:rPr>
          <w:rFonts w:hint="eastAsia"/>
          <w:lang w:val="en-US" w:eastAsia="zh-CN"/>
        </w:rPr>
      </w:pPr>
      <w:r>
        <w:rPr>
          <w:rFonts w:ascii="Times New Roman" w:hAnsi="Times New Roman" w:eastAsia="宋体" w:cs="Times New Roman"/>
          <w:kern w:val="2"/>
          <w:sz w:val="21"/>
          <w:szCs w:val="24"/>
          <w:lang w:val="en-US" w:eastAsia="zh-CN" w:bidi="ar-SA"/>
        </w:rPr>
        <w:pict>
          <v:shape id="图片 207" o:spid="_x0000_s1041" type="#_x0000_t75" style="height:131.45pt;width:130.9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numPr>
          <w:numId w:val="0"/>
        </w:numPr>
        <w:rPr>
          <w:rFonts w:hint="eastAsia"/>
          <w:lang w:eastAsia="zh-CN"/>
        </w:rPr>
      </w:pPr>
    </w:p>
    <w:p>
      <w:pPr>
        <w:pStyle w:val="56"/>
        <w:numPr>
          <w:ilvl w:val="0"/>
          <w:numId w:val="16"/>
        </w:numPr>
        <w:rPr>
          <w:rFonts w:hint="eastAsia"/>
          <w:lang w:val="en-US" w:eastAsia="zh-CN"/>
        </w:rPr>
      </w:pPr>
      <w:r>
        <w:rPr>
          <w:rFonts w:hint="default" w:ascii="TimesNewRoman,Italic" w:hAnsi="TimesNewRoman,Italic" w:eastAsia="TimesNewRoman,Italic"/>
          <w:i/>
          <w:sz w:val="20"/>
        </w:rPr>
        <w:t>FT-GB</w:t>
      </w:r>
      <w:r>
        <w:rPr>
          <w:rFonts w:hint="eastAsia" w:ascii="Times New Roman"/>
          <w:lang w:val="en-US" w:eastAsia="zh-CN"/>
        </w:rPr>
        <w:t>算法提取手指</w:t>
      </w:r>
    </w:p>
    <w:p>
      <w:pPr>
        <w:ind w:firstLine="420" w:firstLineChars="0"/>
        <w:rPr>
          <w:rFonts w:hint="eastAsia"/>
          <w:sz w:val="24"/>
          <w:szCs w:val="24"/>
          <w:lang w:val="en-US" w:eastAsia="zh-CN"/>
        </w:rPr>
      </w:pPr>
      <w:r>
        <w:rPr>
          <w:rFonts w:hint="eastAsia"/>
          <w:sz w:val="24"/>
          <w:szCs w:val="24"/>
          <w:lang w:val="en-US" w:eastAsia="zh-CN"/>
        </w:rPr>
        <w:t>在对手指轮廓进行检测之后，我们得到了手势区域的Convex Envelope和所有的Depth Point。</w:t>
      </w:r>
    </w:p>
    <w:p>
      <w:pPr>
        <w:ind w:firstLine="420" w:firstLineChars="0"/>
        <w:rPr>
          <w:rFonts w:hint="eastAsia"/>
          <w:sz w:val="24"/>
          <w:szCs w:val="24"/>
          <w:lang w:val="en-US" w:eastAsia="zh-CN"/>
        </w:rPr>
      </w:pPr>
      <w:r>
        <w:rPr>
          <w:rFonts w:hint="eastAsia"/>
          <w:sz w:val="24"/>
          <w:szCs w:val="24"/>
          <w:lang w:val="en-US" w:eastAsia="zh-CN"/>
        </w:rPr>
        <w:t>FingertipPoint在Convex Envelope上，如___（图上标出），但是，诸如___（图上标出），不属于FingerPoint。</w:t>
      </w:r>
    </w:p>
    <w:p>
      <w:pPr>
        <w:pStyle w:val="57"/>
        <w:rPr>
          <w:rFonts w:hint="eastAsia"/>
          <w:lang w:val="en-US" w:eastAsia="zh-CN"/>
        </w:rPr>
      </w:pPr>
      <w:r>
        <w:rPr>
          <w:rFonts w:hint="eastAsia"/>
          <w:lang w:val="en-US" w:eastAsia="zh-CN"/>
        </w:rPr>
        <w:t xml:space="preserve">3.3.1 </w:t>
      </w:r>
      <w:r>
        <w:rPr>
          <w:rFonts w:hint="default" w:ascii="TimesNewRoman,Italic" w:hAnsi="TimesNewRoman,Italic" w:eastAsia="TimesNewRoman,Italic"/>
          <w:i/>
          <w:sz w:val="20"/>
        </w:rPr>
        <w:t>FT-GB</w:t>
      </w:r>
      <w:r>
        <w:rPr>
          <w:rFonts w:hint="eastAsia"/>
          <w:lang w:val="en-US" w:eastAsia="zh-CN"/>
        </w:rPr>
        <w:t>算法描述</w:t>
      </w:r>
    </w:p>
    <w:p>
      <w:pPr>
        <w:ind w:firstLine="420" w:firstLineChars="0"/>
        <w:rPr>
          <w:rFonts w:hint="eastAsia"/>
          <w:sz w:val="24"/>
          <w:szCs w:val="24"/>
          <w:lang w:val="en-US" w:eastAsia="zh-CN"/>
        </w:rPr>
      </w:pPr>
      <w:r>
        <w:rPr>
          <w:rFonts w:hint="eastAsia"/>
          <w:sz w:val="24"/>
          <w:szCs w:val="24"/>
          <w:lang w:val="en-US" w:eastAsia="zh-CN"/>
        </w:rPr>
        <w:t>为了筛选出FingerPoint，我们使用FT-GB算法。其具体描述如下：</w:t>
      </w:r>
    </w:p>
    <w:p>
      <w:pPr>
        <w:ind w:firstLine="420" w:firstLineChars="0"/>
        <w:rPr>
          <w:rFonts w:hint="eastAsia"/>
          <w:sz w:val="24"/>
          <w:szCs w:val="24"/>
          <w:lang w:val="en-US" w:eastAsia="zh-CN"/>
        </w:rPr>
      </w:pPr>
      <w:r>
        <w:rPr>
          <w:rFonts w:hint="eastAsia"/>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（FT-GB）的具体描述</w:t>
      </w:r>
    </w:p>
    <w:p>
      <w:pPr>
        <w:ind w:firstLine="420" w:firstLineChars="0"/>
        <w:rPr>
          <w:rFonts w:hint="eastAsia"/>
          <w:sz w:val="24"/>
          <w:szCs w:val="24"/>
          <w:lang w:val="en-US" w:eastAsia="zh-CN"/>
        </w:rPr>
      </w:pPr>
      <w:r>
        <w:rPr>
          <w:rFonts w:hint="eastAsia"/>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按照以上所描述的方法步骤，可以得到所有的FingerPoint。</w:t>
      </w:r>
    </w:p>
    <w:p>
      <w:pPr>
        <w:rPr>
          <w:rFonts w:hint="eastAsia"/>
          <w:lang w:val="en-US" w:eastAsia="zh-CN"/>
        </w:rPr>
      </w:pPr>
    </w:p>
    <w:p>
      <w:pPr>
        <w:pStyle w:val="57"/>
        <w:rPr>
          <w:rFonts w:hint="eastAsia"/>
          <w:lang w:val="en-US" w:eastAsia="zh-CN"/>
        </w:rPr>
      </w:pPr>
      <w:r>
        <w:rPr>
          <w:rFonts w:hint="eastAsia"/>
          <w:lang w:val="en-US" w:eastAsia="zh-CN"/>
        </w:rPr>
        <w:t xml:space="preserve">3.3.2 </w:t>
      </w:r>
      <w:r>
        <w:rPr>
          <w:rFonts w:hint="default" w:ascii="TimesNewRoman,Italic" w:hAnsi="TimesNewRoman,Italic" w:eastAsia="TimesNewRoman,Italic"/>
          <w:i/>
          <w:sz w:val="20"/>
        </w:rPr>
        <w:t>FT-GB</w:t>
      </w:r>
      <w:r>
        <w:rPr>
          <w:rFonts w:hint="eastAsia"/>
          <w:lang w:val="en-US" w:eastAsia="zh-CN"/>
        </w:rPr>
        <w:t>算法的参数实验</w:t>
      </w:r>
    </w:p>
    <w:p>
      <w:pPr>
        <w:ind w:firstLine="420" w:firstLineChars="0"/>
        <w:rPr>
          <w:rFonts w:hint="eastAsia" w:ascii="Arial" w:hAnsi="Arial" w:cs="Arial"/>
          <w:sz w:val="24"/>
          <w:szCs w:val="24"/>
          <w:lang w:val="en-US" w:eastAsia="zh-CN"/>
        </w:rPr>
      </w:pPr>
      <w:r>
        <w:rPr>
          <w:rFonts w:hint="eastAsia"/>
          <w:sz w:val="24"/>
          <w:szCs w:val="24"/>
          <w:lang w:val="en-US" w:eastAsia="zh-CN"/>
        </w:rPr>
        <w:t>FT-GB算法中有一个很重要的参数</w:t>
      </w:r>
      <w:r>
        <w:rPr>
          <w:rFonts w:hint="default" w:ascii="Arial" w:hAnsi="Arial" w:cs="Arial"/>
          <w:sz w:val="24"/>
          <w:szCs w:val="24"/>
          <w:lang w:val="en-US" w:eastAsia="zh-CN"/>
        </w:rPr>
        <w:t>α</w:t>
      </w:r>
      <w:r>
        <w:rPr>
          <w:rFonts w:hint="eastAsia" w:ascii="Arial" w:hAnsi="Arial" w:cs="Arial"/>
          <w:sz w:val="24"/>
          <w:szCs w:val="24"/>
          <w:lang w:val="en-US" w:eastAsia="zh-CN"/>
        </w:rPr>
        <w:t>。直观地来讲，参数</w:t>
      </w:r>
      <w:r>
        <w:rPr>
          <w:rFonts w:hint="default" w:ascii="Arial" w:hAnsi="Arial" w:cs="Arial"/>
          <w:sz w:val="24"/>
          <w:szCs w:val="24"/>
          <w:lang w:val="en-US" w:eastAsia="zh-CN"/>
        </w:rPr>
        <w:t>α</w:t>
      </w:r>
      <w:r>
        <w:rPr>
          <w:rFonts w:hint="eastAsia" w:ascii="Arial" w:hAnsi="Arial" w:cs="Arial"/>
          <w:sz w:val="24"/>
          <w:szCs w:val="24"/>
          <w:lang w:val="en-US" w:eastAsia="zh-CN"/>
        </w:rPr>
        <w:t>是手指根两端，与指尖中心的连线。两个因素会影响：（1）手指发生旋转。（2）用户手指的粗细和长度的变化。（3）用户与摄像机平面的距离。</w:t>
      </w:r>
    </w:p>
    <w:p>
      <w:pPr>
        <w:numPr>
          <w:numId w:val="0"/>
        </w:numPr>
        <w:ind w:firstLine="420" w:firstLineChars="0"/>
        <w:rPr>
          <w:rFonts w:hint="eastAsia" w:ascii="Arial" w:hAnsi="Arial" w:cs="Arial"/>
          <w:sz w:val="24"/>
          <w:szCs w:val="24"/>
          <w:lang w:val="en-US" w:eastAsia="zh-CN"/>
        </w:rPr>
      </w:pPr>
      <w:r>
        <w:rPr>
          <w:rFonts w:hint="eastAsia" w:ascii="Arial" w:hAnsi="Arial" w:cs="Arial"/>
          <w:sz w:val="24"/>
          <w:szCs w:val="24"/>
          <w:lang w:val="en-US" w:eastAsia="zh-CN"/>
        </w:rPr>
        <w:t>如若判断角度太大,可能会将手腕处那一段误认为为指尖;当手指较短时或者由于离Kinect较远,造成截取图片中手指较短时,测出的角度会很大,如若判断角度太小,就无法识别出指尖。</w:t>
      </w:r>
    </w:p>
    <w:p>
      <w:pPr>
        <w:numPr>
          <w:numId w:val="0"/>
        </w:numPr>
        <w:rPr>
          <w:rFonts w:hint="eastAsia" w:ascii="Arial" w:hAnsi="Arial" w:cs="Arial"/>
          <w:sz w:val="24"/>
          <w:szCs w:val="24"/>
          <w:lang w:val="en-US" w:eastAsia="zh-CN"/>
        </w:rPr>
      </w:pPr>
    </w:p>
    <w:p>
      <w:pPr>
        <w:numPr>
          <w:numId w:val="0"/>
        </w:numPr>
        <w:ind w:firstLine="420" w:firstLineChars="0"/>
        <w:rPr>
          <w:rFonts w:hint="eastAsia" w:ascii="Arial" w:hAnsi="Arial" w:cs="Arial"/>
          <w:sz w:val="24"/>
          <w:szCs w:val="24"/>
          <w:lang w:val="en-US" w:eastAsia="zh-CN"/>
        </w:rPr>
      </w:pPr>
      <w:r>
        <w:rPr>
          <w:rFonts w:hint="eastAsia" w:ascii="Arial" w:hAnsi="Arial" w:cs="Arial"/>
          <w:sz w:val="24"/>
          <w:szCs w:val="24"/>
          <w:lang w:val="en-US" w:eastAsia="zh-CN"/>
        </w:rPr>
        <w:t>当发生旋转时，</w:t>
      </w:r>
    </w:p>
    <w:p>
      <w:pPr>
        <w:numPr>
          <w:ilvl w:val="0"/>
          <w:numId w:val="22"/>
        </w:numPr>
        <w:ind w:firstLine="420" w:firstLineChars="0"/>
        <w:rPr>
          <w:rFonts w:hint="eastAsia" w:ascii="Arial" w:hAnsi="Arial" w:cs="Arial"/>
          <w:sz w:val="24"/>
          <w:szCs w:val="24"/>
          <w:lang w:val="en-US" w:eastAsia="zh-CN"/>
        </w:rPr>
      </w:pPr>
      <w:r>
        <w:rPr>
          <w:rFonts w:hint="eastAsia"/>
          <w:sz w:val="24"/>
          <w:szCs w:val="24"/>
          <w:lang w:val="en-US" w:eastAsia="zh-CN"/>
        </w:rPr>
        <w:t>如果手指发生旋转，而且手指是平行于摄像机平面的，</w:t>
      </w:r>
      <w:r>
        <w:rPr>
          <w:rFonts w:hint="eastAsia" w:ascii="Arial" w:hAnsi="Arial" w:cs="Arial"/>
          <w:sz w:val="24"/>
          <w:szCs w:val="24"/>
          <w:lang w:val="en-US" w:eastAsia="zh-CN"/>
        </w:rPr>
        <w:t>由于</w:t>
      </w:r>
      <w:r>
        <w:rPr>
          <w:rFonts w:hint="eastAsia"/>
          <w:sz w:val="24"/>
          <w:szCs w:val="24"/>
          <w:lang w:val="en-US" w:eastAsia="zh-CN"/>
        </w:rPr>
        <w:t>手指可以看作是圆柱体。那么</w:t>
      </w:r>
      <w:r>
        <w:rPr>
          <w:rFonts w:hint="default" w:ascii="Arial" w:hAnsi="Arial" w:cs="Arial"/>
          <w:sz w:val="24"/>
          <w:szCs w:val="24"/>
          <w:lang w:val="en-US" w:eastAsia="zh-CN"/>
        </w:rPr>
        <w:t>α</w:t>
      </w:r>
      <w:r>
        <w:rPr>
          <w:rFonts w:hint="eastAsia" w:ascii="Arial" w:hAnsi="Arial" w:cs="Arial"/>
          <w:sz w:val="24"/>
          <w:szCs w:val="24"/>
          <w:lang w:val="en-US" w:eastAsia="zh-CN"/>
        </w:rPr>
        <w:t>实际上是不发生变化的。</w:t>
      </w:r>
    </w:p>
    <w:p>
      <w:pPr>
        <w:numPr>
          <w:ilvl w:val="0"/>
          <w:numId w:val="22"/>
        </w:numPr>
        <w:ind w:firstLine="420" w:firstLineChars="0"/>
        <w:rPr>
          <w:rFonts w:hint="eastAsia" w:ascii="Arial" w:hAnsi="Arial" w:cs="Arial"/>
          <w:sz w:val="24"/>
          <w:szCs w:val="24"/>
          <w:lang w:val="en-US" w:eastAsia="zh-CN"/>
        </w:rPr>
      </w:pPr>
      <w:r>
        <w:rPr>
          <w:rFonts w:hint="eastAsia" w:ascii="Arial" w:hAnsi="Arial" w:cs="Arial"/>
          <w:sz w:val="24"/>
          <w:szCs w:val="24"/>
          <w:lang w:val="en-US" w:eastAsia="zh-CN"/>
        </w:rPr>
        <w:t>如果手指发生旋转，而且手指是与摄像机平面相交，那么</w:t>
      </w:r>
      <w:r>
        <w:rPr>
          <w:rFonts w:hint="default" w:ascii="Arial" w:hAnsi="Arial" w:cs="Arial"/>
          <w:sz w:val="24"/>
          <w:szCs w:val="24"/>
          <w:lang w:val="en-US" w:eastAsia="zh-CN"/>
        </w:rPr>
        <w:t>α</w:t>
      </w:r>
      <w:r>
        <w:rPr>
          <w:rFonts w:hint="eastAsia" w:ascii="Arial" w:hAnsi="Arial" w:cs="Arial"/>
          <w:sz w:val="24"/>
          <w:szCs w:val="24"/>
          <w:lang w:val="en-US" w:eastAsia="zh-CN"/>
        </w:rPr>
        <w:t>的大小会发生变化。</w:t>
      </w:r>
    </w:p>
    <w:p>
      <w:pPr>
        <w:numPr>
          <w:numId w:val="0"/>
        </w:numPr>
        <w:rPr>
          <w:rFonts w:hint="eastAsia" w:ascii="Arial" w:hAnsi="Arial" w:cs="Arial"/>
          <w:sz w:val="24"/>
          <w:szCs w:val="24"/>
          <w:lang w:val="en-US" w:eastAsia="zh-CN"/>
        </w:rPr>
      </w:pPr>
    </w:p>
    <w:p>
      <w:pPr>
        <w:numPr>
          <w:numId w:val="0"/>
        </w:numPr>
        <w:ind w:firstLine="420" w:firstLineChars="0"/>
        <w:rPr>
          <w:rFonts w:hint="eastAsia" w:ascii="Arial" w:hAnsi="Arial" w:cs="Arial"/>
          <w:sz w:val="24"/>
          <w:szCs w:val="24"/>
          <w:lang w:val="en-US" w:eastAsia="zh-CN"/>
        </w:rPr>
      </w:pPr>
      <w:r>
        <w:rPr>
          <w:rFonts w:hint="eastAsia" w:ascii="Arial" w:hAnsi="Arial" w:cs="Arial"/>
          <w:sz w:val="24"/>
          <w:szCs w:val="24"/>
          <w:lang w:val="en-US" w:eastAsia="zh-CN"/>
        </w:rPr>
        <w:t>如果</w:t>
      </w:r>
      <w:r>
        <w:rPr>
          <w:rFonts w:hint="default" w:ascii="Arial" w:hAnsi="Arial" w:cs="Arial"/>
          <w:sz w:val="24"/>
          <w:szCs w:val="24"/>
          <w:lang w:val="en-US" w:eastAsia="zh-CN"/>
        </w:rPr>
        <w:t>α</w:t>
      </w:r>
      <w:r>
        <w:rPr>
          <w:rFonts w:hint="eastAsia" w:ascii="Arial" w:hAnsi="Arial" w:cs="Arial"/>
          <w:sz w:val="24"/>
          <w:szCs w:val="24"/>
          <w:lang w:val="en-US" w:eastAsia="zh-CN"/>
        </w:rPr>
        <w:t>设置得太大，那么，一些钝角会被误识别为___。如果</w:t>
      </w:r>
      <w:r>
        <w:rPr>
          <w:rFonts w:hint="default" w:ascii="Arial" w:hAnsi="Arial" w:cs="Arial"/>
          <w:sz w:val="24"/>
          <w:szCs w:val="24"/>
          <w:lang w:val="en-US" w:eastAsia="zh-CN"/>
        </w:rPr>
        <w:t>α</w:t>
      </w:r>
      <w:r>
        <w:rPr>
          <w:rFonts w:hint="eastAsia" w:ascii="Arial" w:hAnsi="Arial" w:cs="Arial"/>
          <w:sz w:val="24"/>
          <w:szCs w:val="24"/>
          <w:lang w:val="en-US" w:eastAsia="zh-CN"/>
        </w:rPr>
        <w:t>设置得太小，那么，按照前述，当手指发生变化时，</w:t>
      </w:r>
      <w:r>
        <w:rPr>
          <w:rFonts w:hint="default" w:ascii="Arial" w:hAnsi="Arial" w:cs="Arial"/>
          <w:sz w:val="24"/>
          <w:szCs w:val="24"/>
          <w:lang w:val="en-US" w:eastAsia="zh-CN"/>
        </w:rPr>
        <w:t>α</w:t>
      </w:r>
      <w:r>
        <w:rPr>
          <w:rFonts w:hint="eastAsia" w:ascii="Arial" w:hAnsi="Arial" w:cs="Arial"/>
          <w:sz w:val="24"/>
          <w:szCs w:val="24"/>
          <w:lang w:val="en-US" w:eastAsia="zh-CN"/>
        </w:rPr>
        <w:t>会____。</w:t>
      </w:r>
    </w:p>
    <w:p>
      <w:pPr>
        <w:numPr>
          <w:numId w:val="0"/>
        </w:numPr>
        <w:ind w:firstLine="420" w:firstLineChars="0"/>
        <w:rPr>
          <w:rFonts w:hint="eastAsia" w:ascii="Arial" w:hAnsi="Arial" w:cs="Arial"/>
          <w:sz w:val="24"/>
          <w:szCs w:val="24"/>
          <w:lang w:val="en-US" w:eastAsia="zh-CN"/>
        </w:rPr>
      </w:pPr>
      <w:r>
        <w:rPr>
          <w:rFonts w:hint="eastAsia" w:ascii="Arial" w:hAnsi="Arial" w:cs="Arial"/>
          <w:sz w:val="24"/>
          <w:szCs w:val="24"/>
          <w:lang w:val="en-US" w:eastAsia="zh-CN"/>
        </w:rPr>
        <w:t>我们采集了5位用户，面向屏幕</w:t>
      </w:r>
    </w:p>
    <w:p>
      <w:pPr>
        <w:numPr>
          <w:numId w:val="0"/>
        </w:numPr>
        <w:ind w:firstLine="420" w:firstLineChars="0"/>
        <w:rPr>
          <w:rFonts w:hint="eastAsia" w:ascii="Arial" w:hAnsi="Arial" w:cs="Arial"/>
          <w:sz w:val="24"/>
          <w:szCs w:val="24"/>
          <w:lang w:val="en-US" w:eastAsia="zh-CN"/>
        </w:rPr>
      </w:pPr>
    </w:p>
    <w:p>
      <w:pPr>
        <w:numPr>
          <w:numId w:val="0"/>
        </w:numPr>
        <w:ind w:firstLine="420" w:firstLineChars="0"/>
        <w:rPr>
          <w:rFonts w:hint="eastAsia" w:ascii="Arial" w:hAnsi="Arial" w:cs="Arial"/>
          <w:sz w:val="24"/>
          <w:szCs w:val="24"/>
          <w:lang w:val="en-US" w:eastAsia="zh-CN"/>
        </w:rPr>
      </w:pPr>
    </w:p>
    <w:p>
      <w:pPr>
        <w:numPr>
          <w:numId w:val="0"/>
        </w:numPr>
        <w:ind w:firstLine="420" w:firstLineChars="0"/>
        <w:rPr>
          <w:rFonts w:hint="eastAsia" w:ascii="Arial" w:hAnsi="Arial" w:cs="Arial"/>
          <w:sz w:val="24"/>
          <w:szCs w:val="24"/>
          <w:lang w:val="en-US" w:eastAsia="zh-CN"/>
        </w:rPr>
      </w:pPr>
      <w:r>
        <w:rPr>
          <w:rFonts w:hint="eastAsia" w:ascii="Arial" w:hAnsi="Arial" w:cs="Arial"/>
          <w:sz w:val="24"/>
          <w:szCs w:val="24"/>
          <w:lang w:val="en-US" w:eastAsia="zh-CN"/>
        </w:rPr>
        <w:t>通过实验，</w:t>
      </w:r>
    </w:p>
    <w:p>
      <w:pPr>
        <w:numPr>
          <w:ilvl w:val="0"/>
          <w:numId w:val="23"/>
        </w:numPr>
        <w:ind w:firstLine="420" w:firstLineChars="0"/>
        <w:rPr>
          <w:rFonts w:hint="eastAsia" w:ascii="Arial" w:hAnsi="Arial" w:cs="Arial"/>
          <w:sz w:val="24"/>
          <w:szCs w:val="24"/>
          <w:lang w:val="en-US" w:eastAsia="zh-CN"/>
        </w:rPr>
      </w:pPr>
      <w:r>
        <w:rPr>
          <w:rFonts w:hint="eastAsia" w:ascii="Arial" w:hAnsi="Arial" w:cs="Arial"/>
          <w:sz w:val="24"/>
          <w:szCs w:val="24"/>
          <w:lang w:val="en-US" w:eastAsia="zh-CN"/>
        </w:rPr>
        <w:t>在一定的旋转角度内（），</w:t>
      </w:r>
      <w:r>
        <w:rPr>
          <w:rFonts w:hint="default" w:ascii="Arial" w:hAnsi="Arial" w:cs="Arial"/>
          <w:sz w:val="24"/>
          <w:szCs w:val="24"/>
          <w:lang w:val="en-US" w:eastAsia="zh-CN"/>
        </w:rPr>
        <w:t>α</w:t>
      </w:r>
      <w:r>
        <w:rPr>
          <w:rFonts w:hint="eastAsia" w:ascii="Arial" w:hAnsi="Arial" w:cs="Arial"/>
          <w:sz w:val="24"/>
          <w:szCs w:val="24"/>
          <w:lang w:val="en-US" w:eastAsia="zh-CN"/>
        </w:rPr>
        <w:t>需要扩大至钝角，才能识别出FingerPoint。</w:t>
      </w:r>
    </w:p>
    <w:p>
      <w:pPr>
        <w:numPr>
          <w:ilvl w:val="0"/>
          <w:numId w:val="23"/>
        </w:numPr>
        <w:ind w:firstLine="420" w:firstLineChars="0"/>
        <w:rPr>
          <w:rFonts w:hint="eastAsia" w:ascii="Arial" w:hAnsi="Arial" w:cs="Arial"/>
          <w:sz w:val="24"/>
          <w:szCs w:val="24"/>
          <w:lang w:val="en-US" w:eastAsia="zh-CN"/>
        </w:rPr>
      </w:pPr>
      <w:r>
        <w:rPr>
          <w:rFonts w:hint="eastAsia" w:ascii="Arial" w:hAnsi="Arial" w:cs="Arial"/>
          <w:sz w:val="24"/>
          <w:szCs w:val="24"/>
          <w:lang w:val="en-US" w:eastAsia="zh-CN"/>
        </w:rPr>
        <w:t>在角度之外</w:t>
      </w:r>
    </w:p>
    <w:p>
      <w:pPr>
        <w:numPr>
          <w:numId w:val="0"/>
        </w:numPr>
        <w:ind w:firstLine="420" w:firstLineChars="0"/>
        <w:rPr>
          <w:rFonts w:hint="eastAsia" w:ascii="Arial" w:hAnsi="Arial" w:cs="Arial"/>
          <w:sz w:val="24"/>
          <w:szCs w:val="24"/>
          <w:lang w:val="en-US" w:eastAsia="zh-CN"/>
        </w:rPr>
      </w:pPr>
      <w:r>
        <w:rPr>
          <w:rFonts w:hint="eastAsia" w:ascii="Arial" w:hAnsi="Arial" w:cs="Arial"/>
          <w:sz w:val="24"/>
          <w:szCs w:val="24"/>
          <w:lang w:val="en-US" w:eastAsia="zh-CN"/>
        </w:rPr>
        <w:t>因此，我们确定</w:t>
      </w:r>
      <w:r>
        <w:rPr>
          <w:rFonts w:hint="default" w:ascii="Arial" w:hAnsi="Arial" w:cs="Arial"/>
          <w:sz w:val="24"/>
          <w:szCs w:val="24"/>
          <w:lang w:val="en-US" w:eastAsia="zh-CN"/>
        </w:rPr>
        <w:t>α</w:t>
      </w:r>
      <w:r>
        <w:rPr>
          <w:rFonts w:hint="eastAsia" w:ascii="Arial" w:hAnsi="Arial" w:cs="Arial"/>
          <w:sz w:val="24"/>
          <w:szCs w:val="24"/>
          <w:lang w:val="en-US" w:eastAsia="zh-CN"/>
        </w:rPr>
        <w:t>的取值范围为：___。</w:t>
      </w:r>
    </w:p>
    <w:p>
      <w:pPr>
        <w:rPr>
          <w:rFonts w:hint="eastAsia"/>
          <w:lang w:val="en-US" w:eastAsia="zh-CN"/>
        </w:rPr>
      </w:pPr>
    </w:p>
    <w:p>
      <w:pPr>
        <w:rPr>
          <w:rFonts w:hint="eastAsia"/>
          <w:lang w:val="en-US" w:eastAsia="zh-CN"/>
        </w:rPr>
      </w:pPr>
    </w:p>
    <w:p>
      <w:pPr>
        <w:pStyle w:val="56"/>
        <w:numPr>
          <w:ilvl w:val="0"/>
          <w:numId w:val="16"/>
        </w:numPr>
        <w:rPr>
          <w:rFonts w:hint="eastAsia" w:ascii="Times New Roman"/>
          <w:lang w:val="en-US" w:eastAsia="zh-CN"/>
        </w:rPr>
      </w:pPr>
      <w:bookmarkStart w:id="95" w:name="_Toc387910662"/>
      <w:r>
        <w:rPr>
          <w:rFonts w:hint="eastAsia" w:ascii="Times New Roman"/>
          <w:lang w:val="en-US" w:eastAsia="zh-CN"/>
        </w:rPr>
        <w:t>本章小结</w:t>
      </w:r>
    </w:p>
    <w:p>
      <w:pPr>
        <w:numPr>
          <w:numId w:val="0"/>
        </w:numPr>
        <w:ind w:firstLine="420" w:firstLineChars="0"/>
        <w:rPr>
          <w:rFonts w:hint="eastAsia" w:ascii="Arial" w:hAnsi="Arial" w:cs="Arial"/>
          <w:sz w:val="24"/>
          <w:szCs w:val="24"/>
          <w:lang w:val="en-US" w:eastAsia="zh-CN"/>
        </w:rPr>
      </w:pPr>
      <w:r>
        <w:rPr>
          <w:rFonts w:hint="eastAsia" w:ascii="Arial" w:hAnsi="Arial" w:cs="Arial"/>
          <w:sz w:val="24"/>
          <w:szCs w:val="24"/>
          <w:lang w:val="en-US" w:eastAsia="zh-CN"/>
        </w:rPr>
        <w:t>本章首先分析了 Kienct中人体骨豁模型的创建原理和在创建过程中涉及到的四个主要对象,确定了 Kinect从深度信息图中获得人体各骨豁节点的位置的方法。然后利用深度图像与骨豁模型相结合的方法,进行静态手势的分割。在手势分割的基础上提出了基于双层深度图像的轮廓提取方法,该方法能够同时检测出伸直和弯曲手指轮廓信息。最后根据轮廓边界点,运用K曲率算法确定手指指尖的位置和个数,从而识别出静态手势,并且针对K值进行了实验分析,得出最优的K值。</w:t>
      </w:r>
    </w:p>
    <w:p>
      <w:pPr>
        <w:rPr>
          <w:rFonts w:hint="eastAsia"/>
          <w:lang w:val="en-US" w:eastAsia="zh-CN"/>
        </w:rPr>
      </w:pPr>
    </w:p>
    <w:p>
      <w:pPr>
        <w:pStyle w:val="53"/>
        <w:numPr>
          <w:ilvl w:val="0"/>
          <w:numId w:val="8"/>
        </w:numPr>
        <w:rPr>
          <w:rFonts w:hint="eastAsia"/>
          <w:b w:val="0"/>
        </w:rPr>
      </w:pPr>
      <w:r>
        <w:rPr>
          <w:rFonts w:hint="eastAsia"/>
          <w:b w:val="0"/>
        </w:rPr>
        <w:t>手部追踪及特征提取研究</w:t>
      </w:r>
      <w:bookmarkEnd w:id="95"/>
    </w:p>
    <w:p>
      <w:pPr>
        <w:pStyle w:val="56"/>
        <w:numPr>
          <w:ilvl w:val="0"/>
          <w:numId w:val="24"/>
        </w:numPr>
        <w:rPr>
          <w:rFonts w:hint="eastAsia" w:hAnsi="黑体"/>
          <w:szCs w:val="30"/>
        </w:rPr>
      </w:pPr>
      <w:bookmarkStart w:id="96" w:name="_Toc387910663"/>
      <w:r>
        <w:rPr>
          <w:rFonts w:hint="eastAsia" w:hAnsi="黑体"/>
          <w:szCs w:val="30"/>
        </w:rPr>
        <w:t>手语识别系统架构</w:t>
      </w:r>
      <w:bookmarkEnd w:id="96"/>
    </w:p>
    <w:p>
      <w:pPr>
        <w:pStyle w:val="44"/>
        <w:rPr>
          <w:rFonts w:hint="eastAsia"/>
        </w:rPr>
      </w:pPr>
      <w:r>
        <w:rPr>
          <w:rFonts w:hint="eastAsia"/>
        </w:rPr>
        <w:t>基于Kinect的手语识别系统的实现主要分为三个阶段：手部检测和跟踪、手部特征提取和手语识别。其中，手部的跟踪和特征提取将在下面两个小节中具体阐述。具体系统的组成如图4-1所示</w:t>
      </w:r>
      <w:r>
        <w:rPr>
          <w:rFonts w:hint="eastAsia"/>
          <w:vertAlign w:val="superscript"/>
        </w:rPr>
        <w:t>[35]</w:t>
      </w:r>
      <w:r>
        <w:rPr>
          <w:rFonts w:hint="eastAsia"/>
        </w:rPr>
        <w:t>。</w:t>
      </w:r>
    </w:p>
    <w:p>
      <w:pPr>
        <w:pStyle w:val="44"/>
        <w:spacing w:line="240" w:lineRule="auto"/>
        <w:jc w:val="center"/>
        <w:rPr>
          <w:rFonts w:hint="eastAsia"/>
        </w:rPr>
      </w:pPr>
      <w:r>
        <w:rPr>
          <w:rFonts w:ascii="Times New Roman" w:hAnsi="Times New Roman" w:eastAsia="宋体" w:cs="Times New Roman"/>
          <w:kern w:val="2"/>
          <w:sz w:val="24"/>
          <w:szCs w:val="24"/>
          <w:lang w:val="en-US" w:eastAsia="zh-CN" w:bidi="ar-SA"/>
        </w:rPr>
        <w:object>
          <v:shape id="Picture 14" type="#_x0000_t75" style="height:222.95pt;width:199.8pt;rotation:0f;" o:ole="t"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o:OLEObject Type="Embed" ProgID="" ShapeID="Picture 14" DrawAspect="Content" ObjectID="_27" r:id="rId29"/>
        </w:object>
      </w:r>
    </w:p>
    <w:p>
      <w:pPr>
        <w:pStyle w:val="44"/>
        <w:ind w:firstLine="2835" w:firstLineChars="1350"/>
        <w:rPr>
          <w:rFonts w:hint="eastAsia"/>
        </w:rPr>
      </w:pPr>
      <w:r>
        <w:rPr>
          <w:rFonts w:hint="eastAsia"/>
          <w:sz w:val="21"/>
          <w:szCs w:val="21"/>
        </w:rPr>
        <w:t>图4-1  基于Kinect的手语识别系统</w:t>
      </w:r>
    </w:p>
    <w:p>
      <w:pPr>
        <w:pStyle w:val="44"/>
        <w:rPr>
          <w:rFonts w:hint="eastAsia"/>
        </w:rPr>
      </w:pPr>
      <w:r>
        <w:rPr>
          <w:rFonts w:hint="eastAsia"/>
        </w:rPr>
        <w:t>如图4-2所示，本手语识别系统由动态手语识别和静态手语识别两部分组成。其中，动态手语识别部分又包括手掌动态手语识别和手指动态手语识别。</w:t>
      </w:r>
    </w:p>
    <w:p>
      <w:pPr>
        <w:pStyle w:val="44"/>
        <w:numPr>
          <w:ilvl w:val="0"/>
          <w:numId w:val="25"/>
        </w:numPr>
        <w:ind w:left="0" w:firstLine="480" w:firstLineChars="0"/>
        <w:rPr>
          <w:rFonts w:hint="eastAsia"/>
        </w:rPr>
      </w:pPr>
      <w:r>
        <w:rPr>
          <w:rFonts w:hint="eastAsia"/>
        </w:rPr>
        <w:t>动态手语识别</w:t>
      </w:r>
    </w:p>
    <w:p>
      <w:pPr>
        <w:pStyle w:val="44"/>
        <w:ind w:firstLine="425" w:firstLineChars="177"/>
        <w:rPr>
          <w:rFonts w:hint="eastAsia"/>
        </w:rPr>
      </w:pPr>
      <w:r>
        <w:rPr>
          <w:rFonts w:hint="eastAsia"/>
        </w:rPr>
        <w:t>手掌动态手语识别指通过跟踪手掌心来提取手掌的运动信息，进而对所表示的手语进行识别。但是有些动态手语在表达时，打手语者的手掌位置并没有发生变化，或者手掌的位置变化很小不容易探测到，只能通过其手指的运动来判断手语所表示的意思，因此在动态手语识别中加入了手指动态手语识别部分。</w:t>
      </w:r>
    </w:p>
    <w:p>
      <w:pPr>
        <w:pStyle w:val="44"/>
        <w:numPr>
          <w:ilvl w:val="0"/>
          <w:numId w:val="25"/>
        </w:numPr>
        <w:ind w:firstLineChars="0"/>
        <w:rPr>
          <w:rFonts w:hint="eastAsia"/>
        </w:rPr>
      </w:pPr>
      <w:r>
        <w:rPr>
          <w:rFonts w:hint="eastAsia"/>
        </w:rPr>
        <w:t>静态手语识别</w:t>
      </w:r>
    </w:p>
    <w:p>
      <w:pPr>
        <w:pStyle w:val="44"/>
        <w:rPr>
          <w:ins w:id="0" w:author="pc" w:date="2014-05-23T19:28:00Z"/>
          <w:rFonts w:hint="eastAsia"/>
        </w:rPr>
      </w:pPr>
      <w:r>
        <w:rPr>
          <w:rFonts w:hint="eastAsia"/>
        </w:rPr>
        <w:t>静态手语识别是指打手语者在表达过程中，手的位置和形状并没有发生变化，因此不能通过手的变化来判断手语，要使用与动态手语识别中探测手部动作相不同的方法来对静态手语识别。</w:t>
      </w:r>
    </w:p>
    <w:p>
      <w:pPr>
        <w:pStyle w:val="44"/>
        <w:spacing w:line="240" w:lineRule="auto"/>
        <w:jc w:val="center"/>
        <w:rPr>
          <w:rFonts w:hint="eastAsia"/>
        </w:rPr>
      </w:pPr>
      <w:r>
        <w:rPr>
          <w:rFonts w:ascii="Times New Roman" w:hAnsi="Times New Roman" w:eastAsia="宋体" w:cs="Times New Roman"/>
          <w:kern w:val="2"/>
          <w:sz w:val="24"/>
          <w:szCs w:val="24"/>
          <w:lang w:val="en-US" w:eastAsia="zh-CN" w:bidi="ar-SA"/>
        </w:rPr>
        <w:object>
          <v:shape id="Picture 15" type="#_x0000_t75" style="height:63.2pt;width:243.05pt;rotation:0f;" o:ole="t"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o:OLEObject Type="Embed" ProgID="" ShapeID="Picture 15" DrawAspect="Content" ObjectID="_28" r:id="rId31"/>
        </w:object>
      </w:r>
    </w:p>
    <w:p>
      <w:pPr>
        <w:pStyle w:val="44"/>
        <w:spacing w:line="240" w:lineRule="auto"/>
        <w:ind w:firstLine="420" w:firstLineChars="0"/>
        <w:jc w:val="center"/>
        <w:rPr>
          <w:rFonts w:hint="eastAsia"/>
          <w:sz w:val="21"/>
          <w:szCs w:val="21"/>
        </w:rPr>
      </w:pPr>
      <w:r>
        <w:rPr>
          <w:rFonts w:hint="eastAsia"/>
          <w:sz w:val="21"/>
          <w:szCs w:val="21"/>
        </w:rPr>
        <w:t>图4-2 系统实现结构</w:t>
      </w:r>
    </w:p>
    <w:p>
      <w:pPr>
        <w:pStyle w:val="56"/>
        <w:numPr>
          <w:ilvl w:val="0"/>
          <w:numId w:val="24"/>
        </w:numPr>
        <w:rPr>
          <w:rFonts w:hint="eastAsia" w:hAnsi="黑体"/>
          <w:color w:val="4F81BD"/>
          <w:szCs w:val="30"/>
        </w:rPr>
      </w:pPr>
      <w:bookmarkStart w:id="97" w:name="_Toc387910664"/>
      <w:r>
        <w:rPr>
          <w:rFonts w:hint="eastAsia" w:hAnsi="黑体"/>
          <w:szCs w:val="30"/>
        </w:rPr>
        <w:t>手部检测与追踪</w:t>
      </w:r>
      <w:bookmarkEnd w:id="97"/>
    </w:p>
    <w:p>
      <w:pPr>
        <w:pStyle w:val="44"/>
        <w:rPr>
          <w:rFonts w:hint="eastAsia"/>
        </w:rPr>
      </w:pPr>
      <w:r>
        <w:rPr>
          <w:rFonts w:hint="eastAsia"/>
        </w:rPr>
        <w:t>一般情况下通过彩色视频序列分析，来对人动作的检测与追踪。相关的算法有很多，例如，伊尔马兹(Yilmaz)等使用目标的轮廓变化过程描述动作内容；拉普捷夫(Laptev)等通过检测器检测空间兴趣点，根据兴趣点表示相关动作；王亮(Wang Liang)等使用流行分析人的运动形态，并对得到的信息进一步分析达到识别效果。但是当存在光照变化、反射、阴影和背景复杂等因素时，以上算法不能准则的捕捉到目标。使用Kinect获取深度图像能够很好的避免上述这些情况，因为深度图像不会受到环境、背景和光照等的变化，它的像素值只与摄像设备到物体表面的距离有关。因此当确定目标距离摄像设备的距离时，很容易根据距离将目标分割出来</w:t>
      </w:r>
      <w:r>
        <w:rPr>
          <w:rFonts w:hint="eastAsia"/>
          <w:vertAlign w:val="superscript"/>
        </w:rPr>
        <w:t>[36]</w:t>
      </w:r>
      <w:r>
        <w:rPr>
          <w:rFonts w:hint="eastAsia"/>
        </w:rPr>
        <w:t>。</w:t>
      </w:r>
    </w:p>
    <w:p>
      <w:pPr>
        <w:pStyle w:val="44"/>
        <w:rPr>
          <w:rFonts w:hint="eastAsia"/>
          <w:color w:val="4F81BD"/>
        </w:rPr>
      </w:pPr>
      <w:r>
        <w:rPr>
          <w:rFonts w:hint="eastAsia"/>
        </w:rPr>
        <w:t>Kinect摄像头的分辨率为640×480，其深度传感器的图像采集频率为30帧每秒，能够捕捉到可视范围内所有的人体动作，因此本文使用Kinect体感设备提取手部的深度图像，并通过使用OpenNI+NITE来得到手的质心位置。NITE是用于OpenNI的中间件，能够实现手部及其全身的骨骼追踪。本文通过使用NITE的人体动作跟踪与检测算法，找到手部在深度图像中每一帧的手部质心位置，根据获得的位置坐标及不同情况来提取手部的特征向量。</w:t>
      </w:r>
    </w:p>
    <w:p>
      <w:pPr>
        <w:pStyle w:val="56"/>
        <w:numPr>
          <w:ilvl w:val="0"/>
          <w:numId w:val="24"/>
        </w:numPr>
        <w:rPr>
          <w:rFonts w:hint="eastAsia"/>
          <w:color w:val="000000"/>
          <w:lang/>
        </w:rPr>
      </w:pPr>
      <w:bookmarkStart w:id="98" w:name="_Toc387910665"/>
      <w:r>
        <w:rPr>
          <w:rFonts w:hint="eastAsia"/>
          <w:color w:val="000000"/>
          <w:lang/>
        </w:rPr>
        <w:t>手部特征提取</w:t>
      </w:r>
      <w:bookmarkEnd w:id="98"/>
    </w:p>
    <w:p>
      <w:pPr>
        <w:pStyle w:val="44"/>
        <w:rPr>
          <w:rFonts w:hint="eastAsia"/>
          <w:color w:val="000000"/>
        </w:rPr>
      </w:pPr>
      <w:r>
        <w:rPr>
          <w:rFonts w:hint="eastAsia"/>
          <w:color w:val="000000"/>
        </w:rPr>
        <w:t>本系统具体由手掌运动识别、手指运动识别和静态手语识别三部分。根据不同的情况，使用的特征提取方法也不同。下面对本系统所使用的特征提取算法做具体介绍。</w:t>
      </w:r>
    </w:p>
    <w:p>
      <w:pPr>
        <w:pStyle w:val="44"/>
        <w:numPr>
          <w:ilvl w:val="0"/>
          <w:numId w:val="26"/>
        </w:numPr>
        <w:spacing w:before="260" w:after="260" w:line="360" w:lineRule="auto"/>
        <w:ind w:firstLineChars="0"/>
        <w:outlineLvl w:val="2"/>
        <w:rPr>
          <w:rFonts w:hint="eastAsia" w:eastAsia="黑体" w:cs="宋体"/>
          <w:sz w:val="28"/>
          <w:szCs w:val="20"/>
          <w:lang/>
        </w:rPr>
      </w:pPr>
      <w:bookmarkStart w:id="99" w:name="_Toc387910666"/>
      <w:r>
        <w:rPr>
          <w:rFonts w:hint="eastAsia" w:eastAsia="黑体" w:cs="宋体"/>
          <w:sz w:val="28"/>
          <w:szCs w:val="20"/>
          <w:lang/>
        </w:rPr>
        <w:t>手掌运动特征提取</w:t>
      </w:r>
      <w:bookmarkEnd w:id="99"/>
    </w:p>
    <w:p>
      <w:pPr>
        <w:pStyle w:val="44"/>
        <w:rPr>
          <w:rFonts w:hint="eastAsia"/>
          <w:color w:val="000000"/>
        </w:rPr>
      </w:pPr>
      <w:r>
        <w:rPr>
          <w:rFonts w:hint="eastAsia"/>
          <w:color w:val="000000"/>
        </w:rPr>
        <w:t>手部的位置信息、运动速率和运动方向角等方法为手部动作识别比较常用的方法。文献[37]对这三种特征提取方法做比较，发现使用方向角作为特征向量时，手部动作的识别率最高，因此本系统使用方向角作为手掌运动的特征向量。</w:t>
      </w:r>
    </w:p>
    <w:p>
      <w:pPr>
        <w:pStyle w:val="44"/>
        <w:rPr>
          <w:rFonts w:hint="eastAsia"/>
          <w:color w:val="000000"/>
        </w:rPr>
      </w:pPr>
      <w:r>
        <w:rPr>
          <w:rFonts w:hint="eastAsia"/>
          <w:color w:val="000000"/>
        </w:rPr>
        <w:t>方向角的定义如下：设P</w:t>
      </w:r>
      <w:r>
        <w:rPr>
          <w:rFonts w:hint="eastAsia"/>
          <w:color w:val="000000"/>
          <w:vertAlign w:val="subscript"/>
        </w:rPr>
        <w:t>1</w:t>
      </w:r>
      <w:r>
        <w:rPr>
          <w:rFonts w:hint="eastAsia"/>
          <w:color w:val="000000"/>
        </w:rPr>
        <w:t>(</w:t>
      </w:r>
      <w:r>
        <w:rPr>
          <w:rFonts w:hint="eastAsia"/>
          <w:i/>
          <w:color w:val="000000"/>
        </w:rPr>
        <w:t>x</w:t>
      </w:r>
      <w:r>
        <w:rPr>
          <w:rFonts w:hint="eastAsia"/>
          <w:color w:val="000000"/>
          <w:vertAlign w:val="subscript"/>
        </w:rPr>
        <w:t>1</w:t>
      </w:r>
      <w:r>
        <w:rPr>
          <w:rFonts w:hint="eastAsia"/>
          <w:color w:val="000000"/>
        </w:rPr>
        <w:t>,</w:t>
      </w:r>
      <w:r>
        <w:rPr>
          <w:rFonts w:hint="eastAsia"/>
          <w:i/>
          <w:color w:val="000000"/>
        </w:rPr>
        <w:t>y</w:t>
      </w:r>
      <w:r>
        <w:rPr>
          <w:rFonts w:hint="eastAsia"/>
          <w:color w:val="000000"/>
          <w:vertAlign w:val="subscript"/>
        </w:rPr>
        <w:t>1</w:t>
      </w:r>
      <w:r>
        <w:rPr>
          <w:rFonts w:hint="eastAsia"/>
          <w:color w:val="000000"/>
        </w:rPr>
        <w:t>)和P</w:t>
      </w:r>
      <w:r>
        <w:rPr>
          <w:rFonts w:hint="eastAsia"/>
          <w:color w:val="000000"/>
          <w:vertAlign w:val="subscript"/>
        </w:rPr>
        <w:t>2</w:t>
      </w:r>
      <w:r>
        <w:rPr>
          <w:rFonts w:hint="eastAsia"/>
          <w:color w:val="000000"/>
        </w:rPr>
        <w:t>(</w:t>
      </w:r>
      <w:r>
        <w:rPr>
          <w:rFonts w:hint="eastAsia"/>
          <w:i/>
          <w:color w:val="000000"/>
        </w:rPr>
        <w:t>x</w:t>
      </w:r>
      <w:r>
        <w:rPr>
          <w:rFonts w:hint="eastAsia"/>
          <w:color w:val="000000"/>
          <w:vertAlign w:val="subscript"/>
        </w:rPr>
        <w:t>2</w:t>
      </w:r>
      <w:r>
        <w:rPr>
          <w:rFonts w:hint="eastAsia"/>
          <w:color w:val="000000"/>
        </w:rPr>
        <w:t>,</w:t>
      </w:r>
      <w:r>
        <w:rPr>
          <w:rFonts w:hint="eastAsia"/>
          <w:i/>
          <w:color w:val="000000"/>
        </w:rPr>
        <w:t>y</w:t>
      </w:r>
      <w:r>
        <w:rPr>
          <w:rFonts w:hint="eastAsia"/>
          <w:color w:val="000000"/>
          <w:vertAlign w:val="subscript"/>
        </w:rPr>
        <w:t>2</w:t>
      </w:r>
      <w:r>
        <w:rPr>
          <w:rFonts w:hint="eastAsia"/>
          <w:color w:val="000000"/>
        </w:rPr>
        <w:t>)分别为图像中的两点。那么</w:t>
      </w:r>
      <w:r>
        <w:rPr>
          <w:rFonts w:hint="eastAsia"/>
          <w:i/>
          <w:color w:val="000000"/>
        </w:rPr>
        <w:t>P</w:t>
      </w:r>
      <w:r>
        <w:rPr>
          <w:rFonts w:hint="eastAsia"/>
          <w:color w:val="000000"/>
          <w:vertAlign w:val="subscript"/>
        </w:rPr>
        <w:t>1</w:t>
      </w:r>
      <w:r>
        <w:rPr>
          <w:rFonts w:hint="eastAsia"/>
          <w:color w:val="000000"/>
        </w:rPr>
        <w:t>和</w:t>
      </w:r>
      <w:r>
        <w:rPr>
          <w:rFonts w:hint="eastAsia"/>
          <w:i/>
          <w:color w:val="000000"/>
        </w:rPr>
        <w:t>P</w:t>
      </w:r>
      <w:r>
        <w:rPr>
          <w:rFonts w:hint="eastAsia"/>
          <w:color w:val="000000"/>
          <w:vertAlign w:val="subscript"/>
        </w:rPr>
        <w:t>2</w:t>
      </w:r>
      <w:r>
        <w:rPr>
          <w:rFonts w:hint="eastAsia"/>
          <w:color w:val="000000"/>
        </w:rPr>
        <w:t>的方向角</w:t>
      </w:r>
      <w:r>
        <w:rPr>
          <w:rFonts w:hint="eastAsia"/>
          <w:i/>
          <w:color w:val="000000"/>
        </w:rPr>
        <w:t>φ</w:t>
      </w:r>
      <w:r>
        <w:rPr>
          <w:rFonts w:hint="eastAsia"/>
          <w:color w:val="000000"/>
        </w:rPr>
        <w:t>为：</w:t>
      </w:r>
    </w:p>
    <w:p>
      <w:pPr>
        <w:pStyle w:val="44"/>
        <w:spacing w:line="240" w:lineRule="auto"/>
        <w:rPr>
          <w:rFonts w:hint="eastAsia"/>
          <w:color w:val="4F81BD"/>
        </w:rPr>
      </w:pPr>
      <w:r>
        <w:rPr>
          <w:rFonts w:ascii="Times New Roman" w:hAnsi="Times New Roman" w:eastAsia="宋体" w:cs="Times New Roman"/>
          <w:color w:val="4F81BD"/>
          <w:kern w:val="2"/>
          <w:sz w:val="24"/>
          <w:szCs w:val="24"/>
          <w:lang w:val="en-US" w:eastAsia="zh-CN" w:bidi="ar-SA"/>
        </w:rPr>
        <w:object>
          <v:shape id="Picture 16" type="#_x0000_t75" style="height:101.45pt;width:218.8pt;rotation:0f;" o:ole="t"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o:OLEObject Type="Embed" ProgID="" ShapeID="Picture 16" DrawAspect="Content" ObjectID="_29" r:id="rId33"/>
        </w:object>
      </w:r>
      <w:r>
        <w:rPr>
          <w:rFonts w:ascii="Times New Roman" w:hAnsi="Times New Roman" w:eastAsia="宋体" w:cs="Times New Roman"/>
          <w:color w:val="4F81BD"/>
          <w:kern w:val="2"/>
          <w:sz w:val="24"/>
          <w:szCs w:val="24"/>
          <w:lang w:val="en-US" w:eastAsia="zh-CN" w:bidi="ar-SA"/>
        </w:rPr>
        <w:object>
          <v:shape id="Picture 17" type="#_x0000_t75" style="height:76.1pt;width:85.25pt;rotation:0f;" o:ole="t"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o:OLEObject Type="Embed" ProgID="" ShapeID="Picture 17" DrawAspect="Content" ObjectID="_30" r:id="rId35"/>
        </w:object>
      </w:r>
      <w:r>
        <w:rPr>
          <w:rFonts w:ascii="Times New Roman" w:hAnsi="Times New Roman" w:eastAsia="宋体" w:cs="Times New Roman"/>
          <w:color w:val="4F81BD"/>
          <w:kern w:val="2"/>
          <w:sz w:val="24"/>
          <w:szCs w:val="24"/>
          <w:lang w:val="en-US" w:eastAsia="zh-CN" w:bidi="ar-SA"/>
        </w:rPr>
        <w:pict>
          <v:shape id="Picture 410" type="#_x0000_t75" style="position:absolute;left:0;margin-top:0.25pt;height:19.5pt;width:13.5pt;mso-position-horizontal:left;mso-wrap-distance-bottom:0pt;mso-wrap-distance-left:9pt;mso-wrap-distance-right:9pt;mso-wrap-distance-top:0pt;rotation:0f;z-index:251664384;" o:ole="t" fillcolor="#FFFFFF" filled="f" o:preferrelative="t" stroked="f" coordorigin="0,0" coordsize="21600,21600">
            <v:fill on="f" color2="#FFFFFF" focus="0%"/>
            <v:imagedata gain="65536f" blacklevel="0f" gamma="0" o:title="" r:id="rId38"/>
            <o:lock v:ext="edit" position="f" selection="f" grouping="f" rotation="f" cropping="f" text="f" aspectratio="t"/>
            <w10:wrap type="square" side="right"/>
          </v:shape>
          <o:OLEObject Type="Embed" ProgID="" ShapeID="Picture 410" DrawAspect="Content" ObjectID="_31" r:id="rId37"/>
        </w:pict>
      </w:r>
      <w:r>
        <w:rPr>
          <w:rFonts w:hint="eastAsia"/>
          <w:color w:val="4F81BD"/>
        </w:rPr>
        <w:t xml:space="preserve">         </w:t>
      </w:r>
      <w:r>
        <w:rPr>
          <w:rFonts w:hint="eastAsia"/>
        </w:rPr>
        <w:t>（4-1）</w:t>
      </w:r>
    </w:p>
    <w:p>
      <w:pPr>
        <w:pStyle w:val="44"/>
        <w:spacing w:line="240" w:lineRule="auto"/>
        <w:rPr>
          <w:rFonts w:hint="eastAsia"/>
        </w:rPr>
      </w:pPr>
      <w:r>
        <w:rPr>
          <w:rFonts w:hint="eastAsia"/>
        </w:rPr>
        <w:t>式4-1中</w:t>
      </w:r>
      <w:r>
        <w:rPr>
          <w:rFonts w:ascii="Times New Roman" w:hAnsi="Times New Roman" w:eastAsia="宋体" w:cs="Times New Roman"/>
          <w:color w:val="4F81BD"/>
          <w:kern w:val="2"/>
          <w:sz w:val="24"/>
          <w:szCs w:val="24"/>
          <w:lang w:val="en-US" w:eastAsia="zh-CN" w:bidi="ar-SA"/>
        </w:rPr>
        <w:object>
          <v:shape id="Picture 18" type="#_x0000_t75" style="height:27.4pt;width:70.8pt;rotation:0f;" o:ole="t"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o:OLEObject Type="Embed" ProgID="" ShapeID="Picture 18" DrawAspect="Content" ObjectID="_32" r:id="rId39"/>
        </w:object>
      </w:r>
      <w:r>
        <w:rPr>
          <w:rFonts w:hint="eastAsia"/>
        </w:rPr>
        <w:t>。由上式可得到方向角的范围是0~2π，由此可以按方向角</w:t>
      </w:r>
    </w:p>
    <w:p>
      <w:pPr>
        <w:pStyle w:val="44"/>
        <w:ind w:firstLine="0" w:firstLineChars="0"/>
        <w:rPr>
          <w:rFonts w:hint="eastAsia"/>
        </w:rPr>
      </w:pPr>
      <w:r>
        <w:rPr>
          <w:rFonts w:hint="eastAsia"/>
        </w:rPr>
        <w:t>的大小来将其划为不同的区域。通过方向角所在区域编号，提取特征值组成特征向量，从而作为后续识别算法的输入。本系统中识别手掌运动的算法是隐马尔可夫模型(HMM,Hidden Markov Model)，本文将在后面的章节做具体的介绍。如果将单只手的特征值数量设为</w:t>
      </w:r>
      <w:r>
        <w:rPr>
          <w:rFonts w:hint="eastAsia"/>
          <w:i/>
        </w:rPr>
        <w:t>N</w:t>
      </w:r>
      <w:r>
        <w:rPr>
          <w:rFonts w:hint="eastAsia"/>
        </w:rPr>
        <w:t>，则双手组合的特征值数量为</w:t>
      </w:r>
      <w:r>
        <w:rPr>
          <w:rFonts w:hint="eastAsia"/>
          <w:i/>
        </w:rPr>
        <w:t>N</w:t>
      </w:r>
      <w:r>
        <w:rPr>
          <w:rFonts w:hint="eastAsia"/>
          <w:vertAlign w:val="superscript"/>
        </w:rPr>
        <w:t>2</w:t>
      </w:r>
      <w:r>
        <w:rPr>
          <w:rFonts w:hint="eastAsia"/>
        </w:rPr>
        <w:t>。因为打手语者打同一个手语时，不可能每次手的运动方向角相同。当方向角区域划分过细，导致同一个动作得到不一样的特征值，降低了特征值表达的准确性。同时，若特征值数量过多，使HMM模型中N值过大，影响识别效果。</w:t>
      </w:r>
    </w:p>
    <w:p>
      <w:pPr>
        <w:pStyle w:val="44"/>
        <w:rPr>
          <w:rFonts w:hint="eastAsia"/>
        </w:rPr>
      </w:pPr>
      <w:r>
        <w:rPr>
          <w:rFonts w:hint="eastAsia"/>
        </w:rPr>
        <w:t>经过试验，发现将方向角区域划分为4部分识别效果较好。一般情况下可以通过</w:t>
      </w:r>
    </w:p>
    <w:p>
      <w:pPr>
        <w:pStyle w:val="44"/>
        <w:spacing w:line="240" w:lineRule="auto"/>
        <w:ind w:firstLine="0" w:firstLineChars="0"/>
        <w:rPr>
          <w:rFonts w:hint="eastAsia"/>
        </w:rPr>
      </w:pPr>
      <w:r>
        <w:rPr>
          <w:rFonts w:ascii="Times New Roman" w:hAnsi="Times New Roman" w:eastAsia="宋体" w:cs="Times New Roman"/>
          <w:color w:val="4F81BD"/>
          <w:kern w:val="2"/>
          <w:sz w:val="24"/>
          <w:szCs w:val="24"/>
          <w:lang w:val="en-US" w:eastAsia="zh-CN" w:bidi="ar-SA"/>
        </w:rPr>
        <w:object>
          <v:shape id="Picture 19" type="#_x0000_t75" style="height:25.65pt;width:17.55pt;rotation:0f;" o:ole="t"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o:OLEObject Type="Embed" ProgID="" ShapeID="Picture 19" DrawAspect="Content" ObjectID="_33" r:id="rId41"/>
        </w:object>
      </w:r>
      <w:r>
        <w:rPr>
          <w:rFonts w:hint="eastAsia"/>
        </w:rPr>
        <w:t>的值作为区域编号，但是经测试效果并不是很好。以右手举例，当实验者向右上</w:t>
      </w:r>
    </w:p>
    <w:p>
      <w:pPr>
        <w:pStyle w:val="44"/>
        <w:ind w:firstLine="0" w:firstLineChars="0"/>
        <w:rPr>
          <w:rFonts w:hint="eastAsia"/>
        </w:rPr>
      </w:pPr>
      <w:r>
        <w:rPr>
          <w:rFonts w:hint="eastAsia"/>
        </w:rPr>
        <w:t>方挥手时，手部并不是做的直线运动，而是以手肘为轴做曲线运动，因此，在向右挥手动作接近结束时，手的运动方向往往是偏向右下方的。由于Kinect采集图像的速率是每秒30帧，帧之间的间隔较短，因此可以将手部运动轨迹的切线与水平方向的夹角认为是两帧间夹角，切线如图4-4所示。 切线所在区域如图4-5所示。</w:t>
      </w:r>
    </w:p>
    <w:p>
      <w:pPr>
        <w:pStyle w:val="44"/>
        <w:spacing w:line="240" w:lineRule="auto"/>
        <w:ind w:firstLine="840" w:firstLineChars="350"/>
        <w:rPr>
          <w:rFonts w:hint="eastAsia"/>
        </w:rPr>
      </w:pPr>
      <w:r>
        <w:rPr>
          <w:rFonts w:ascii="Times New Roman" w:hAnsi="Times New Roman" w:eastAsia="宋体" w:cs="Times New Roman"/>
          <w:kern w:val="2"/>
          <w:sz w:val="24"/>
          <w:szCs w:val="24"/>
          <w:lang w:val="en-US" w:eastAsia="zh-CN" w:bidi="ar-SA"/>
        </w:rPr>
        <w:pict>
          <v:group id="画布 747" o:spid="_x0000_s1049" style="height:159.05pt;width:163.7pt;rotation:0f;" coordorigin="0,0" coordsize="3274,3181">
            <o:lock v:ext="edit" position="f" selection="f" grouping="f" rotation="f" cropping="f" text="f" aspectratio="f"/>
            <v:rect id="Rectangle 17" o:spid="_x0000_s1050" style="position:absolute;left:0;top:0;height:3181;width:3274;rotation:0f;" o:ole="f" fillcolor="#FFFFFF" filled="f" o:preferrelative="t" stroked="f" coordsize="21600,21600">
              <v:fill on="f" color2="#FFFFFF" focus="0%"/>
              <v:imagedata gain="65536f" blacklevel="0f" gamma="0"/>
              <o:lock v:ext="edit" position="f" selection="f" grouping="f" rotation="f" cropping="f" text="f" aspectratio="f"/>
            </v:rect>
            <v:rect id="Rectangle 749" o:spid="_x0000_s1051" style="position:absolute;left:1639;top:2499;height:682;width:1471;rotation:0f;" o:ole="f" fillcolor="#FFFFFF" filled="t" o:preferrelative="t" stroked="f" coordsize="21600,21600">
              <v:imagedata gain="65536f" blacklevel="0f" gamma="0"/>
              <o:lock v:ext="edit" position="f" selection="f" grouping="f" rotation="f" cropping="f" text="f" aspectratio="f"/>
              <v:textbox>
                <w:txbxContent>
                  <w:p>
                    <w:r>
                      <w:rPr>
                        <w:rFonts w:hint="eastAsia"/>
                      </w:rPr>
                      <w:t>手肘位置</w:t>
                    </w:r>
                  </w:p>
                </w:txbxContent>
              </v:textbox>
            </v:rect>
            <v:rect id="Rectangle 750" o:spid="_x0000_s1052" style="position:absolute;left:2479;top:195;height:406;width:494;rotation:0f;" o:ole="f" fillcolor="#FFFFFF" filled="t" o:preferrelative="t" stroked="f" coordsize="21600,21600">
              <v:imagedata gain="65536f" blacklevel="0f" gamma="0"/>
              <o:lock v:ext="edit" position="f" selection="f" grouping="f" rotation="f" cropping="f" text="f" aspectratio="f"/>
              <v:textbox>
                <w:txbxContent>
                  <w:p>
                    <w:r>
                      <w:rPr>
                        <w:rFonts w:hint="eastAsia"/>
                        <w:i/>
                      </w:rPr>
                      <w:t>l</w:t>
                    </w:r>
                    <w:r>
                      <w:rPr>
                        <w:rFonts w:hint="eastAsia"/>
                        <w:vertAlign w:val="subscript"/>
                      </w:rPr>
                      <w:t>3</w:t>
                    </w:r>
                  </w:p>
                </w:txbxContent>
              </v:textbox>
            </v:rect>
            <v:rect id="Rectangle 751" o:spid="_x0000_s1053" style="position:absolute;left:1009;top:210;height:406;width:467;rotation:0f;" o:ole="f" fillcolor="#FFFFFF" filled="t" o:preferrelative="t" stroked="f" coordsize="21600,21600">
              <v:imagedata gain="65536f" blacklevel="0f" gamma="0"/>
              <o:lock v:ext="edit" position="f" selection="f" grouping="f" rotation="f" cropping="f" text="f" aspectratio="f"/>
              <v:textbox>
                <w:txbxContent>
                  <w:p>
                    <w:r>
                      <w:rPr>
                        <w:rFonts w:hint="eastAsia"/>
                        <w:i/>
                      </w:rPr>
                      <w:t>l</w:t>
                    </w:r>
                    <w:r>
                      <w:rPr>
                        <w:rFonts w:hint="eastAsia"/>
                        <w:i/>
                        <w:vertAlign w:val="subscript"/>
                      </w:rPr>
                      <w:t>2</w:t>
                    </w:r>
                  </w:p>
                </w:txbxContent>
              </v:textbox>
            </v:rect>
            <v:rect id="Rectangle 752" o:spid="_x0000_s1054" style="position:absolute;left:281;top:466;height:406;width:467;rotation:0f;" o:ole="f" fillcolor="#FFFFFF" filled="t" o:preferrelative="t" stroked="f" coordsize="21600,21600">
              <v:imagedata gain="65536f" blacklevel="0f" gamma="0"/>
              <o:lock v:ext="edit" position="f" selection="f" grouping="f" rotation="f" cropping="f" text="f" aspectratio="f"/>
              <v:textbox>
                <w:txbxContent>
                  <w:p>
                    <w:r>
                      <w:rPr>
                        <w:rFonts w:hint="eastAsia"/>
                        <w:i/>
                      </w:rPr>
                      <w:t>l</w:t>
                    </w:r>
                    <w:r>
                      <w:rPr>
                        <w:rFonts w:hint="eastAsia"/>
                        <w:vertAlign w:val="subscript"/>
                      </w:rPr>
                      <w:t>1</w:t>
                    </w:r>
                  </w:p>
                </w:txbxContent>
              </v:textbox>
            </v:rect>
            <v:shape id="Arc 753" o:spid="_x0000_s1055" type="" style="position:absolute;left:637;top:137;height:2176;width:2061;rotation:19726336f;" o:ole="f" fillcolor="#FFFFFF" filled="f" o:preferrelative="t" stroked="t" coordorigin="0,0" coordsize="23267,21600" path="nfm0,64c554,21,1110,0,1667,0,13596,0,23267,9670,23267,21600ensm0,64c554,21,1110,0,1667,0,13596,0,23267,9670,23267,21600l1667,21600xe">
              <v:path textboxrect="0,0,1308735,1381760"/>
              <v:fill on="f" color2="#FFFFFF" focus="0%"/>
              <v:stroke color="#000000" color2="#FFFFFF" joinstyle="bevel"/>
              <v:imagedata gain="65536f" blacklevel="0f" gamma="0"/>
              <o:lock v:ext="edit" position="f" selection="f" grouping="f" rotation="f" cropping="f" text="f" aspectratio="f"/>
              <v:textbox>
                <w:txbxContent>
                  <w:p>
                    <w:pPr>
                      <w:rPr>
                        <w:b/>
                      </w:rPr>
                    </w:pPr>
                  </w:p>
                </w:txbxContent>
              </v:textbox>
            </v:shape>
            <v:shape id="AutoShape 754" o:spid="_x0000_s1056" type="#_x0000_t32" style="position:absolute;left:208;top:1535;height:1013;width:1924;rotation:0f;" o:ole="f" fillcolor="#FFFFFF" filled="t" o:preferrelative="t" stroked="t" coordorigin="0,0" coordsize="21600,21600">
              <v:stroke color="#000000" color2="#FFFFFF" joinstyle="bevel" dashstyle="dashDot"/>
              <v:imagedata gain="65536f" blacklevel="0f" gamma="0"/>
              <o:lock v:ext="edit" position="f" selection="f" grouping="f" rotation="f" cropping="f" text="f" aspectratio="f"/>
            </v:shape>
            <v:shape id="AutoShape 755" o:spid="_x0000_s1057" type="#_x0000_t32" style="position:absolute;left:2132;top:920;flip:x;height:1628;width:1004;rotation:0f;" o:ole="f" fillcolor="#FFFFFF" filled="t" o:preferrelative="t" stroked="t" coordorigin="0,0" coordsize="21600,21600">
              <v:stroke color="#000000" color2="#FFFFFF" joinstyle="bevel" dashstyle="dashDot"/>
              <v:imagedata gain="65536f" blacklevel="0f" gamma="0"/>
              <o:lock v:ext="edit" position="f" selection="f" grouping="f" rotation="f" cropping="f" text="f" aspectratio="f"/>
            </v:shape>
            <v:shape id="AutoShape 756" o:spid="_x0000_s1058" type="#_x0000_t32" style="position:absolute;left:237;top:772;flip:y;height:444;width:675;rotation:0f;" o:ole="f" fillcolor="#FFFFFF" filled="t" o:preferrelative="t" stroked="t" coordorigin="0,0" coordsize="21600,21600">
              <v:stroke color="#000000" color2="#FFFFFF" joinstyle="bevel" endarrow="block" endarrowwidth="narrow" endarrowlength="long"/>
              <v:imagedata gain="65536f" blacklevel="0f" gamma="0"/>
              <o:lock v:ext="edit" position="f" selection="f" grouping="f" rotation="f" cropping="f" text="f" aspectratio="f"/>
            </v:shape>
            <v:shape id="AutoShape 757" o:spid="_x0000_s1059" type="#_x0000_t32" style="position:absolute;left:994;top:406;flip:y;height:300;width:1035;rotation:0f;" o:ole="f" fillcolor="#FFFFFF" filled="t" o:preferrelative="t" stroked="t" coordorigin="0,0" coordsize="21600,21600">
              <v:stroke color="#000000" color2="#FFFFFF" joinstyle="bevel" endarrow="block" endarrowwidth="narrow" endarrowlength="long"/>
              <v:imagedata gain="65536f" blacklevel="0f" gamma="0"/>
              <o:lock v:ext="edit" position="f" selection="f" grouping="f" rotation="f" cropping="f" text="f" aspectratio="f"/>
            </v:shape>
            <v:shape id="AutoShape 758" o:spid="_x0000_s1060" type="#_x0000_t32" style="position:absolute;left:1981;top:502;height:225;width:961;rotation:0f;" o:ole="f" fillcolor="#FFFFFF" filled="t" o:preferrelative="t" stroked="t" coordorigin="0,0" coordsize="21600,21600">
              <v:stroke color="#000000" color2="#FFFFFF" joinstyle="bevel" endarrow="block" endarrowwidth="narrow" endarrowlength="long"/>
              <v:imagedata gain="65536f" blacklevel="0f" gamma="0"/>
              <o:lock v:ext="edit" position="f" selection="f" grouping="f" rotation="f" cropping="f" text="f" aspectratio="f"/>
            </v:shape>
            <w10:wrap type="none"/>
            <w10:anchorlock/>
          </v:group>
        </w:pict>
      </w:r>
      <w:r>
        <w:rPr>
          <w:rFonts w:ascii="Times New Roman" w:hAnsi="Times New Roman" w:eastAsia="宋体" w:cs="Times New Roman"/>
          <w:kern w:val="2"/>
          <w:sz w:val="24"/>
          <w:szCs w:val="24"/>
          <w:lang w:val="en-US" w:eastAsia="zh-CN" w:bidi="ar-SA"/>
        </w:rPr>
        <w:pict>
          <v:group id="画布 769" o:spid="_x0000_s1061" style="height:142.45pt;width:184.8pt;rotation:0f;" coordorigin="0,0" coordsize="3696,2849">
            <o:lock v:ext="edit" position="f" selection="f" grouping="f" rotation="f" cropping="f" text="f" aspectratio="f"/>
            <v:rect id="Rectangle 29" o:spid="_x0000_s1062" style="position:absolute;left:0;top:0;height:2849;width:3696;rotation:0f;" o:ole="f" fillcolor="#FFFFFF" filled="f" o:preferrelative="t" stroked="f" coordsize="21600,21600">
              <v:fill on="f" color2="#FFFFFF" focus="0%"/>
              <v:imagedata gain="65536f" blacklevel="0f" gamma="0"/>
              <o:lock v:ext="edit" position="f" selection="f" grouping="f" rotation="f" cropping="f" text="f" aspectratio="f"/>
            </v:rect>
            <v:rect id="Rectangle 771" o:spid="_x0000_s1063" style="position:absolute;left:1416;top:1559;height:375;width:519;rotation:0f;" o:ole="f" fillcolor="#FFFFFF" filled="t" o:preferrelative="t" stroked="f" coordsize="21600,21600">
              <v:imagedata gain="65536f" blacklevel="0f" gamma="0"/>
              <o:lock v:ext="edit" position="f" selection="f" grouping="f" rotation="f" cropping="f" text="f" aspectratio="f"/>
              <v:textbox>
                <w:txbxContent>
                  <w:p>
                    <w:pPr>
                      <w:rPr>
                        <w:b/>
                        <w:i/>
                      </w:rPr>
                    </w:pPr>
                    <w:r>
                      <w:rPr>
                        <w:rFonts w:hint="eastAsia"/>
                        <w:b/>
                        <w:i/>
                      </w:rPr>
                      <w:t>O</w:t>
                    </w:r>
                  </w:p>
                </w:txbxContent>
              </v:textbox>
            </v:rect>
            <v:shape id="AutoShape 772" o:spid="_x0000_s1064" type="#_x0000_t32" style="position:absolute;left:0;top:1529;height:1;width:3585;rotation:0f;" o:ole="f" fillcolor="#FFFFFF" filled="t" o:preferrelative="t" stroked="t" coordorigin="0,0" coordsize="21600,21600">
              <v:stroke color="#000000" color2="#FFFFFF" joinstyle="round" endarrow="block" endarrowwidth="narrow" endarrowlength="long"/>
              <v:imagedata gain="65536f" blacklevel="0f" gamma="0"/>
              <o:lock v:ext="edit" position="f" selection="f" grouping="f" rotation="f" cropping="f" text="f" aspectratio="f"/>
            </v:shape>
            <v:shape id="AutoShape 773" o:spid="_x0000_s1065" type="#_x0000_t32" style="position:absolute;left:1536;top:0;flip:x y;height:2714;width:5;rotation:0f;" o:ole="f" fillcolor="#FFFFFF" filled="t" o:preferrelative="t" stroked="t" coordorigin="0,0" coordsize="21600,21600">
              <v:stroke color="#000000" color2="#FFFFFF" joinstyle="round" endarrow="block" endarrowwidth="narrow" endarrowlength="long"/>
              <v:imagedata gain="65536f" blacklevel="0f" gamma="0"/>
              <o:lock v:ext="edit" position="f" selection="f" grouping="f" rotation="f" cropping="f" text="f" aspectratio="f"/>
            </v:shape>
            <v:rect id="Rectangle 774" o:spid="_x0000_s1066" style="position:absolute;left:2091;top:1629;height:406;width:494;rotation:0f;" o:ole="f" fillcolor="#FFFFFF" filled="t" o:preferrelative="t" stroked="f" coordsize="21600,21600">
              <v:imagedata gain="65536f" blacklevel="0f" gamma="0"/>
              <o:lock v:ext="edit" position="f" selection="f" grouping="f" rotation="f" cropping="f" text="f" aspectratio="f"/>
              <v:textbox>
                <w:txbxContent>
                  <w:p>
                    <w:r>
                      <w:rPr>
                        <w:rFonts w:hint="eastAsia"/>
                        <w:i/>
                      </w:rPr>
                      <w:t>l</w:t>
                    </w:r>
                    <w:r>
                      <w:rPr>
                        <w:rFonts w:hint="eastAsia"/>
                        <w:vertAlign w:val="subscript"/>
                      </w:rPr>
                      <w:t>3</w:t>
                    </w:r>
                  </w:p>
                </w:txbxContent>
              </v:textbox>
            </v:rect>
            <v:shape id="AutoShape 775" o:spid="_x0000_s1067" type="#_x0000_t32" style="position:absolute;left:1536;top:535;flip:y;height:994;width:1545;rotation:0f;" o:ole="f" fillcolor="#FFFFFF" filled="t" o:preferrelative="t" stroked="t" coordorigin="0,0" coordsize="21600,21600">
              <v:stroke color="#000000" color2="#FFFFFF" joinstyle="round" endarrow="block" endarrowwidth="narrow" endarrowlength="long"/>
              <v:imagedata gain="65536f" blacklevel="0f" gamma="0"/>
              <o:lock v:ext="edit" position="f" selection="f" grouping="f" rotation="f" cropping="f" text="f" aspectratio="f"/>
            </v:shape>
            <v:rect id="Rectangle 776" o:spid="_x0000_s1068" style="position:absolute;left:1935;top:533;height:406;width:467;rotation:0f;" o:ole="f" fillcolor="#FFFFFF" filled="t" o:preferrelative="t" stroked="f" coordsize="21600,21600">
              <v:imagedata gain="65536f" blacklevel="0f" gamma="0"/>
              <o:lock v:ext="edit" position="f" selection="f" grouping="f" rotation="f" cropping="f" text="f" aspectratio="f"/>
              <v:textbox>
                <w:txbxContent>
                  <w:p>
                    <w:r>
                      <w:rPr>
                        <w:rFonts w:hint="eastAsia"/>
                        <w:i/>
                      </w:rPr>
                      <w:t>l</w:t>
                    </w:r>
                    <w:r>
                      <w:rPr>
                        <w:rFonts w:hint="eastAsia"/>
                        <w:vertAlign w:val="subscript"/>
                      </w:rPr>
                      <w:t>1</w:t>
                    </w:r>
                  </w:p>
                </w:txbxContent>
              </v:textbox>
            </v:rect>
            <v:shape id="AutoShape 777" o:spid="_x0000_s1069" type="#_x0000_t32" style="position:absolute;left:1535;top:939;flip:y;height:593;width:1841;rotation:0f;" o:ole="f" fillcolor="#FFFFFF" filled="t" o:preferrelative="t" stroked="t" coordorigin="0,0" coordsize="21600,21600">
              <v:stroke color="#000000" color2="#FFFFFF" joinstyle="round" endarrow="block" endarrowwidth="narrow" endarrowlength="long"/>
              <v:imagedata gain="65536f" blacklevel="0f" gamma="0"/>
              <o:lock v:ext="edit" position="f" selection="f" grouping="f" rotation="f" cropping="f" text="f" aspectratio="f"/>
            </v:shape>
            <v:rect id="Rectangle 778" o:spid="_x0000_s1070" style="position:absolute;left:2614;top:939;height:406;width:467;rotation:0f;" o:ole="f" fillcolor="#FFFFFF" filled="t" o:preferrelative="t" stroked="f" coordsize="21600,21600">
              <v:imagedata gain="65536f" blacklevel="0f" gamma="0"/>
              <o:lock v:ext="edit" position="f" selection="f" grouping="f" rotation="f" cropping="f" text="f" aspectratio="f"/>
              <v:textbox>
                <w:txbxContent>
                  <w:p>
                    <w:r>
                      <w:rPr>
                        <w:rFonts w:hint="eastAsia"/>
                        <w:i/>
                      </w:rPr>
                      <w:t>l</w:t>
                    </w:r>
                    <w:r>
                      <w:rPr>
                        <w:rFonts w:hint="eastAsia"/>
                        <w:i/>
                        <w:vertAlign w:val="subscript"/>
                      </w:rPr>
                      <w:t>2</w:t>
                    </w:r>
                  </w:p>
                </w:txbxContent>
              </v:textbox>
            </v:rect>
            <v:shape id="AutoShape 847" o:spid="_x0000_s1071" type="#_x0000_t32" style="position:absolute;left:1541;top:1535;height:399;width:1668;rotation:0f;" o:ole="f" fillcolor="#FFFFFF" filled="t" o:preferrelative="t" stroked="t" coordorigin="0,0" coordsize="21600,21600">
              <v:stroke color="#000000" color2="#FFFFFF" joinstyle="round" endarrow="block" endarrowwidth="narrow" endarrowlength="long"/>
              <v:imagedata gain="65536f" blacklevel="0f" gamma="0"/>
              <o:lock v:ext="edit" position="f" selection="f" grouping="f" rotation="f" cropping="f" text="f" aspectratio="f"/>
            </v:shape>
            <w10:wrap type="none"/>
            <w10:anchorlock/>
          </v:group>
        </w:pict>
      </w:r>
    </w:p>
    <w:p>
      <w:pPr>
        <w:pStyle w:val="44"/>
        <w:spacing w:after="120" w:afterLines="50"/>
        <w:ind w:firstLine="1470" w:firstLineChars="700"/>
        <w:rPr>
          <w:rFonts w:hint="eastAsia"/>
          <w:color w:val="000000"/>
          <w:sz w:val="21"/>
          <w:szCs w:val="21"/>
        </w:rPr>
      </w:pPr>
      <w:r>
        <w:rPr>
          <w:rFonts w:hint="eastAsia"/>
          <w:sz w:val="21"/>
          <w:szCs w:val="21"/>
        </w:rPr>
        <w:t>图4-4 右手挥动轨迹                图4-5 切线所在象限位置图</w:t>
      </w:r>
    </w:p>
    <w:p>
      <w:pPr>
        <w:pStyle w:val="44"/>
        <w:ind w:firstLine="0" w:firstLineChars="0"/>
        <w:rPr>
          <w:rFonts w:hint="eastAsia"/>
          <w:color w:val="000000"/>
        </w:rPr>
      </w:pPr>
      <w:r>
        <w:rPr>
          <w:rFonts w:hint="eastAsia"/>
        </w:rPr>
        <w:t>由图4-5可知，切线</w:t>
      </w:r>
      <w:r>
        <w:rPr>
          <w:rFonts w:hint="eastAsia"/>
          <w:i/>
        </w:rPr>
        <w:t>l</w:t>
      </w:r>
      <w:r>
        <w:rPr>
          <w:rFonts w:hint="eastAsia"/>
          <w:vertAlign w:val="subscript"/>
        </w:rPr>
        <w:t>1</w:t>
      </w:r>
      <w:r>
        <w:rPr>
          <w:rFonts w:hint="eastAsia"/>
        </w:rPr>
        <w:t>,</w:t>
      </w:r>
      <w:r>
        <w:rPr>
          <w:rFonts w:hint="eastAsia"/>
          <w:i/>
        </w:rPr>
        <w:t>l</w:t>
      </w:r>
      <w:r>
        <w:rPr>
          <w:rFonts w:hint="eastAsia"/>
          <w:vertAlign w:val="subscript"/>
        </w:rPr>
        <w:t>2</w:t>
      </w:r>
      <w:r>
        <w:rPr>
          <w:rFonts w:hint="eastAsia"/>
        </w:rPr>
        <w:t>均落在坐标系的第一象限内，但是当右手在挥手结束时，它的方向角并没有在0~</w:t>
      </w:r>
      <w:r>
        <w:rPr>
          <w:rFonts w:ascii="Times New Roman" w:hAnsi="Times New Roman" w:eastAsia="宋体" w:cs="Times New Roman"/>
          <w:color w:val="4F81BD"/>
          <w:kern w:val="2"/>
          <w:sz w:val="24"/>
          <w:szCs w:val="24"/>
          <w:lang w:val="en-US" w:eastAsia="zh-CN" w:bidi="ar-SA"/>
        </w:rPr>
        <w:object>
          <v:shape id="Picture 22" type="#_x0000_t75" style="height:18.45pt;width:18.05pt;rotation:0f;" o:ole="t"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o:OLEObject Type="Embed" ProgID="" ShapeID="Picture 22" DrawAspect="Content" ObjectID="_57" r:id="rId43"/>
        </w:object>
      </w:r>
      <w:r>
        <w:rPr>
          <w:rFonts w:hint="eastAsia"/>
          <w:color w:val="000000"/>
        </w:rPr>
        <w:t>之间，如图</w:t>
      </w:r>
      <w:r>
        <w:rPr>
          <w:rFonts w:hint="eastAsia"/>
        </w:rPr>
        <w:t>4-5</w:t>
      </w:r>
      <w:r>
        <w:rPr>
          <w:rFonts w:hint="eastAsia"/>
          <w:color w:val="000000"/>
        </w:rPr>
        <w:t>中的</w:t>
      </w:r>
      <w:r>
        <w:rPr>
          <w:rFonts w:hint="eastAsia"/>
          <w:i/>
          <w:color w:val="000000"/>
        </w:rPr>
        <w:t>l</w:t>
      </w:r>
      <w:r>
        <w:rPr>
          <w:rFonts w:hint="eastAsia"/>
          <w:color w:val="000000"/>
          <w:vertAlign w:val="subscript"/>
        </w:rPr>
        <w:t>3</w:t>
      </w:r>
      <w:r>
        <w:rPr>
          <w:rFonts w:hint="eastAsia"/>
          <w:color w:val="000000"/>
        </w:rPr>
        <w:t>落在第四象限内，产生了误差，使特征提取不准确。若右手向右平移时，同样不能保证轨迹与水平面平行的，一般情况下会落入第一或第四象限，影响特征值的准确性。</w:t>
      </w:r>
    </w:p>
    <w:p>
      <w:pPr>
        <w:pStyle w:val="44"/>
        <w:spacing w:line="240" w:lineRule="auto"/>
        <w:rPr>
          <w:rFonts w:hint="eastAsia"/>
          <w:color w:val="000000"/>
        </w:rPr>
      </w:pPr>
      <w:r>
        <w:rPr>
          <w:rFonts w:hint="eastAsia"/>
        </w:rPr>
        <w:t>因此，本系统将</w:t>
      </w:r>
      <w:r>
        <w:rPr>
          <w:rFonts w:ascii="Times New Roman" w:hAnsi="Times New Roman" w:eastAsia="宋体" w:cs="Times New Roman"/>
          <w:color w:val="4F81BD"/>
          <w:kern w:val="2"/>
          <w:sz w:val="24"/>
          <w:szCs w:val="24"/>
          <w:lang w:val="en-US" w:eastAsia="zh-CN" w:bidi="ar-SA"/>
        </w:rPr>
        <w:object>
          <v:shape id="Picture 23" type="#_x0000_t75" style="height:22.4pt;width:56.8pt;rotation:0f;" o:ole="t"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o:OLEObject Type="Embed" ProgID="" ShapeID="Picture 23" DrawAspect="Content" ObjectID="_58" r:id="rId45"/>
        </w:object>
      </w:r>
      <w:r>
        <w:rPr>
          <w:rFonts w:hint="eastAsia"/>
          <w:color w:val="000000"/>
        </w:rPr>
        <w:t>代替</w:t>
      </w:r>
      <w:r>
        <w:rPr>
          <w:rFonts w:ascii="Times New Roman" w:hAnsi="Times New Roman" w:eastAsia="宋体" w:cs="Times New Roman"/>
          <w:color w:val="000000"/>
          <w:kern w:val="2"/>
          <w:sz w:val="24"/>
          <w:szCs w:val="24"/>
          <w:lang w:val="en-US" w:eastAsia="zh-CN" w:bidi="ar-SA"/>
        </w:rPr>
        <w:object>
          <v:shape id="Picture 24" type="#_x0000_t75" style="height:18.3pt;width:15.05pt;rotation:0f;" o:ole="t"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o:OLEObject Type="Embed" ProgID="" ShapeID="Picture 24" DrawAspect="Content" ObjectID="_59" r:id="rId47"/>
        </w:object>
      </w:r>
      <w:r>
        <w:rPr>
          <w:rFonts w:hint="eastAsia"/>
          <w:color w:val="000000"/>
        </w:rPr>
        <w:t>作为方向角。特征值</w:t>
      </w:r>
      <w:r>
        <w:rPr>
          <w:rFonts w:ascii="Times New Roman" w:hAnsi="Times New Roman" w:eastAsia="宋体" w:cs="Times New Roman"/>
          <w:color w:val="000000"/>
          <w:kern w:val="2"/>
          <w:sz w:val="24"/>
          <w:szCs w:val="24"/>
          <w:lang w:val="en-US" w:eastAsia="zh-CN" w:bidi="ar-SA"/>
        </w:rPr>
        <w:object>
          <v:shape id="Picture 25" type="#_x0000_t75" style="height:16.9pt;width:15.05pt;rotation:0f;" o:ole="t"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o:OLEObject Type="Embed" ProgID="" ShapeID="Picture 25" DrawAspect="Content" ObjectID="_60" r:id="rId49"/>
        </w:object>
      </w:r>
      <w:r>
        <w:rPr>
          <w:rFonts w:hint="eastAsia"/>
          <w:color w:val="000000"/>
        </w:rPr>
        <w:t>与方向角对应关系如表4-1所示。</w:t>
      </w:r>
    </w:p>
    <w:p>
      <w:pPr>
        <w:pStyle w:val="15"/>
        <w:rPr>
          <w:rFonts w:hint="eastAsia"/>
        </w:rPr>
      </w:pPr>
      <w:r>
        <w:rPr>
          <w:rFonts w:hint="eastAsia"/>
        </w:rPr>
        <w:t>表 4-</w:t>
      </w:r>
      <w:r>
        <w:fldChar w:fldCharType="begin"/>
      </w:r>
      <w:r>
        <w:instrText xml:space="preserve"> </w:instrText>
      </w:r>
      <w:r>
        <w:rPr>
          <w:rFonts w:hint="eastAsia"/>
        </w:rPr>
        <w:instrText xml:space="preserve">SEQ 表格 \* ARABIC</w:instrText>
      </w:r>
      <w:r>
        <w:instrText xml:space="preserve"> </w:instrText>
      </w:r>
      <w:r>
        <w:fldChar w:fldCharType="separate"/>
      </w:r>
      <w:r>
        <w:t>1</w:t>
      </w:r>
      <w:r>
        <w:fldChar w:fldCharType="end"/>
      </w:r>
      <w:r>
        <w:rPr>
          <w:rFonts w:hint="eastAsia"/>
        </w:rPr>
        <w:t>方向角与特征值对应关系</w:t>
      </w:r>
    </w:p>
    <w:tbl>
      <w:tblPr>
        <w:tblStyle w:val="42"/>
        <w:tblW w:w="9174"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left w:w="108" w:type="dxa"/>
          <w:right w:w="108" w:type="dxa"/>
        </w:tblCellMar>
      </w:tblPr>
      <w:tblGrid>
        <w:gridCol w:w="1834"/>
        <w:gridCol w:w="1835"/>
        <w:gridCol w:w="1835"/>
        <w:gridCol w:w="1835"/>
        <w:gridCol w:w="1835"/>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left w:w="108" w:type="dxa"/>
            <w:right w:w="108" w:type="dxa"/>
          </w:tblCellMar>
        </w:tblPrEx>
        <w:trPr>
          <w:trHeight w:val="498" w:hRule="atLeast"/>
        </w:trPr>
        <w:tc>
          <w:tcPr>
            <w:tcW w:w="1834" w:type="dxa"/>
            <w:tcBorders>
              <w:right w:val="single" w:color="auto" w:sz="4" w:space="0"/>
            </w:tcBorders>
            <w:vAlign w:val="center"/>
          </w:tcPr>
          <w:p>
            <w:pPr>
              <w:pStyle w:val="44"/>
              <w:spacing w:line="360" w:lineRule="auto"/>
              <w:ind w:firstLine="0" w:firstLineChars="0"/>
              <w:jc w:val="center"/>
              <w:rPr>
                <w:rFonts w:hint="eastAsia"/>
                <w:b/>
                <w:sz w:val="21"/>
                <w:szCs w:val="21"/>
              </w:rPr>
            </w:pPr>
            <w:r>
              <w:rPr>
                <w:rFonts w:hint="eastAsia"/>
                <w:b/>
                <w:sz w:val="21"/>
                <w:szCs w:val="21"/>
              </w:rPr>
              <w:t>方向角</w:t>
            </w:r>
          </w:p>
        </w:tc>
        <w:tc>
          <w:tcPr>
            <w:tcW w:w="1835" w:type="dxa"/>
            <w:tcBorders>
              <w:left w:val="single" w:color="auto" w:sz="4" w:space="0"/>
            </w:tcBorders>
            <w:vAlign w:val="center"/>
          </w:tcPr>
          <w:p>
            <w:pPr>
              <w:pStyle w:val="44"/>
              <w:spacing w:line="360" w:lineRule="auto"/>
              <w:ind w:firstLine="0" w:firstLineChars="0"/>
              <w:jc w:val="center"/>
              <w:rPr>
                <w:rFonts w:hint="eastAsia"/>
                <w:sz w:val="21"/>
                <w:szCs w:val="21"/>
              </w:rPr>
            </w:pPr>
            <w:r>
              <w:rPr>
                <w:rFonts w:ascii="Times New Roman" w:hAnsi="Times New Roman" w:eastAsia="宋体" w:cs="Times New Roman"/>
                <w:color w:val="4F81BD"/>
                <w:kern w:val="2"/>
                <w:sz w:val="21"/>
                <w:szCs w:val="21"/>
                <w:lang w:val="en-US" w:eastAsia="zh-CN" w:bidi="ar-SA"/>
              </w:rPr>
              <w:object>
                <v:shape id="Picture 26" type="#_x0000_t75" style="height:24.2pt;width:62.85pt;rotation:0f;" o:ole="t"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o:OLEObject Type="Embed" ProgID="" ShapeID="Picture 26" DrawAspect="Content" ObjectID="_61" r:id="rId51"/>
              </w:object>
            </w:r>
          </w:p>
        </w:tc>
        <w:tc>
          <w:tcPr>
            <w:tcW w:w="1835" w:type="dxa"/>
            <w:vAlign w:val="center"/>
          </w:tcPr>
          <w:p>
            <w:pPr>
              <w:pStyle w:val="44"/>
              <w:spacing w:line="360" w:lineRule="auto"/>
              <w:ind w:firstLine="0" w:firstLineChars="0"/>
              <w:jc w:val="center"/>
              <w:rPr>
                <w:rFonts w:hint="eastAsia"/>
                <w:sz w:val="21"/>
                <w:szCs w:val="21"/>
              </w:rPr>
            </w:pPr>
            <w:r>
              <w:rPr>
                <w:rFonts w:ascii="Times New Roman" w:hAnsi="Times New Roman" w:eastAsia="宋体" w:cs="Times New Roman"/>
                <w:color w:val="4F81BD"/>
                <w:kern w:val="2"/>
                <w:sz w:val="21"/>
                <w:szCs w:val="21"/>
                <w:lang w:val="en-US" w:eastAsia="zh-CN" w:bidi="ar-SA"/>
              </w:rPr>
              <w:object>
                <v:shape id="Picture 27" type="#_x0000_t75" style="height:24.2pt;width:62.8pt;rotation:0f;" o:ole="t"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o:OLEObject Type="Embed" ProgID="" ShapeID="Picture 27" DrawAspect="Content" ObjectID="_62" r:id="rId53"/>
              </w:object>
            </w:r>
          </w:p>
        </w:tc>
        <w:tc>
          <w:tcPr>
            <w:tcW w:w="1835" w:type="dxa"/>
            <w:vAlign w:val="center"/>
          </w:tcPr>
          <w:p>
            <w:pPr>
              <w:pStyle w:val="44"/>
              <w:spacing w:line="360" w:lineRule="auto"/>
              <w:ind w:firstLine="0" w:firstLineChars="0"/>
              <w:jc w:val="center"/>
              <w:rPr>
                <w:rFonts w:hint="eastAsia"/>
                <w:sz w:val="21"/>
                <w:szCs w:val="21"/>
              </w:rPr>
            </w:pPr>
            <w:r>
              <w:rPr>
                <w:rFonts w:ascii="Times New Roman" w:hAnsi="Times New Roman" w:eastAsia="宋体" w:cs="Times New Roman"/>
                <w:color w:val="4F81BD"/>
                <w:kern w:val="2"/>
                <w:sz w:val="21"/>
                <w:szCs w:val="21"/>
                <w:lang w:val="en-US" w:eastAsia="zh-CN" w:bidi="ar-SA"/>
              </w:rPr>
              <w:object>
                <v:shape id="Picture 28" type="#_x0000_t75" style="height:22.55pt;width:65.1pt;rotation:0f;" o:ole="t"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o:OLEObject Type="Embed" ProgID="" ShapeID="Picture 28" DrawAspect="Content" ObjectID="_63" r:id="rId55"/>
              </w:object>
            </w:r>
          </w:p>
        </w:tc>
        <w:tc>
          <w:tcPr>
            <w:tcW w:w="1835" w:type="dxa"/>
            <w:vAlign w:val="center"/>
          </w:tcPr>
          <w:p>
            <w:pPr>
              <w:pStyle w:val="44"/>
              <w:spacing w:line="360" w:lineRule="auto"/>
              <w:ind w:firstLine="0" w:firstLineChars="0"/>
              <w:jc w:val="center"/>
              <w:rPr>
                <w:rFonts w:hint="eastAsia"/>
                <w:sz w:val="21"/>
                <w:szCs w:val="21"/>
              </w:rPr>
            </w:pPr>
            <w:r>
              <w:rPr>
                <w:rFonts w:ascii="Times New Roman" w:hAnsi="Times New Roman" w:eastAsia="宋体" w:cs="Times New Roman"/>
                <w:color w:val="4F81BD"/>
                <w:kern w:val="2"/>
                <w:sz w:val="21"/>
                <w:szCs w:val="21"/>
                <w:lang w:val="en-US" w:eastAsia="zh-CN" w:bidi="ar-SA"/>
              </w:rPr>
              <w:object>
                <v:shape id="Picture 29" type="#_x0000_t75" style="height:21.35pt;width:66.8pt;rotation:0f;" o:ole="t"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o:OLEObject Type="Embed" ProgID="" ShapeID="Picture 29" DrawAspect="Content" ObjectID="_64" r:id="rId57"/>
              </w:objec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left w:w="108" w:type="dxa"/>
            <w:right w:w="108" w:type="dxa"/>
          </w:tblCellMar>
        </w:tblPrEx>
        <w:tc>
          <w:tcPr>
            <w:tcW w:w="1834" w:type="dxa"/>
            <w:tcBorders>
              <w:right w:val="single" w:color="auto" w:sz="4" w:space="0"/>
            </w:tcBorders>
            <w:vAlign w:val="center"/>
          </w:tcPr>
          <w:p>
            <w:pPr>
              <w:pStyle w:val="44"/>
              <w:spacing w:line="360" w:lineRule="auto"/>
              <w:ind w:firstLine="0" w:firstLineChars="0"/>
              <w:jc w:val="center"/>
              <w:rPr>
                <w:rFonts w:hint="eastAsia"/>
                <w:b/>
                <w:sz w:val="21"/>
                <w:szCs w:val="21"/>
              </w:rPr>
            </w:pPr>
            <w:r>
              <w:rPr>
                <w:rFonts w:hint="eastAsia"/>
                <w:b/>
                <w:sz w:val="21"/>
                <w:szCs w:val="21"/>
              </w:rPr>
              <w:t>特征值</w:t>
            </w:r>
          </w:p>
        </w:tc>
        <w:tc>
          <w:tcPr>
            <w:tcW w:w="1835" w:type="dxa"/>
            <w:tcBorders>
              <w:left w:val="single" w:color="auto" w:sz="4" w:space="0"/>
            </w:tcBorders>
            <w:vAlign w:val="center"/>
          </w:tcPr>
          <w:p>
            <w:pPr>
              <w:pStyle w:val="44"/>
              <w:spacing w:line="360" w:lineRule="auto"/>
              <w:ind w:firstLine="0" w:firstLineChars="0"/>
              <w:jc w:val="center"/>
              <w:rPr>
                <w:rFonts w:hint="eastAsia"/>
                <w:sz w:val="21"/>
                <w:szCs w:val="21"/>
              </w:rPr>
            </w:pPr>
            <w:r>
              <w:rPr>
                <w:rFonts w:hint="eastAsia"/>
                <w:sz w:val="21"/>
                <w:szCs w:val="21"/>
              </w:rPr>
              <w:t>0</w:t>
            </w:r>
          </w:p>
        </w:tc>
        <w:tc>
          <w:tcPr>
            <w:tcW w:w="1835" w:type="dxa"/>
            <w:vAlign w:val="center"/>
          </w:tcPr>
          <w:p>
            <w:pPr>
              <w:pStyle w:val="44"/>
              <w:spacing w:line="360" w:lineRule="auto"/>
              <w:ind w:firstLine="0" w:firstLineChars="0"/>
              <w:jc w:val="center"/>
              <w:rPr>
                <w:rFonts w:hint="eastAsia"/>
                <w:sz w:val="21"/>
                <w:szCs w:val="21"/>
              </w:rPr>
            </w:pPr>
            <w:r>
              <w:rPr>
                <w:rFonts w:hint="eastAsia"/>
                <w:sz w:val="21"/>
                <w:szCs w:val="21"/>
              </w:rPr>
              <w:t>1</w:t>
            </w:r>
          </w:p>
        </w:tc>
        <w:tc>
          <w:tcPr>
            <w:tcW w:w="1835" w:type="dxa"/>
            <w:vAlign w:val="center"/>
          </w:tcPr>
          <w:p>
            <w:pPr>
              <w:pStyle w:val="44"/>
              <w:spacing w:line="360" w:lineRule="auto"/>
              <w:ind w:firstLine="0" w:firstLineChars="0"/>
              <w:jc w:val="center"/>
              <w:rPr>
                <w:rFonts w:hint="eastAsia"/>
                <w:sz w:val="21"/>
                <w:szCs w:val="21"/>
              </w:rPr>
            </w:pPr>
            <w:r>
              <w:rPr>
                <w:rFonts w:hint="eastAsia"/>
                <w:sz w:val="21"/>
                <w:szCs w:val="21"/>
              </w:rPr>
              <w:t>2</w:t>
            </w:r>
          </w:p>
        </w:tc>
        <w:tc>
          <w:tcPr>
            <w:tcW w:w="1835" w:type="dxa"/>
            <w:vAlign w:val="center"/>
          </w:tcPr>
          <w:p>
            <w:pPr>
              <w:pStyle w:val="44"/>
              <w:spacing w:line="360" w:lineRule="auto"/>
              <w:ind w:firstLine="0" w:firstLineChars="0"/>
              <w:jc w:val="center"/>
              <w:rPr>
                <w:rFonts w:hint="eastAsia"/>
                <w:sz w:val="21"/>
                <w:szCs w:val="21"/>
              </w:rPr>
            </w:pPr>
            <w:r>
              <w:rPr>
                <w:rFonts w:hint="eastAsia"/>
                <w:sz w:val="21"/>
                <w:szCs w:val="21"/>
              </w:rPr>
              <w:t>3</w:t>
            </w:r>
          </w:p>
        </w:tc>
      </w:tr>
    </w:tbl>
    <w:p>
      <w:pPr>
        <w:pStyle w:val="44"/>
        <w:rPr>
          <w:rFonts w:hint="eastAsia"/>
        </w:rPr>
      </w:pPr>
      <w:r>
        <w:rPr>
          <w:rFonts w:hint="eastAsia"/>
        </w:rPr>
        <w:t>左手的特征值提取方式与右手一样。为了使其特征更加精确，在计算特征向量时加入了手部深度的值，手部坐标用(</w:t>
      </w:r>
      <w:r>
        <w:rPr>
          <w:rFonts w:hint="eastAsia"/>
          <w:i/>
        </w:rPr>
        <w:t>x,y,z</w:t>
      </w:r>
      <w:r>
        <w:rPr>
          <w:rFonts w:hint="eastAsia"/>
        </w:rPr>
        <w:t>)表示。若简单的将</w:t>
      </w:r>
      <w:r>
        <w:rPr>
          <w:rFonts w:hint="eastAsia"/>
          <w:i/>
        </w:rPr>
        <w:t>z</w:t>
      </w:r>
      <w:r>
        <w:rPr>
          <w:rFonts w:hint="eastAsia"/>
        </w:rPr>
        <w:t>值按正负分类，按上述特征值提取方法，单只手的特征值数量为8(即4×2)。设特征值数量为N，左右手特征值分别为</w:t>
      </w:r>
      <w:r>
        <w:rPr>
          <w:rFonts w:ascii="Times New Roman" w:hAnsi="Times New Roman" w:eastAsia="宋体" w:cs="Times New Roman"/>
          <w:color w:val="4F81BD"/>
          <w:kern w:val="2"/>
          <w:sz w:val="24"/>
          <w:szCs w:val="24"/>
          <w:lang w:val="en-US" w:eastAsia="zh-CN" w:bidi="ar-SA"/>
        </w:rPr>
        <w:object>
          <v:shape id="Picture 30" type="#_x0000_t75" style="height:19.65pt;width:45.15pt;rotation:0f;" o:ole="t"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o:OLEObject Type="Embed" ProgID="" ShapeID="Picture 30" DrawAspect="Content" ObjectID="_65" r:id="rId59"/>
        </w:object>
      </w:r>
      <w:r>
        <w:rPr>
          <w:rFonts w:hint="eastAsia"/>
        </w:rPr>
        <w:t>，那么所得最终特征值</w:t>
      </w:r>
      <w:r>
        <w:rPr>
          <w:rFonts w:ascii="Times New Roman" w:hAnsi="Times New Roman" w:eastAsia="宋体" w:cs="Times New Roman"/>
          <w:color w:val="000000"/>
          <w:kern w:val="2"/>
          <w:sz w:val="24"/>
          <w:szCs w:val="24"/>
          <w:lang w:val="en-US" w:eastAsia="zh-CN" w:bidi="ar-SA"/>
        </w:rPr>
        <w:object>
          <v:shape id="Picture 31" type="#_x0000_t75" style="height:16.9pt;width:15.05pt;rotation:0f;" o:ole="t"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o:OLEObject Type="Embed" ProgID="" ShapeID="Picture 31" DrawAspect="Content" ObjectID="_66" r:id="rId61"/>
        </w:object>
      </w:r>
      <w:r>
        <w:rPr>
          <w:rFonts w:hint="eastAsia"/>
        </w:rPr>
        <w:t>为</w:t>
      </w:r>
      <w:r>
        <w:rPr>
          <w:rFonts w:ascii="Times New Roman" w:hAnsi="Times New Roman" w:eastAsia="宋体" w:cs="Times New Roman"/>
          <w:color w:val="4F81BD"/>
          <w:kern w:val="2"/>
          <w:sz w:val="24"/>
          <w:szCs w:val="24"/>
          <w:lang w:val="en-US" w:eastAsia="zh-CN" w:bidi="ar-SA"/>
        </w:rPr>
        <w:object>
          <v:shape id="Picture 32" type="#_x0000_t75" style="height:19.65pt;width:71.85pt;rotation:0f;" o:ole="t"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o:OLEObject Type="Embed" ProgID="" ShapeID="Picture 32" DrawAspect="Content" ObjectID="_67" r:id="rId62"/>
        </w:object>
      </w:r>
      <w:r>
        <w:rPr>
          <w:rFonts w:hint="eastAsia"/>
        </w:rPr>
        <w:t>,当左手的特征值误差为</w:t>
      </w:r>
      <w:r>
        <w:rPr>
          <w:rFonts w:hint="eastAsia"/>
          <w:i/>
        </w:rPr>
        <w:t>ξ</w:t>
      </w:r>
      <w:r>
        <w:rPr>
          <w:rFonts w:hint="eastAsia"/>
        </w:rPr>
        <w:t>时，最终的特征值误差则会扩至</w:t>
      </w:r>
      <w:r>
        <w:rPr>
          <w:rFonts w:hint="eastAsia"/>
          <w:i/>
        </w:rPr>
        <w:t>ξ</w:t>
      </w:r>
      <w:r>
        <w:rPr>
          <w:rFonts w:hint="eastAsia"/>
        </w:rPr>
        <w:t>×N，为了避免最终误差过大，本系统在提取特征值过程中，将三维坐标分割成为两个二维坐标(</w:t>
      </w:r>
      <w:r>
        <w:rPr>
          <w:rFonts w:hint="eastAsia"/>
          <w:i/>
        </w:rPr>
        <w:t>x,y</w:t>
      </w:r>
      <w:r>
        <w:rPr>
          <w:rFonts w:hint="eastAsia"/>
        </w:rPr>
        <w:t>)和(</w:t>
      </w:r>
      <w:r>
        <w:rPr>
          <w:rFonts w:hint="eastAsia"/>
          <w:i/>
        </w:rPr>
        <w:t>y,z</w:t>
      </w:r>
      <w:r>
        <w:rPr>
          <w:rFonts w:hint="eastAsia"/>
        </w:rPr>
        <w:t>)，分别提取特征向量，(</w:t>
      </w:r>
      <w:r>
        <w:rPr>
          <w:rFonts w:hint="eastAsia"/>
          <w:i/>
        </w:rPr>
        <w:t>x,y</w:t>
      </w:r>
      <w:r>
        <w:rPr>
          <w:rFonts w:hint="eastAsia"/>
        </w:rPr>
        <w:t>)平面和(</w:t>
      </w:r>
      <w:r>
        <w:rPr>
          <w:rFonts w:hint="eastAsia"/>
          <w:i/>
        </w:rPr>
        <w:t>y,z</w:t>
      </w:r>
      <w:r>
        <w:rPr>
          <w:rFonts w:hint="eastAsia"/>
        </w:rPr>
        <w:t>)平面特征提取方式如图4-5所示。</w:t>
      </w:r>
    </w:p>
    <w:p>
      <w:pPr>
        <w:pStyle w:val="44"/>
        <w:spacing w:line="240" w:lineRule="auto"/>
        <w:ind w:firstLine="2040" w:firstLineChars="850"/>
        <w:rPr>
          <w:rFonts w:hint="eastAsia"/>
        </w:rPr>
      </w:pPr>
      <w:r>
        <w:rPr>
          <w:rFonts w:ascii="Times New Roman" w:hAnsi="Times New Roman" w:eastAsia="宋体" w:cs="Times New Roman"/>
          <w:kern w:val="2"/>
          <w:sz w:val="24"/>
          <w:szCs w:val="24"/>
          <w:lang w:val="en-US" w:eastAsia="zh-CN" w:bidi="ar-SA"/>
        </w:rPr>
        <w:pict>
          <v:rect id="Rectangle 890" o:spid="_x0000_s1083" style="position:absolute;left:0;margin-left:142.05pt;margin-top:62.1pt;height:18.75pt;width:25.95pt;rotation:0f;z-index:251663360;" o:ole="f" fillcolor="#FFFFFF" filled="t" o:preferrelative="t" stroked="f" coordsize="21600,21600">
            <v:fill opacity="0%" focus="0%"/>
            <v:imagedata gain="65536f" blacklevel="0f" gamma="0"/>
            <o:lock v:ext="edit" position="f" selection="f" grouping="f" rotation="f" cropping="f" text="f" aspectratio="f"/>
            <v:textbox>
              <w:txbxContent>
                <w:p>
                  <w:pPr>
                    <w:rPr>
                      <w:b/>
                      <w:i/>
                    </w:rPr>
                  </w:pPr>
                  <w:r>
                    <w:rPr>
                      <w:rFonts w:hint="eastAsia"/>
                      <w:b/>
                      <w:i/>
                    </w:rPr>
                    <w:t>O</w:t>
                  </w:r>
                </w:p>
              </w:txbxContent>
            </v:textbox>
          </v:rect>
        </w:pict>
      </w:r>
      <w:r>
        <w:rPr>
          <w:rFonts w:ascii="Times New Roman" w:hAnsi="Times New Roman" w:eastAsia="宋体" w:cs="Times New Roman"/>
          <w:kern w:val="2"/>
          <w:sz w:val="24"/>
          <w:szCs w:val="24"/>
          <w:lang w:val="en-US" w:eastAsia="zh-CN" w:bidi="ar-SA"/>
        </w:rPr>
        <w:pict>
          <v:rect id="Rectangle 905" o:spid="_x0000_s1084" style="position:absolute;left:0;margin-left:273.35pt;margin-top:62.1pt;height:18.75pt;width:25.95pt;rotation:0f;z-index:251669504;" o:ole="f" fillcolor="#FFFFFF" filled="t" o:preferrelative="t" stroked="f" coordsize="21600,21600">
            <v:fill opacity="0%" focus="0%"/>
            <v:imagedata gain="65536f" blacklevel="0f" gamma="0"/>
            <o:lock v:ext="edit" position="f" selection="f" grouping="f" rotation="f" cropping="f" text="f" aspectratio="f"/>
            <v:textbox>
              <w:txbxContent>
                <w:p>
                  <w:pPr>
                    <w:rPr>
                      <w:b/>
                      <w:i/>
                    </w:rPr>
                  </w:pPr>
                  <w:r>
                    <w:rPr>
                      <w:rFonts w:hint="eastAsia"/>
                      <w:b/>
                      <w:i/>
                    </w:rPr>
                    <w:t>O</w:t>
                  </w:r>
                </w:p>
              </w:txbxContent>
            </v:textbox>
          </v:rect>
        </w:pict>
      </w:r>
      <w:r>
        <w:rPr>
          <w:rFonts w:ascii="Times New Roman" w:hAnsi="Times New Roman" w:eastAsia="宋体" w:cs="Times New Roman"/>
          <w:kern w:val="2"/>
          <w:sz w:val="24"/>
          <w:szCs w:val="24"/>
          <w:lang w:val="en-US" w:eastAsia="zh-CN" w:bidi="ar-SA"/>
        </w:rPr>
        <w:pict>
          <v:group id="Group 779" o:spid="_x0000_s1085" style="height:131.65pt;width:124.6pt;rotation:0f;" coordorigin="8956,8578" coordsize="2492,2633">
            <o:lock v:ext="edit" position="f" selection="f" grouping="f" rotation="f" cropping="f" text="f" aspectratio="f"/>
            <v:roundrect id="AutoShape 780" o:spid="_x0000_s1086" style="position:absolute;left:10768;top:9909;height:533;width:491;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i/>
                        <w:sz w:val="28"/>
                        <w:szCs w:val="28"/>
                      </w:rPr>
                    </w:pPr>
                    <w:r>
                      <w:rPr>
                        <w:rFonts w:hint="eastAsia"/>
                        <w:i/>
                        <w:sz w:val="28"/>
                        <w:szCs w:val="28"/>
                      </w:rPr>
                      <w:t>x</w:t>
                    </w:r>
                  </w:p>
                </w:txbxContent>
              </v:textbox>
            </v:roundrect>
            <v:group id="Group 781" o:spid="_x0000_s1087" style="position:absolute;left:8956;top:8578;height:2633;width:2492;rotation:0f;" coordorigin="9466,10323" coordsize="2492,2633">
              <o:lock v:ext="edit" position="f" selection="f" grouping="f" rotation="f" cropping="f" text="f" aspectratio="f"/>
              <v:group id="Group 782" o:spid="_x0000_s1088" style="position:absolute;left:9466;top:10323;height:2633;width:2492;rotation:0f;" coordorigin="7771,7448" coordsize="2492,2633">
                <o:lock v:ext="edit" position="f" selection="f" grouping="f" rotation="f" cropping="f" text="f" aspectratio="f"/>
                <v:rect id="AutoShape 783" o:spid="_x0000_s1089" style="position:absolute;left:7771;top:7448;height:2633;width:2492;rotation:0f;" o:ole="f" fillcolor="#FFFFFF" filled="f" o:preferrelative="t" stroked="f" coordsize="21600,21600">
                  <v:fill on="f" color2="#FFFFFF" focus="0%"/>
                  <v:imagedata gain="65536f" blacklevel="0f" gamma="0"/>
                  <o:lock v:ext="edit" position="f" selection="f" grouping="f" rotation="f" cropping="f" text="f" aspectratio="f"/>
                </v:rect>
                <v:roundrect id="AutoShape 784" o:spid="_x0000_s1090" style="position:absolute;left:8675;top:9192;height:556;width:491;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sz w:val="16"/>
                          </w:rPr>
                        </w:pPr>
                        <w:r>
                          <w:rPr>
                            <w:rFonts w:hint="eastAsia"/>
                            <w:sz w:val="16"/>
                          </w:rPr>
                          <w:t>3</w:t>
                        </w:r>
                      </w:p>
                    </w:txbxContent>
                  </v:textbox>
                </v:roundrect>
                <v:roundrect id="AutoShape 785" o:spid="_x0000_s1091" style="position:absolute;left:7926;top:8411;height:556;width:490;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sz w:val="16"/>
                          </w:rPr>
                        </w:pPr>
                        <w:r>
                          <w:rPr>
                            <w:rFonts w:hint="eastAsia"/>
                            <w:sz w:val="16"/>
                          </w:rPr>
                          <w:t>2</w:t>
                        </w:r>
                      </w:p>
                    </w:txbxContent>
                  </v:textbox>
                </v:roundrect>
                <v:roundrect id="AutoShape 786" o:spid="_x0000_s1092" style="position:absolute;left:8674;top:7899;height:556;width:492;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sz w:val="16"/>
                          </w:rPr>
                        </w:pPr>
                        <w:r>
                          <w:rPr>
                            <w:rFonts w:hint="eastAsia"/>
                            <w:sz w:val="16"/>
                          </w:rPr>
                          <w:t>1</w:t>
                        </w:r>
                      </w:p>
                    </w:txbxContent>
                  </v:textbox>
                </v:roundrect>
                <v:roundrect id="AutoShape 787" o:spid="_x0000_s1093" style="position:absolute;left:9470;top:8412;height:555;width:492;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sz w:val="16"/>
                          </w:rPr>
                        </w:pPr>
                        <w:r>
                          <w:rPr>
                            <w:rFonts w:hint="eastAsia"/>
                            <w:sz w:val="16"/>
                          </w:rPr>
                          <w:t>0</w:t>
                        </w:r>
                      </w:p>
                    </w:txbxContent>
                  </v:textbox>
                </v:roundrect>
                <v:shape id="AutoShape 788" o:spid="_x0000_s1094" type="#_x0000_t32" style="position:absolute;left:7779;top:8778;height:0;width:2475;rotation:0f;" o:ole="f" fillcolor="#FFFFFF" filled="t" o:preferrelative="t" stroked="t" coordorigin="0,0" coordsize="21600,21600">
                  <v:stroke color="#000000" color2="#FFFFFF" joinstyle="round" endarrow="block" endarrowlength="long"/>
                  <v:imagedata gain="65536f" blacklevel="0f" gamma="0"/>
                  <o:lock v:ext="edit" position="f" selection="f" grouping="f" rotation="f" cropping="f" text="f" aspectratio="f"/>
                </v:shape>
                <v:shape id="AutoShape 789" o:spid="_x0000_s1095" type="#_x0000_t32" style="position:absolute;left:8924;top:7458;flip:y;height:2614;width:0;rotation:0f;" o:ole="f" fillcolor="#FFFFFF" filled="t" o:preferrelative="t" stroked="t" coordorigin="0,0" coordsize="21600,21600">
                  <v:stroke color="#000000" color2="#FFFFFF" joinstyle="round" endarrow="block" endarrowlength="long"/>
                  <v:imagedata gain="65536f" blacklevel="0f" gamma="0"/>
                  <o:lock v:ext="edit" position="f" selection="f" grouping="f" rotation="f" cropping="f" text="f" aspectratio="f"/>
                </v:shape>
                <v:shape id="AutoShape 790" o:spid="_x0000_s1096" type="#_x0000_t32" style="position:absolute;left:8008;top:7794;height:2016;width:1857;rotation:0f;" o:ole="f" fillcolor="#FFFFFF" filled="t" o:preferrelative="t" stroked="t" coordorigin="0,0" coordsize="21600,21600">
                  <v:stroke color="#000000" color2="#FFFFFF" joinstyle="round" dashstyle="dashDot"/>
                  <v:imagedata gain="65536f" blacklevel="0f" gamma="0"/>
                  <o:lock v:ext="edit" position="f" selection="f" grouping="f" rotation="f" cropping="f" text="f" aspectratio="f"/>
                </v:shape>
                <v:shape id="AutoShape 791" o:spid="_x0000_s1097" type="#_x0000_t32" style="position:absolute;left:8008;top:7794;flip:x;height:1954;width:1857;rotation:0f;" o:ole="f" fillcolor="#FFFFFF" filled="t" o:preferrelative="t" stroked="t" coordorigin="0,0" coordsize="21600,21600">
                  <v:stroke color="#000000" color2="#FFFFFF" joinstyle="round" dashstyle="dashDot"/>
                  <v:imagedata gain="65536f" blacklevel="0f" gamma="0"/>
                  <o:lock v:ext="edit" position="f" selection="f" grouping="f" rotation="f" cropping="f" text="f" aspectratio="f"/>
                </v:shape>
              </v:group>
              <v:roundrect id="AutoShape 792" o:spid="_x0000_s1098" style="position:absolute;left:10000;top:10470;height:555;width:492;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i/>
                          <w:sz w:val="28"/>
                          <w:szCs w:val="28"/>
                        </w:rPr>
                      </w:pPr>
                      <w:r>
                        <w:rPr>
                          <w:rFonts w:hint="eastAsia"/>
                          <w:i/>
                          <w:sz w:val="28"/>
                          <w:szCs w:val="28"/>
                        </w:rPr>
                        <w:t>y</w:t>
                      </w:r>
                    </w:p>
                  </w:txbxContent>
                </v:textbox>
              </v:roundrect>
            </v:group>
            <w10:wrap type="none"/>
            <w10:anchorlock/>
          </v:group>
        </w:pict>
      </w:r>
      <w:r>
        <w:rPr>
          <w:rFonts w:ascii="Times New Roman" w:hAnsi="Times New Roman" w:eastAsia="宋体" w:cs="Times New Roman"/>
          <w:kern w:val="2"/>
          <w:sz w:val="24"/>
          <w:szCs w:val="24"/>
          <w:lang w:val="en-US" w:eastAsia="zh-CN" w:bidi="ar-SA"/>
        </w:rPr>
        <w:pict>
          <v:group id="Group 793" o:spid="_x0000_s1099" style="height:125.35pt;width:129.6pt;rotation:0f;" coordorigin="9315,8168" coordsize="2592,2507">
            <o:lock v:ext="edit" position="f" selection="f" grouping="f" rotation="f" cropping="f" text="f" aspectratio="f"/>
            <v:roundrect id="AutoShape 794" o:spid="_x0000_s1100" style="position:absolute;left:11200;top:9434;height:508;width:511;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i/>
                        <w:sz w:val="28"/>
                        <w:szCs w:val="28"/>
                      </w:rPr>
                    </w:pPr>
                    <w:r>
                      <w:rPr>
                        <w:i/>
                        <w:sz w:val="28"/>
                        <w:szCs w:val="28"/>
                      </w:rPr>
                      <w:t>z</w:t>
                    </w:r>
                  </w:p>
                </w:txbxContent>
              </v:textbox>
            </v:roundrect>
            <v:group id="Group 795" o:spid="_x0000_s1101" style="position:absolute;left:9315;top:8168;height:2507;width:2592;rotation:0f;" coordorigin="9846,9829" coordsize="2592,2507">
              <o:lock v:ext="edit" position="f" selection="f" grouping="f" rotation="f" cropping="f" text="f" aspectratio="f"/>
              <v:group id="Group 796" o:spid="_x0000_s1102" style="position:absolute;left:9846;top:9829;height:2507;width:2592;rotation:0f;" coordorigin="8083,7091" coordsize="2592,2507">
                <o:lock v:ext="edit" position="f" selection="f" grouping="f" rotation="f" cropping="f" text="f" aspectratio="f"/>
                <v:rect id="AutoShape 797" o:spid="_x0000_s1103" style="position:absolute;left:8083;top:7091;height:2507;width:2592;rotation:0f;" o:ole="f" fillcolor="#FFFFFF" filled="f" o:preferrelative="t" stroked="f" coordsize="21600,21600">
                  <v:fill on="f" color2="#FFFFFF" focus="0%"/>
                  <v:imagedata gain="65536f" blacklevel="0f" gamma="0"/>
                  <o:lock v:ext="edit" position="f" selection="f" grouping="f" rotation="f" cropping="f" text="f" aspectratio="f"/>
                </v:rect>
                <v:roundrect id="AutoShape 798" o:spid="_x0000_s1104" style="position:absolute;left:9023;top:8752;height:529;width:511;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sz w:val="16"/>
                          </w:rPr>
                        </w:pPr>
                        <w:r>
                          <w:rPr>
                            <w:rFonts w:hint="eastAsia"/>
                            <w:sz w:val="16"/>
                          </w:rPr>
                          <w:t>3</w:t>
                        </w:r>
                      </w:p>
                    </w:txbxContent>
                  </v:textbox>
                </v:roundrect>
                <v:roundrect id="AutoShape 799" o:spid="_x0000_s1105" style="position:absolute;left:8244;top:8008;height:530;width:510;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sz w:val="16"/>
                          </w:rPr>
                        </w:pPr>
                        <w:r>
                          <w:rPr>
                            <w:rFonts w:hint="eastAsia"/>
                            <w:sz w:val="16"/>
                          </w:rPr>
                          <w:t>2</w:t>
                        </w:r>
                      </w:p>
                    </w:txbxContent>
                  </v:textbox>
                </v:roundrect>
                <v:roundrect id="AutoShape 800" o:spid="_x0000_s1106" style="position:absolute;left:9022;top:7521;height:530;width:512;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sz w:val="16"/>
                          </w:rPr>
                        </w:pPr>
                        <w:r>
                          <w:rPr>
                            <w:rFonts w:hint="eastAsia"/>
                            <w:sz w:val="16"/>
                          </w:rPr>
                          <w:t>1</w:t>
                        </w:r>
                      </w:p>
                    </w:txbxContent>
                  </v:textbox>
                </v:roundrect>
                <v:roundrect id="AutoShape 801" o:spid="_x0000_s1107" style="position:absolute;left:9850;top:8010;height:528;width:512;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sz w:val="16"/>
                          </w:rPr>
                        </w:pPr>
                        <w:r>
                          <w:rPr>
                            <w:rFonts w:hint="eastAsia"/>
                            <w:sz w:val="16"/>
                          </w:rPr>
                          <w:t>0</w:t>
                        </w:r>
                      </w:p>
                    </w:txbxContent>
                  </v:textbox>
                </v:roundrect>
                <v:shape id="AutoShape 802" o:spid="_x0000_s1108" type="#_x0000_t32" style="position:absolute;left:8091;top:8358;height:0;width:2575;rotation:0f;" o:ole="f" fillcolor="#FFFFFF" filled="t" o:preferrelative="t" stroked="t" coordorigin="0,0" coordsize="21600,21600">
                  <v:stroke color="#000000" color2="#FFFFFF" joinstyle="round" endarrow="block" endarrowlength="long"/>
                  <v:imagedata gain="65536f" blacklevel="0f" gamma="0"/>
                  <o:lock v:ext="edit" position="f" selection="f" grouping="f" rotation="f" cropping="f" text="f" aspectratio="f"/>
                </v:shape>
                <v:shape id="AutoShape 803" o:spid="_x0000_s1109" type="#_x0000_t32" style="position:absolute;left:9282;top:7101;flip:y;height:2489;width:0;rotation:0f;" o:ole="f" fillcolor="#FFFFFF" filled="t" o:preferrelative="t" stroked="t" coordorigin="0,0" coordsize="21600,21600">
                  <v:stroke color="#000000" color2="#FFFFFF" joinstyle="round" endarrow="block" endarrowlength="long"/>
                  <v:imagedata gain="65536f" blacklevel="0f" gamma="0"/>
                  <o:lock v:ext="edit" position="f" selection="f" grouping="f" rotation="f" cropping="f" text="f" aspectratio="f"/>
                </v:shape>
                <v:shape id="AutoShape 804" o:spid="_x0000_s1110" type="#_x0000_t32" style="position:absolute;left:8329;top:7421;height:1919;width:1931;rotation:0f;" o:ole="f" fillcolor="#FFFFFF" filled="t" o:preferrelative="t" stroked="t" coordorigin="0,0" coordsize="21600,21600">
                  <v:stroke color="#000000" color2="#FFFFFF" joinstyle="round" dashstyle="dashDot"/>
                  <v:imagedata gain="65536f" blacklevel="0f" gamma="0"/>
                  <o:lock v:ext="edit" position="f" selection="f" grouping="f" rotation="f" cropping="f" text="f" aspectratio="f"/>
                </v:shape>
                <v:shape id="AutoShape 805" o:spid="_x0000_s1111" type="#_x0000_t32" style="position:absolute;left:8329;top:7421;flip:x;height:1860;width:1931;rotation:0f;" o:ole="f" fillcolor="#FFFFFF" filled="t" o:preferrelative="t" stroked="t" coordorigin="0,0" coordsize="21600,21600">
                  <v:stroke color="#000000" color2="#FFFFFF" joinstyle="round" dashstyle="dashDot"/>
                  <v:imagedata gain="65536f" blacklevel="0f" gamma="0"/>
                  <o:lock v:ext="edit" position="f" selection="f" grouping="f" rotation="f" cropping="f" text="f" aspectratio="f"/>
                </v:shape>
              </v:group>
              <v:roundrect id="AutoShape 806" o:spid="_x0000_s1112" style="position:absolute;left:10402;top:9969;height:528;width:511;rotation:0f;" o:ole="f" fillcolor="#FFFFFF" filled="t" o:preferrelative="t" stroked="f" coordsize="21600,21600" arcsize="16.6666666666667%">
                <v:imagedata gain="65536f" blacklevel="0f" gamma="0"/>
                <o:lock v:ext="edit" position="f" selection="f" grouping="f" rotation="f" cropping="f" text="f" aspectratio="f"/>
                <v:textbox inset="5.40pt,2.70pt,5.40pt,2.70pt">
                  <w:txbxContent>
                    <w:p>
                      <w:pPr>
                        <w:rPr>
                          <w:i/>
                          <w:sz w:val="28"/>
                          <w:szCs w:val="28"/>
                        </w:rPr>
                      </w:pPr>
                      <w:r>
                        <w:rPr>
                          <w:rFonts w:hint="eastAsia"/>
                          <w:i/>
                          <w:sz w:val="28"/>
                          <w:szCs w:val="28"/>
                        </w:rPr>
                        <w:t>y</w:t>
                      </w:r>
                    </w:p>
                  </w:txbxContent>
                </v:textbox>
              </v:roundrect>
            </v:group>
            <w10:wrap type="none"/>
            <w10:anchorlock/>
          </v:group>
        </w:pict>
      </w:r>
    </w:p>
    <w:p>
      <w:pPr>
        <w:pStyle w:val="44"/>
        <w:spacing w:line="240" w:lineRule="auto"/>
        <w:ind w:firstLine="2310" w:firstLineChars="0"/>
        <w:jc w:val="center"/>
        <w:rPr>
          <w:rFonts w:hint="eastAsia"/>
          <w:sz w:val="21"/>
          <w:szCs w:val="21"/>
        </w:rPr>
      </w:pPr>
      <w:r>
        <w:rPr>
          <w:rFonts w:hint="eastAsia"/>
          <w:sz w:val="21"/>
          <w:szCs w:val="21"/>
        </w:rPr>
        <w:t>图 4-5 (</w:t>
      </w:r>
      <w:r>
        <w:rPr>
          <w:rFonts w:hint="eastAsia"/>
          <w:i/>
          <w:sz w:val="21"/>
          <w:szCs w:val="21"/>
        </w:rPr>
        <w:t>x,y</w:t>
      </w:r>
      <w:r>
        <w:rPr>
          <w:rFonts w:hint="eastAsia"/>
          <w:sz w:val="21"/>
          <w:szCs w:val="21"/>
        </w:rPr>
        <w:t>)、(</w:t>
      </w:r>
      <w:r>
        <w:rPr>
          <w:rFonts w:hint="eastAsia"/>
          <w:i/>
          <w:sz w:val="21"/>
          <w:szCs w:val="21"/>
        </w:rPr>
        <w:t>y,z</w:t>
      </w:r>
      <w:r>
        <w:rPr>
          <w:rFonts w:hint="eastAsia"/>
          <w:sz w:val="21"/>
          <w:szCs w:val="21"/>
        </w:rPr>
        <w:t>)平面特征提取</w:t>
      </w:r>
    </w:p>
    <w:p>
      <w:pPr>
        <w:pStyle w:val="44"/>
        <w:rPr>
          <w:rFonts w:hint="eastAsia"/>
        </w:rPr>
      </w:pPr>
      <w:r>
        <w:rPr>
          <w:rFonts w:hint="eastAsia"/>
        </w:rPr>
        <w:t>即一个手语由左右手两个特征向量组成，它与最终特征值对应关系如表4-2所示。而将这两个特征向量分别代入HMM模型训练识别，具体训练识别方法将在后面介绍。</w:t>
      </w:r>
    </w:p>
    <w:p>
      <w:pPr>
        <w:pStyle w:val="15"/>
      </w:pPr>
      <w:r>
        <w:rPr>
          <w:rFonts w:hint="eastAsia"/>
        </w:rPr>
        <w:t>表 4-</w:t>
      </w:r>
      <w:r>
        <w:fldChar w:fldCharType="begin"/>
      </w:r>
      <w:r>
        <w:instrText xml:space="preserve"> </w:instrText>
      </w:r>
      <w:r>
        <w:rPr>
          <w:rFonts w:hint="eastAsia"/>
        </w:rPr>
        <w:instrText xml:space="preserve">SEQ 表格 \* ARABIC</w:instrText>
      </w:r>
      <w:r>
        <w:instrText xml:space="preserve"> </w:instrText>
      </w:r>
      <w:r>
        <w:fldChar w:fldCharType="separate"/>
      </w:r>
      <w:r>
        <w:t>2</w:t>
      </w:r>
      <w:r>
        <w:fldChar w:fldCharType="end"/>
      </w:r>
      <w:r>
        <w:rPr>
          <w:rFonts w:hint="eastAsia"/>
        </w:rPr>
        <w:t>特征值分布</w:t>
      </w:r>
    </w:p>
    <w:tbl>
      <w:tblPr>
        <w:tblStyle w:val="42"/>
        <w:tblW w:w="917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left w:w="108" w:type="dxa"/>
          <w:right w:w="108" w:type="dxa"/>
        </w:tblCellMar>
      </w:tblPr>
      <w:tblGrid>
        <w:gridCol w:w="1834"/>
        <w:gridCol w:w="1835"/>
        <w:gridCol w:w="1835"/>
        <w:gridCol w:w="1835"/>
        <w:gridCol w:w="183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34" w:type="dxa"/>
            <w:tcBorders>
              <w:top w:val="single" w:color="auto" w:sz="4" w:space="0"/>
              <w:bottom w:val="single" w:color="auto" w:sz="4" w:space="0"/>
            </w:tcBorders>
            <w:vAlign w:val="center"/>
          </w:tcPr>
          <w:p>
            <w:pPr>
              <w:pStyle w:val="44"/>
              <w:ind w:firstLine="0" w:firstLineChars="0"/>
              <w:jc w:val="center"/>
              <w:rPr>
                <w:rFonts w:hint="eastAsia"/>
                <w:b/>
                <w:sz w:val="21"/>
                <w:szCs w:val="21"/>
              </w:rPr>
            </w:pPr>
            <w:r>
              <w:rPr>
                <w:rFonts w:hint="eastAsia"/>
                <w:b/>
                <w:sz w:val="21"/>
                <w:szCs w:val="21"/>
              </w:rPr>
              <w:t>左手/右手</w:t>
            </w:r>
          </w:p>
        </w:tc>
        <w:tc>
          <w:tcPr>
            <w:tcW w:w="1835" w:type="dxa"/>
            <w:tcBorders>
              <w:top w:val="single" w:color="auto" w:sz="4" w:space="0"/>
              <w:bottom w:val="single" w:color="auto" w:sz="4" w:space="0"/>
            </w:tcBorders>
            <w:vAlign w:val="center"/>
          </w:tcPr>
          <w:p>
            <w:pPr>
              <w:pStyle w:val="44"/>
              <w:ind w:firstLine="0" w:firstLineChars="0"/>
              <w:jc w:val="center"/>
              <w:rPr>
                <w:rFonts w:hint="eastAsia"/>
                <w:b/>
                <w:sz w:val="21"/>
                <w:szCs w:val="21"/>
              </w:rPr>
            </w:pPr>
            <w:r>
              <w:rPr>
                <w:rFonts w:hint="eastAsia"/>
                <w:b/>
                <w:sz w:val="21"/>
                <w:szCs w:val="21"/>
              </w:rPr>
              <w:t>0</w:t>
            </w:r>
          </w:p>
        </w:tc>
        <w:tc>
          <w:tcPr>
            <w:tcW w:w="1835" w:type="dxa"/>
            <w:tcBorders>
              <w:top w:val="single" w:color="auto" w:sz="4" w:space="0"/>
              <w:bottom w:val="single" w:color="auto" w:sz="4" w:space="0"/>
            </w:tcBorders>
            <w:vAlign w:val="center"/>
          </w:tcPr>
          <w:p>
            <w:pPr>
              <w:pStyle w:val="44"/>
              <w:ind w:firstLine="0" w:firstLineChars="0"/>
              <w:jc w:val="center"/>
              <w:rPr>
                <w:rFonts w:hint="eastAsia"/>
                <w:b/>
                <w:sz w:val="21"/>
                <w:szCs w:val="21"/>
              </w:rPr>
            </w:pPr>
            <w:r>
              <w:rPr>
                <w:rFonts w:hint="eastAsia"/>
                <w:b/>
                <w:sz w:val="21"/>
                <w:szCs w:val="21"/>
              </w:rPr>
              <w:t>1</w:t>
            </w:r>
          </w:p>
        </w:tc>
        <w:tc>
          <w:tcPr>
            <w:tcW w:w="1835" w:type="dxa"/>
            <w:tcBorders>
              <w:top w:val="single" w:color="auto" w:sz="4" w:space="0"/>
              <w:bottom w:val="single" w:color="auto" w:sz="4" w:space="0"/>
            </w:tcBorders>
            <w:vAlign w:val="center"/>
          </w:tcPr>
          <w:p>
            <w:pPr>
              <w:pStyle w:val="44"/>
              <w:ind w:firstLine="0" w:firstLineChars="0"/>
              <w:jc w:val="center"/>
              <w:rPr>
                <w:rFonts w:hint="eastAsia"/>
                <w:b/>
                <w:sz w:val="21"/>
                <w:szCs w:val="21"/>
              </w:rPr>
            </w:pPr>
            <w:r>
              <w:rPr>
                <w:rFonts w:hint="eastAsia"/>
                <w:b/>
                <w:sz w:val="21"/>
                <w:szCs w:val="21"/>
              </w:rPr>
              <w:t>2</w:t>
            </w:r>
          </w:p>
        </w:tc>
        <w:tc>
          <w:tcPr>
            <w:tcW w:w="1835" w:type="dxa"/>
            <w:tcBorders>
              <w:top w:val="single" w:color="auto" w:sz="4" w:space="0"/>
              <w:bottom w:val="single" w:color="auto" w:sz="4" w:space="0"/>
            </w:tcBorders>
            <w:vAlign w:val="center"/>
          </w:tcPr>
          <w:p>
            <w:pPr>
              <w:pStyle w:val="44"/>
              <w:ind w:firstLine="0" w:firstLineChars="0"/>
              <w:jc w:val="center"/>
              <w:rPr>
                <w:rFonts w:hint="eastAsia"/>
                <w:b/>
                <w:sz w:val="21"/>
                <w:szCs w:val="21"/>
              </w:rPr>
            </w:pPr>
            <w:r>
              <w:rPr>
                <w:rFonts w:hint="eastAsia"/>
                <w:b/>
                <w:sz w:val="21"/>
                <w:szCs w:val="21"/>
              </w:rPr>
              <w:t>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34" w:type="dxa"/>
            <w:tcBorders>
              <w:top w:val="single" w:color="auto" w:sz="4" w:space="0"/>
            </w:tcBorders>
            <w:vAlign w:val="center"/>
          </w:tcPr>
          <w:p>
            <w:pPr>
              <w:pStyle w:val="44"/>
              <w:ind w:firstLine="0" w:firstLineChars="0"/>
              <w:jc w:val="center"/>
              <w:rPr>
                <w:rFonts w:hint="eastAsia"/>
                <w:b/>
                <w:sz w:val="21"/>
                <w:szCs w:val="21"/>
              </w:rPr>
            </w:pPr>
            <w:r>
              <w:rPr>
                <w:rFonts w:hint="eastAsia"/>
                <w:b/>
                <w:sz w:val="21"/>
                <w:szCs w:val="21"/>
              </w:rPr>
              <w:t>0</w:t>
            </w:r>
          </w:p>
        </w:tc>
        <w:tc>
          <w:tcPr>
            <w:tcW w:w="1835" w:type="dxa"/>
            <w:tcBorders>
              <w:top w:val="single" w:color="auto" w:sz="4" w:space="0"/>
            </w:tcBorders>
            <w:vAlign w:val="center"/>
          </w:tcPr>
          <w:p>
            <w:pPr>
              <w:pStyle w:val="44"/>
              <w:ind w:firstLine="0" w:firstLineChars="0"/>
              <w:jc w:val="center"/>
              <w:rPr>
                <w:sz w:val="21"/>
                <w:szCs w:val="21"/>
              </w:rPr>
            </w:pPr>
            <w:r>
              <w:rPr>
                <w:sz w:val="21"/>
                <w:szCs w:val="21"/>
              </w:rPr>
              <w:t>0</w:t>
            </w:r>
          </w:p>
        </w:tc>
        <w:tc>
          <w:tcPr>
            <w:tcW w:w="1835" w:type="dxa"/>
            <w:tcBorders>
              <w:top w:val="single" w:color="auto" w:sz="4" w:space="0"/>
            </w:tcBorders>
            <w:vAlign w:val="center"/>
          </w:tcPr>
          <w:p>
            <w:pPr>
              <w:pStyle w:val="44"/>
              <w:ind w:firstLine="0" w:firstLineChars="0"/>
              <w:jc w:val="center"/>
              <w:rPr>
                <w:sz w:val="21"/>
                <w:szCs w:val="21"/>
              </w:rPr>
            </w:pPr>
            <w:r>
              <w:rPr>
                <w:sz w:val="21"/>
                <w:szCs w:val="21"/>
              </w:rPr>
              <w:t>1</w:t>
            </w:r>
          </w:p>
        </w:tc>
        <w:tc>
          <w:tcPr>
            <w:tcW w:w="1835" w:type="dxa"/>
            <w:tcBorders>
              <w:top w:val="single" w:color="auto" w:sz="4" w:space="0"/>
            </w:tcBorders>
            <w:vAlign w:val="center"/>
          </w:tcPr>
          <w:p>
            <w:pPr>
              <w:pStyle w:val="44"/>
              <w:ind w:firstLine="0" w:firstLineChars="0"/>
              <w:jc w:val="center"/>
              <w:rPr>
                <w:sz w:val="21"/>
                <w:szCs w:val="21"/>
              </w:rPr>
            </w:pPr>
            <w:r>
              <w:rPr>
                <w:sz w:val="21"/>
                <w:szCs w:val="21"/>
              </w:rPr>
              <w:t>2</w:t>
            </w:r>
          </w:p>
        </w:tc>
        <w:tc>
          <w:tcPr>
            <w:tcW w:w="1835" w:type="dxa"/>
            <w:tcBorders>
              <w:top w:val="single" w:color="auto" w:sz="4" w:space="0"/>
            </w:tcBorders>
            <w:vAlign w:val="center"/>
          </w:tcPr>
          <w:p>
            <w:pPr>
              <w:pStyle w:val="44"/>
              <w:ind w:firstLine="0" w:firstLineChars="0"/>
              <w:jc w:val="center"/>
              <w:rPr>
                <w:sz w:val="21"/>
                <w:szCs w:val="21"/>
              </w:rPr>
            </w:pPr>
            <w:r>
              <w:rPr>
                <w:sz w:val="21"/>
                <w:szCs w:val="21"/>
              </w:rPr>
              <w:t>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34" w:type="dxa"/>
            <w:vAlign w:val="center"/>
          </w:tcPr>
          <w:p>
            <w:pPr>
              <w:pStyle w:val="44"/>
              <w:ind w:firstLine="0" w:firstLineChars="0"/>
              <w:jc w:val="center"/>
              <w:rPr>
                <w:rFonts w:hint="eastAsia"/>
                <w:b/>
                <w:sz w:val="21"/>
                <w:szCs w:val="21"/>
              </w:rPr>
            </w:pPr>
            <w:r>
              <w:rPr>
                <w:rFonts w:hint="eastAsia"/>
                <w:b/>
                <w:sz w:val="21"/>
                <w:szCs w:val="21"/>
              </w:rPr>
              <w:t>1</w:t>
            </w:r>
          </w:p>
        </w:tc>
        <w:tc>
          <w:tcPr>
            <w:tcW w:w="1835" w:type="dxa"/>
            <w:vAlign w:val="center"/>
          </w:tcPr>
          <w:p>
            <w:pPr>
              <w:pStyle w:val="44"/>
              <w:ind w:firstLine="0" w:firstLineChars="0"/>
              <w:jc w:val="center"/>
              <w:rPr>
                <w:sz w:val="21"/>
                <w:szCs w:val="21"/>
              </w:rPr>
            </w:pPr>
            <w:r>
              <w:rPr>
                <w:sz w:val="21"/>
                <w:szCs w:val="21"/>
              </w:rPr>
              <w:t>4</w:t>
            </w:r>
          </w:p>
        </w:tc>
        <w:tc>
          <w:tcPr>
            <w:tcW w:w="1835" w:type="dxa"/>
            <w:vAlign w:val="center"/>
          </w:tcPr>
          <w:p>
            <w:pPr>
              <w:pStyle w:val="44"/>
              <w:ind w:firstLine="0" w:firstLineChars="0"/>
              <w:jc w:val="center"/>
              <w:rPr>
                <w:sz w:val="21"/>
                <w:szCs w:val="21"/>
              </w:rPr>
            </w:pPr>
            <w:r>
              <w:rPr>
                <w:sz w:val="21"/>
                <w:szCs w:val="21"/>
              </w:rPr>
              <w:t>5</w:t>
            </w:r>
          </w:p>
        </w:tc>
        <w:tc>
          <w:tcPr>
            <w:tcW w:w="1835" w:type="dxa"/>
            <w:vAlign w:val="center"/>
          </w:tcPr>
          <w:p>
            <w:pPr>
              <w:pStyle w:val="44"/>
              <w:ind w:firstLine="0" w:firstLineChars="0"/>
              <w:jc w:val="center"/>
              <w:rPr>
                <w:sz w:val="21"/>
                <w:szCs w:val="21"/>
              </w:rPr>
            </w:pPr>
            <w:r>
              <w:rPr>
                <w:sz w:val="21"/>
                <w:szCs w:val="21"/>
              </w:rPr>
              <w:t>6</w:t>
            </w:r>
          </w:p>
        </w:tc>
        <w:tc>
          <w:tcPr>
            <w:tcW w:w="1835" w:type="dxa"/>
            <w:vAlign w:val="center"/>
          </w:tcPr>
          <w:p>
            <w:pPr>
              <w:pStyle w:val="44"/>
              <w:ind w:firstLine="0" w:firstLineChars="0"/>
              <w:jc w:val="center"/>
              <w:rPr>
                <w:sz w:val="21"/>
                <w:szCs w:val="21"/>
              </w:rPr>
            </w:pPr>
            <w:r>
              <w:rPr>
                <w:sz w:val="21"/>
                <w:szCs w:val="21"/>
              </w:rPr>
              <w:t>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34" w:type="dxa"/>
            <w:vAlign w:val="center"/>
          </w:tcPr>
          <w:p>
            <w:pPr>
              <w:pStyle w:val="44"/>
              <w:ind w:firstLine="0" w:firstLineChars="0"/>
              <w:jc w:val="center"/>
              <w:rPr>
                <w:rFonts w:hint="eastAsia"/>
                <w:b/>
                <w:sz w:val="21"/>
                <w:szCs w:val="21"/>
              </w:rPr>
            </w:pPr>
            <w:r>
              <w:rPr>
                <w:rFonts w:hint="eastAsia"/>
                <w:b/>
                <w:sz w:val="21"/>
                <w:szCs w:val="21"/>
              </w:rPr>
              <w:t>2</w:t>
            </w:r>
          </w:p>
        </w:tc>
        <w:tc>
          <w:tcPr>
            <w:tcW w:w="1835" w:type="dxa"/>
            <w:vAlign w:val="center"/>
          </w:tcPr>
          <w:p>
            <w:pPr>
              <w:pStyle w:val="44"/>
              <w:ind w:firstLine="0" w:firstLineChars="0"/>
              <w:jc w:val="center"/>
              <w:rPr>
                <w:sz w:val="21"/>
                <w:szCs w:val="21"/>
              </w:rPr>
            </w:pPr>
            <w:r>
              <w:rPr>
                <w:sz w:val="21"/>
                <w:szCs w:val="21"/>
              </w:rPr>
              <w:t>8</w:t>
            </w:r>
          </w:p>
        </w:tc>
        <w:tc>
          <w:tcPr>
            <w:tcW w:w="1835" w:type="dxa"/>
            <w:vAlign w:val="center"/>
          </w:tcPr>
          <w:p>
            <w:pPr>
              <w:pStyle w:val="44"/>
              <w:ind w:firstLine="0" w:firstLineChars="0"/>
              <w:jc w:val="center"/>
              <w:rPr>
                <w:sz w:val="21"/>
                <w:szCs w:val="21"/>
              </w:rPr>
            </w:pPr>
            <w:r>
              <w:rPr>
                <w:sz w:val="21"/>
                <w:szCs w:val="21"/>
              </w:rPr>
              <w:t>9</w:t>
            </w:r>
          </w:p>
        </w:tc>
        <w:tc>
          <w:tcPr>
            <w:tcW w:w="1835" w:type="dxa"/>
            <w:vAlign w:val="center"/>
          </w:tcPr>
          <w:p>
            <w:pPr>
              <w:pStyle w:val="44"/>
              <w:ind w:firstLine="0" w:firstLineChars="0"/>
              <w:jc w:val="center"/>
              <w:rPr>
                <w:sz w:val="21"/>
                <w:szCs w:val="21"/>
              </w:rPr>
            </w:pPr>
            <w:r>
              <w:rPr>
                <w:sz w:val="21"/>
                <w:szCs w:val="21"/>
              </w:rPr>
              <w:t>10</w:t>
            </w:r>
          </w:p>
        </w:tc>
        <w:tc>
          <w:tcPr>
            <w:tcW w:w="1835" w:type="dxa"/>
            <w:vAlign w:val="center"/>
          </w:tcPr>
          <w:p>
            <w:pPr>
              <w:pStyle w:val="44"/>
              <w:ind w:firstLine="0" w:firstLineChars="0"/>
              <w:jc w:val="center"/>
              <w:rPr>
                <w:sz w:val="21"/>
                <w:szCs w:val="21"/>
              </w:rPr>
            </w:pPr>
            <w:r>
              <w:rPr>
                <w:sz w:val="21"/>
                <w:szCs w:val="21"/>
              </w:rPr>
              <w:t>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1834" w:type="dxa"/>
            <w:vAlign w:val="center"/>
          </w:tcPr>
          <w:p>
            <w:pPr>
              <w:pStyle w:val="44"/>
              <w:ind w:firstLine="0" w:firstLineChars="0"/>
              <w:jc w:val="center"/>
              <w:rPr>
                <w:rFonts w:hint="eastAsia"/>
                <w:b/>
                <w:sz w:val="21"/>
                <w:szCs w:val="21"/>
              </w:rPr>
            </w:pPr>
            <w:r>
              <w:rPr>
                <w:rFonts w:hint="eastAsia"/>
                <w:b/>
                <w:sz w:val="21"/>
                <w:szCs w:val="21"/>
              </w:rPr>
              <w:t>3</w:t>
            </w:r>
          </w:p>
        </w:tc>
        <w:tc>
          <w:tcPr>
            <w:tcW w:w="1835" w:type="dxa"/>
            <w:vAlign w:val="center"/>
          </w:tcPr>
          <w:p>
            <w:pPr>
              <w:pStyle w:val="44"/>
              <w:ind w:firstLine="0" w:firstLineChars="0"/>
              <w:jc w:val="center"/>
              <w:rPr>
                <w:sz w:val="21"/>
                <w:szCs w:val="21"/>
              </w:rPr>
            </w:pPr>
            <w:r>
              <w:rPr>
                <w:sz w:val="21"/>
                <w:szCs w:val="21"/>
              </w:rPr>
              <w:t>12</w:t>
            </w:r>
          </w:p>
        </w:tc>
        <w:tc>
          <w:tcPr>
            <w:tcW w:w="1835" w:type="dxa"/>
            <w:vAlign w:val="center"/>
          </w:tcPr>
          <w:p>
            <w:pPr>
              <w:pStyle w:val="44"/>
              <w:ind w:firstLine="0" w:firstLineChars="0"/>
              <w:jc w:val="center"/>
              <w:rPr>
                <w:sz w:val="21"/>
                <w:szCs w:val="21"/>
              </w:rPr>
            </w:pPr>
            <w:r>
              <w:rPr>
                <w:sz w:val="21"/>
                <w:szCs w:val="21"/>
              </w:rPr>
              <w:t>13</w:t>
            </w:r>
          </w:p>
        </w:tc>
        <w:tc>
          <w:tcPr>
            <w:tcW w:w="1835" w:type="dxa"/>
            <w:vAlign w:val="center"/>
          </w:tcPr>
          <w:p>
            <w:pPr>
              <w:pStyle w:val="44"/>
              <w:ind w:firstLine="0" w:firstLineChars="0"/>
              <w:jc w:val="center"/>
              <w:rPr>
                <w:sz w:val="21"/>
                <w:szCs w:val="21"/>
              </w:rPr>
            </w:pPr>
            <w:r>
              <w:rPr>
                <w:sz w:val="21"/>
                <w:szCs w:val="21"/>
              </w:rPr>
              <w:t>14</w:t>
            </w:r>
          </w:p>
        </w:tc>
        <w:tc>
          <w:tcPr>
            <w:tcW w:w="1835" w:type="dxa"/>
            <w:vAlign w:val="center"/>
          </w:tcPr>
          <w:p>
            <w:pPr>
              <w:pStyle w:val="44"/>
              <w:ind w:firstLine="0" w:firstLineChars="0"/>
              <w:jc w:val="center"/>
              <w:rPr>
                <w:sz w:val="21"/>
                <w:szCs w:val="21"/>
              </w:rPr>
            </w:pPr>
            <w:r>
              <w:rPr>
                <w:sz w:val="21"/>
                <w:szCs w:val="21"/>
              </w:rPr>
              <w:t>15</w:t>
            </w:r>
          </w:p>
        </w:tc>
      </w:tr>
    </w:tbl>
    <w:p>
      <w:pPr>
        <w:pStyle w:val="44"/>
        <w:rPr>
          <w:rFonts w:hint="eastAsia"/>
        </w:rPr>
      </w:pPr>
      <w:r>
        <w:rPr>
          <w:rFonts w:hint="eastAsia"/>
        </w:rPr>
        <w:t>本系统针对10种动态手语提取了它们的手掌运动特征向量。基于机器学习的模式识别准确率和样本数有很大关系，相同情况下，样本数量越多模型准确率越高。本系统中的手语均由作者本人输入，正常输入一个动态手语需要1.5s的时间。所以，系统在定位手部位置时，相隔3帧记录一次，一共记录15次，产生15个特征值。观察提取的15个特征值，发现当输入同一个手语时，前面大部分特征值基本一致，后面的特征值由于处于手语结束部分，使其表达出来的差异较大。因此为了提高特征向量的准确性，本文提取前10个特征值组成手语的特征向量。对每个手语分别提取100个训练样本和30个测试样本。一共1300个样本。</w:t>
      </w:r>
    </w:p>
    <w:p>
      <w:pPr>
        <w:pStyle w:val="44"/>
        <w:numPr>
          <w:ilvl w:val="0"/>
          <w:numId w:val="26"/>
        </w:numPr>
        <w:spacing w:before="260" w:after="260" w:line="360" w:lineRule="auto"/>
        <w:ind w:firstLineChars="0"/>
        <w:outlineLvl w:val="2"/>
        <w:rPr>
          <w:rFonts w:hint="eastAsia" w:ascii="黑体" w:hAnsi="黑体" w:eastAsia="黑体"/>
          <w:color w:val="000000"/>
          <w:sz w:val="28"/>
          <w:szCs w:val="28"/>
        </w:rPr>
      </w:pPr>
      <w:bookmarkStart w:id="100" w:name="_Toc387910667"/>
      <w:r>
        <w:rPr>
          <w:rFonts w:hint="eastAsia" w:ascii="黑体" w:hAnsi="黑体" w:eastAsia="黑体"/>
          <w:color w:val="000000"/>
          <w:sz w:val="28"/>
          <w:szCs w:val="28"/>
        </w:rPr>
        <w:t>手指运动特征提取</w:t>
      </w:r>
      <w:bookmarkEnd w:id="100"/>
    </w:p>
    <w:p>
      <w:pPr>
        <w:pStyle w:val="44"/>
        <w:rPr>
          <w:rFonts w:hint="eastAsia"/>
        </w:rPr>
      </w:pPr>
      <w:r>
        <w:rPr>
          <w:rFonts w:hint="eastAsia"/>
        </w:rPr>
        <w:t>根据手掌运动方向角，可较好的提取手部运动信息。但是某些手语在表示时，其手掌的运动幅度并不大，甚至有些手语只是手指在变化。这时，根据手掌位置很难判断出手部运动的方向角，无法提取特征向量。而对于手指运动的检测，一般使用的方法为指尖标记、轮廓分析和模板匹配法。对于这三种方法的比较，不难发现基于指尖曲率的指尖检测算法适用性相对较好</w:t>
      </w:r>
      <w:r>
        <w:rPr>
          <w:rFonts w:hint="eastAsia"/>
          <w:vertAlign w:val="superscript"/>
        </w:rPr>
        <w:t>[38]</w:t>
      </w:r>
      <w:r>
        <w:rPr>
          <w:rFonts w:hint="eastAsia"/>
        </w:rPr>
        <w:t>。但是基于指尖曲率的指尖检测算法是根据获取手部轮廓，计算轮廓点的曲率，若符合指尖点曲率范围则把该点设为指尖。因此它更适合于单手手指语，但不适合本系统中对手指运动的特征提取。</w:t>
      </w:r>
    </w:p>
    <w:p>
      <w:pPr>
        <w:pStyle w:val="44"/>
        <w:rPr>
          <w:rFonts w:hint="eastAsia"/>
        </w:rPr>
      </w:pPr>
      <w:r>
        <w:rPr>
          <w:rFonts w:hint="eastAsia"/>
        </w:rPr>
        <w:t>由于Kinect可以根据目标到摄像头之间的距离来生成深度图像，当手指运动时深度图像也会随之改变，因此，本系统根据深度图像的变化信息来对手指运动进行分析。</w:t>
      </w:r>
    </w:p>
    <w:p>
      <w:pPr>
        <w:pStyle w:val="44"/>
        <w:spacing w:after="120" w:afterLines="50"/>
        <w:rPr>
          <w:rFonts w:hint="eastAsia"/>
        </w:rPr>
      </w:pPr>
      <w:r>
        <w:rPr>
          <w:rFonts w:hint="eastAsia"/>
        </w:rPr>
        <w:t>本系统使用Kinect提取人体深度信息，通过OpenNI+NITE人体跟踪与检测算法定位手部位置，设置并提取手部感兴趣区(ROI,Region Of Interest)。由于深度图像根据目标距摄像机之间的距离生成，在提取出ROI之后，得到手掌位置的深度值</w:t>
      </w:r>
      <w:r>
        <w:rPr>
          <w:rFonts w:hint="eastAsia"/>
          <w:i/>
        </w:rPr>
        <w:t>z</w:t>
      </w:r>
      <w:r>
        <w:rPr>
          <w:rFonts w:hint="eastAsia"/>
        </w:rPr>
        <w:t>，根据深度值设定阀值THRESH，当图像中某点深度值</w:t>
      </w:r>
      <w:r>
        <w:rPr>
          <w:rFonts w:hint="eastAsia"/>
          <w:i/>
        </w:rPr>
        <w:t>z</w:t>
      </w:r>
      <w:r>
        <w:rPr>
          <w:i/>
        </w:rPr>
        <w:t>’</w:t>
      </w:r>
      <w:r>
        <w:rPr>
          <w:rFonts w:hint="eastAsia" w:ascii="宋体" w:hAnsi="宋体" w:cs="宋体"/>
        </w:rPr>
        <w:t>∈</w:t>
      </w:r>
      <w:r>
        <w:rPr>
          <w:rFonts w:hint="eastAsia"/>
        </w:rPr>
        <w:t xml:space="preserve">(z </w:t>
      </w:r>
      <w:r>
        <w:t>–</w:t>
      </w:r>
      <w:r>
        <w:rPr>
          <w:rFonts w:hint="eastAsia"/>
        </w:rPr>
        <w:t xml:space="preserve"> THRESH,z + THRESH)时，认定其为手的一部分，将其提取出来，此时提取的是手部的二值化图像。为了使提取更加准确，这里使用中值滤波对提取的手部二值化图像做处理，得到手的二值化矩阵。</w:t>
      </w:r>
      <w:r>
        <w:rPr>
          <w:rFonts w:hint="eastAsia"/>
          <w:vertAlign w:val="superscript"/>
        </w:rPr>
        <w:t>[39]</w:t>
      </w:r>
      <w:r>
        <w:rPr>
          <w:rFonts w:hint="eastAsia"/>
        </w:rPr>
        <w:t xml:space="preserve">设手部ROI原始深度图像矩阵为matsrc，经过处理后的二值化矩阵为matbin，由于需要手部去除背景干扰的深度图像，因此最终得到的手部深度矩阵mat = </w:t>
      </w:r>
      <w:r>
        <w:t>mtx</w:t>
      </w:r>
      <w:r>
        <w:rPr>
          <w:rFonts w:hint="eastAsia"/>
        </w:rPr>
        <w:t>bin</w:t>
      </w:r>
      <w:r>
        <w:t xml:space="preserve"> &amp; mtxSrc</w:t>
      </w:r>
      <w:r>
        <w:rPr>
          <w:rFonts w:hint="eastAsia"/>
        </w:rPr>
        <w:t>，部分动态手语的二值化图像和最终手部深度图像如图4-6所示。因此只需对图4-6中手部深度图像做处理即可。</w:t>
      </w:r>
    </w:p>
    <w:p>
      <w:pPr>
        <w:pStyle w:val="44"/>
        <w:spacing w:line="240" w:lineRule="auto"/>
        <w:ind w:firstLine="0" w:firstLineChars="0"/>
        <w:jc w:val="center"/>
        <w:rPr>
          <w:rFonts w:hint="eastAsia"/>
        </w:rPr>
      </w:pPr>
      <w:r>
        <w:rPr>
          <w:rFonts w:hint="eastAsia" w:ascii="Times New Roman" w:hAnsi="Times New Roman" w:eastAsia="宋体" w:cs="Times New Roman"/>
          <w:kern w:val="2"/>
          <w:sz w:val="24"/>
          <w:szCs w:val="24"/>
          <w:lang w:val="en-US" w:eastAsia="zh-CN" w:bidi="ar-SA"/>
        </w:rPr>
        <w:pict>
          <v:shape id="图片 35" o:spid="_x0000_s1113" type="#_x0000_t75" style="height:84.75pt;width:84.7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36" o:spid="_x0000_s1114" type="#_x0000_t75" style="height:84.75pt;width:84.7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37" o:spid="_x0000_s1115" type="#_x0000_t75" style="height:84.8pt;width:84.7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38" o:spid="_x0000_s1116" type="#_x0000_t75" style="height:84.75pt;width:84.7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39" o:spid="_x0000_s1117" type="#_x0000_t75" style="height:84.7pt;width:84.7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Pr>
        <w:pStyle w:val="44"/>
        <w:spacing w:line="240" w:lineRule="auto"/>
        <w:ind w:firstLine="0" w:firstLineChars="0"/>
        <w:jc w:val="center"/>
        <w:rPr>
          <w:rFonts w:hint="eastAsia"/>
        </w:rPr>
      </w:pPr>
      <w:r>
        <w:rPr>
          <w:rFonts w:hint="eastAsia" w:ascii="Times New Roman" w:hAnsi="Times New Roman" w:eastAsia="宋体" w:cs="Times New Roman"/>
          <w:kern w:val="2"/>
          <w:sz w:val="24"/>
          <w:szCs w:val="24"/>
          <w:lang w:val="en-US" w:eastAsia="zh-CN" w:bidi="ar-SA"/>
        </w:rPr>
        <w:pict>
          <v:shape id="图片 40" o:spid="_x0000_s1118" type="#_x0000_t75" style="height:84.75pt;width:84.7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41" o:spid="_x0000_s1119" type="#_x0000_t75" style="height:84.75pt;width:84.75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42" o:spid="_x0000_s1120" type="#_x0000_t75" style="height:84.7pt;width:84.7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43" o:spid="_x0000_s1121" type="#_x0000_t75" style="height:84.75pt;width:84.75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44" o:spid="_x0000_s1122" type="#_x0000_t75" style="height:84.8pt;width:84.7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p>
    <w:p>
      <w:pPr>
        <w:pStyle w:val="44"/>
        <w:ind w:firstLine="0" w:firstLineChars="0"/>
        <w:jc w:val="center"/>
        <w:rPr>
          <w:rFonts w:hint="eastAsia"/>
          <w:sz w:val="21"/>
          <w:szCs w:val="21"/>
        </w:rPr>
      </w:pPr>
      <w:r>
        <w:rPr>
          <w:rFonts w:hint="eastAsia"/>
          <w:sz w:val="21"/>
          <w:szCs w:val="21"/>
        </w:rPr>
        <w:t>(a)三十        (b)阿姨           (c)职权          (d)工人           (e)导师</w:t>
      </w:r>
    </w:p>
    <w:p>
      <w:pPr>
        <w:pStyle w:val="15"/>
        <w:rPr>
          <w:rFonts w:hint="eastAsia"/>
        </w:rPr>
      </w:pPr>
      <w:r>
        <w:rPr>
          <w:rFonts w:hint="eastAsia"/>
        </w:rPr>
        <w:t>图4-6手部二值化及深度图像</w:t>
      </w:r>
    </w:p>
    <w:p>
      <w:pPr>
        <w:pStyle w:val="44"/>
        <w:spacing w:line="240" w:lineRule="auto"/>
        <w:rPr>
          <w:rFonts w:hint="eastAsia"/>
        </w:rPr>
      </w:pPr>
      <w:r>
        <w:rPr>
          <w:rFonts w:hint="eastAsia"/>
        </w:rPr>
        <w:t>手部深度图像提取流程图如图4-7所示。</w:t>
      </w:r>
    </w:p>
    <w:p>
      <w:pPr>
        <w:pStyle w:val="44"/>
        <w:spacing w:after="120" w:afterLines="50"/>
        <w:rPr>
          <w:rFonts w:hint="eastAsia"/>
          <w:sz w:val="21"/>
          <w:szCs w:val="21"/>
        </w:rPr>
      </w:pPr>
      <w:r>
        <w:rPr>
          <w:rFonts w:hint="eastAsia"/>
        </w:rPr>
        <w:t>本系统通过提取当前关键帧的中深度直方图，统计具有该种灰度级的像素在图像中出现的频率，根据直方图的分布情况来作为特征向量。本系统中，根据作者本人手语表达习惯，每隔6帧提取一次深度图像，生成当前帧的深度图像的一维直方图，计算设定的灰度级范围内像素的分布概率，一个手语共提取10幅深度图像。根据实验发现，手部的灰度值分布大致在105~125之间，因此将一维直方图中的灰度级范围设为(105，125)，获取图像的均匀分布直方图。将直方图设为8维，即每幅深度图像提取的特征向量长度为8。因为该特征向量仅表示当前帧的深度特征，因此一个手指动态手语生成10幅深度图像。为了更好的显示手指运动情况，计算手语上一关键帧时提取的深度图像特征向量与当前关键帧特征向量的一阶差分，若当前关键为最后第10帧，则计算其与第一个关键帧的特征向量一阶差分。通过这种方法，每个手指动态手语得到了10个长度为8的特征向量。系统中对10个手语分别提取了100个训练样本和30个测试样本，一共1300个。图4-8显示统计的部分手语样本的特征向量信息。其中横轴表示特征向量中80（8×10）个元素，纵轴表示特征向量中每个元素的值。</w:t>
      </w:r>
    </w:p>
    <w:p>
      <w:pPr>
        <w:pStyle w:val="44"/>
        <w:spacing w:line="240" w:lineRule="auto"/>
        <w:ind w:firstLine="1920" w:firstLineChars="800"/>
        <w:rPr>
          <w:sz w:val="21"/>
          <w:szCs w:val="21"/>
        </w:rPr>
      </w:pPr>
      <w:r>
        <w:rPr>
          <w:rFonts w:ascii="Times New Roman" w:hAnsi="Times New Roman" w:eastAsia="宋体" w:cs="Times New Roman"/>
          <w:kern w:val="2"/>
          <w:sz w:val="24"/>
          <w:szCs w:val="24"/>
          <w:lang w:val="en-US" w:eastAsia="zh-CN" w:bidi="ar-SA"/>
        </w:rPr>
        <w:object>
          <v:shape id="Picture 45" type="#_x0000_t75" style="height:180.3pt;width:269.55pt;rotation:0f;" o:ole="t"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o:OLEObject Type="Embed" ProgID="" ShapeID="Picture 45" DrawAspect="Content" ObjectID="_108" r:id="rId74"/>
        </w:object>
      </w:r>
    </w:p>
    <w:p>
      <w:pPr>
        <w:pStyle w:val="15"/>
        <w:rPr>
          <w:rFonts w:hint="eastAsia"/>
        </w:rPr>
      </w:pPr>
      <w:r>
        <w:rPr>
          <w:rFonts w:hint="eastAsia"/>
        </w:rPr>
        <w:t>图4-7手部深度图像提取流程图</w:t>
      </w:r>
    </w:p>
    <w:p>
      <w:pPr>
        <w:pStyle w:val="44"/>
        <w:spacing w:line="240" w:lineRule="auto"/>
        <w:rPr>
          <w:rFonts w:hint="eastAsia"/>
          <w:color w:val="FF0000"/>
        </w:rPr>
      </w:pPr>
      <w:r>
        <w:rPr>
          <w:rFonts w:ascii="Times New Roman" w:hAnsi="Times New Roman" w:eastAsia="宋体" w:cs="Times New Roman"/>
          <w:color w:val="FF0000"/>
          <w:kern w:val="2"/>
          <w:sz w:val="24"/>
          <w:szCs w:val="24"/>
          <w:lang w:val="en-US" w:eastAsia="zh-CN" w:bidi="ar-SA"/>
        </w:rPr>
        <w:pict>
          <v:shape id="图表 5" o:spid="_x0000_s1124" type="#_x0000_t75" style="height:176.9pt;width:179.25pt;rotation:0f;" o:ole="f"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w:pict>
      </w:r>
      <w:r>
        <w:rPr>
          <w:rFonts w:ascii="Times New Roman" w:hAnsi="Times New Roman" w:eastAsia="宋体" w:cs="Times New Roman"/>
          <w:color w:val="FF0000"/>
          <w:kern w:val="2"/>
          <w:sz w:val="24"/>
          <w:szCs w:val="24"/>
          <w:lang w:val="en-US" w:eastAsia="zh-CN" w:bidi="ar-SA"/>
        </w:rPr>
        <w:pict>
          <v:shape id="图表 6" o:spid="_x0000_s1125" type="#_x0000_t75" style="height:177.55pt;width:192.7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p>
    <w:p>
      <w:pPr>
        <w:pStyle w:val="44"/>
        <w:spacing w:line="240" w:lineRule="auto"/>
        <w:ind w:left="480" w:firstLine="0" w:firstLineChars="0"/>
        <w:rPr>
          <w:rFonts w:hint="eastAsia"/>
          <w:sz w:val="21"/>
          <w:szCs w:val="21"/>
        </w:rPr>
      </w:pPr>
      <w:r>
        <w:rPr>
          <w:rFonts w:hint="eastAsia"/>
          <w:color w:val="FF0000"/>
        </w:rPr>
        <w:t xml:space="preserve">    </w:t>
      </w:r>
      <w:r>
        <w:rPr>
          <w:rFonts w:hint="eastAsia"/>
        </w:rPr>
        <w:t xml:space="preserve">     </w:t>
      </w:r>
      <w:r>
        <w:rPr>
          <w:rFonts w:hint="eastAsia"/>
          <w:sz w:val="21"/>
          <w:szCs w:val="21"/>
        </w:rPr>
        <w:t xml:space="preserve"> (a)  三十                                (b)  六十</w:t>
      </w:r>
    </w:p>
    <w:p>
      <w:pPr>
        <w:pStyle w:val="44"/>
        <w:spacing w:line="240" w:lineRule="auto"/>
        <w:ind w:firstLine="0" w:firstLineChars="0"/>
        <w:rPr>
          <w:rFonts w:hint="eastAsia"/>
          <w:color w:val="FF0000"/>
        </w:rPr>
      </w:pPr>
    </w:p>
    <w:p>
      <w:pPr>
        <w:pStyle w:val="44"/>
        <w:spacing w:line="240" w:lineRule="auto"/>
        <w:rPr>
          <w:rFonts w:hint="eastAsia"/>
          <w:color w:val="FF0000"/>
        </w:rPr>
      </w:pPr>
      <w:r>
        <w:rPr>
          <w:rFonts w:ascii="Times New Roman" w:hAnsi="Times New Roman" w:eastAsia="宋体" w:cs="Times New Roman"/>
          <w:color w:val="FF0000"/>
          <w:kern w:val="2"/>
          <w:sz w:val="24"/>
          <w:szCs w:val="24"/>
          <w:lang w:val="en-US" w:eastAsia="zh-CN" w:bidi="ar-SA"/>
        </w:rPr>
        <w:pict>
          <v:shape id="图表 4" o:spid="_x0000_s1126" type="#_x0000_t75" style="height:176.9pt;width:174.6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r>
        <w:rPr>
          <w:rFonts w:ascii="Times New Roman" w:hAnsi="Times New Roman" w:eastAsia="宋体" w:cs="Times New Roman"/>
          <w:color w:val="FF0000"/>
          <w:kern w:val="2"/>
          <w:sz w:val="24"/>
          <w:szCs w:val="24"/>
          <w:lang w:val="en-US" w:eastAsia="zh-CN" w:bidi="ar-SA"/>
        </w:rPr>
        <w:pict>
          <v:shape id="图表 3" o:spid="_x0000_s1127" type="#_x0000_t75" style="height:175.85pt;width:196.25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p>
    <w:p>
      <w:pPr>
        <w:pStyle w:val="44"/>
        <w:spacing w:line="240" w:lineRule="auto"/>
        <w:ind w:firstLine="1680" w:firstLineChars="800"/>
        <w:rPr>
          <w:rFonts w:hint="eastAsia"/>
          <w:sz w:val="21"/>
          <w:szCs w:val="21"/>
        </w:rPr>
      </w:pPr>
      <w:r>
        <w:rPr>
          <w:rFonts w:hint="eastAsia"/>
          <w:sz w:val="21"/>
          <w:szCs w:val="21"/>
        </w:rPr>
        <w:t>(c)  阿姨                             (d) 职权</w:t>
      </w:r>
    </w:p>
    <w:p>
      <w:pPr>
        <w:pStyle w:val="44"/>
        <w:spacing w:line="240" w:lineRule="auto"/>
        <w:ind w:firstLine="2835" w:firstLineChars="1350"/>
        <w:rPr>
          <w:rFonts w:hint="eastAsia"/>
          <w:sz w:val="21"/>
          <w:szCs w:val="21"/>
        </w:rPr>
      </w:pPr>
      <w:r>
        <w:rPr>
          <w:rFonts w:hint="eastAsia"/>
          <w:sz w:val="21"/>
          <w:szCs w:val="21"/>
        </w:rPr>
        <w:t>图4-8 手语样本深度直方图（1）</w:t>
      </w:r>
    </w:p>
    <w:p>
      <w:pPr>
        <w:pStyle w:val="44"/>
        <w:spacing w:line="240" w:lineRule="auto"/>
        <w:rPr>
          <w:rFonts w:hint="eastAsia"/>
          <w:color w:val="FF0000"/>
        </w:rPr>
      </w:pPr>
      <w:r>
        <w:rPr>
          <w:rFonts w:ascii="Times New Roman" w:hAnsi="Times New Roman" w:eastAsia="宋体" w:cs="Times New Roman"/>
          <w:color w:val="FF0000"/>
          <w:kern w:val="2"/>
          <w:sz w:val="24"/>
          <w:szCs w:val="24"/>
          <w:lang w:val="en-US" w:eastAsia="zh-CN" w:bidi="ar-SA"/>
        </w:rPr>
        <w:pict>
          <v:shape id="图表 2" o:spid="_x0000_s1128" type="#_x0000_t75" style="height:171.95pt;width:174.6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r>
        <w:rPr>
          <w:rFonts w:ascii="Times New Roman" w:hAnsi="Times New Roman" w:eastAsia="宋体" w:cs="Times New Roman"/>
          <w:color w:val="FF0000"/>
          <w:kern w:val="2"/>
          <w:sz w:val="24"/>
          <w:szCs w:val="24"/>
          <w:lang w:val="en-US" w:eastAsia="zh-CN" w:bidi="ar-SA"/>
        </w:rPr>
        <w:pict>
          <v:shape id="图表 1" o:spid="_x0000_s1129" type="#_x0000_t75" style="height:171.7pt;width:197.7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p>
    <w:p>
      <w:pPr>
        <w:pStyle w:val="44"/>
        <w:spacing w:line="240" w:lineRule="auto"/>
        <w:ind w:firstLine="1995" w:firstLineChars="950"/>
        <w:rPr>
          <w:rFonts w:hint="eastAsia"/>
          <w:sz w:val="21"/>
          <w:szCs w:val="21"/>
        </w:rPr>
      </w:pPr>
      <w:r>
        <w:rPr>
          <w:rFonts w:hint="eastAsia"/>
          <w:sz w:val="21"/>
          <w:szCs w:val="21"/>
        </w:rPr>
        <w:t>(e)  工人                             (f) 导师</w:t>
      </w:r>
    </w:p>
    <w:p>
      <w:pPr>
        <w:pStyle w:val="44"/>
        <w:spacing w:line="240" w:lineRule="auto"/>
        <w:ind w:firstLine="2835" w:firstLineChars="1350"/>
        <w:rPr>
          <w:rFonts w:hint="eastAsia"/>
          <w:sz w:val="21"/>
          <w:szCs w:val="21"/>
        </w:rPr>
      </w:pPr>
      <w:r>
        <w:rPr>
          <w:rFonts w:hint="eastAsia"/>
          <w:sz w:val="21"/>
          <w:szCs w:val="21"/>
        </w:rPr>
        <w:t>图4-8 手语样本深度直方图（2）</w:t>
      </w:r>
    </w:p>
    <w:p>
      <w:pPr>
        <w:pStyle w:val="44"/>
        <w:numPr>
          <w:ilvl w:val="0"/>
          <w:numId w:val="26"/>
        </w:numPr>
        <w:spacing w:before="260" w:after="260" w:line="360" w:lineRule="auto"/>
        <w:ind w:firstLineChars="0"/>
        <w:outlineLvl w:val="2"/>
        <w:rPr>
          <w:rFonts w:hint="eastAsia" w:ascii="黑体" w:hAnsi="黑体" w:eastAsia="黑体"/>
          <w:color w:val="000000"/>
          <w:sz w:val="28"/>
          <w:szCs w:val="28"/>
        </w:rPr>
      </w:pPr>
      <w:bookmarkStart w:id="101" w:name="_Toc387910668"/>
      <w:r>
        <w:rPr>
          <w:rFonts w:hint="eastAsia" w:ascii="黑体" w:hAnsi="黑体" w:eastAsia="黑体"/>
          <w:color w:val="000000"/>
          <w:sz w:val="28"/>
          <w:szCs w:val="28"/>
        </w:rPr>
        <w:t>静态手语特征提取</w:t>
      </w:r>
      <w:bookmarkEnd w:id="101"/>
    </w:p>
    <w:p>
      <w:pPr>
        <w:pStyle w:val="44"/>
        <w:rPr>
          <w:rFonts w:hint="eastAsia"/>
        </w:rPr>
      </w:pPr>
      <w:r>
        <w:rPr>
          <w:rFonts w:hint="eastAsia"/>
        </w:rPr>
        <w:t>静态手语常用的特征主要包括颜色、纹理和形状等特征。其中目标的形状特征对光照、颜色等的干扰具有很好的鲁棒性，被广泛应用于图像处理中。本系统使用手部轮廓作为静态手语特征，根据手部提取轮廓获取Freeman链码，并将得到的Freeman链码做归一化、旋转不变性处理，最终处理结果作为静态手语的特征向量。提取过程如图4-9所示。</w:t>
      </w:r>
    </w:p>
    <w:p>
      <w:pPr>
        <w:pStyle w:val="44"/>
        <w:spacing w:line="240" w:lineRule="auto"/>
        <w:ind w:firstLine="1920" w:firstLineChars="800"/>
      </w:pPr>
      <w:r>
        <w:rPr>
          <w:rFonts w:ascii="Times New Roman" w:hAnsi="Times New Roman" w:eastAsia="宋体" w:cs="Times New Roman"/>
          <w:kern w:val="2"/>
          <w:sz w:val="24"/>
          <w:szCs w:val="24"/>
          <w:lang w:val="en-US" w:eastAsia="zh-CN" w:bidi="ar-SA"/>
        </w:rPr>
        <w:object>
          <v:shape id="Picture 52" type="#_x0000_t75" style="height:173pt;width:254.3pt;rotation:0f;" o:ole="t"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o:OLEObject Type="Embed" ProgID="" ShapeID="Picture 52" DrawAspect="Content" ObjectID="_115" r:id="rId82"/>
        </w:object>
      </w:r>
    </w:p>
    <w:p>
      <w:pPr>
        <w:pStyle w:val="15"/>
        <w:rPr>
          <w:rFonts w:hint="eastAsia"/>
        </w:rPr>
      </w:pPr>
      <w:r>
        <w:rPr>
          <w:rFonts w:hint="eastAsia"/>
        </w:rPr>
        <w:t>图4-9 静态手语特征向量提取流程</w:t>
      </w:r>
    </w:p>
    <w:p>
      <w:pPr>
        <w:pStyle w:val="44"/>
        <w:rPr>
          <w:rFonts w:hint="eastAsia"/>
        </w:rPr>
      </w:pPr>
      <w:r>
        <w:rPr>
          <w:rFonts w:hint="eastAsia"/>
        </w:rPr>
        <w:t>本系统使用Kinect体感摄像机提取手部ROI，并将其二值化，手部二值化图像的获取与4.2.2中提取方法类似。根据获取的手部二值化图像，使用OpenCV提取手部轮廓。本系统中分别对10种静态手语进行处理识别，其轮廓如图4-10所示。</w:t>
      </w:r>
    </w:p>
    <w:p>
      <w:pPr>
        <w:pStyle w:val="44"/>
        <w:numPr>
          <w:ilvl w:val="0"/>
          <w:numId w:val="27"/>
        </w:numPr>
        <w:ind w:firstLineChars="0"/>
        <w:rPr>
          <w:rFonts w:hint="eastAsia"/>
        </w:rPr>
      </w:pPr>
      <w:r>
        <w:rPr>
          <w:rFonts w:hint="eastAsia"/>
        </w:rPr>
        <w:t>Freeman链码定义及提取</w:t>
      </w:r>
    </w:p>
    <w:p>
      <w:pPr>
        <w:pStyle w:val="44"/>
        <w:rPr>
          <w:rFonts w:hint="eastAsia"/>
        </w:rPr>
      </w:pPr>
      <w:r>
        <w:rPr>
          <w:rFonts w:hint="eastAsia"/>
        </w:rPr>
        <w:t>Freeman链码(FFC,Freeman Chain Code)简称链码，用于描述图像轮廓特征，它是在1961年由Freeman最早提出的。</w:t>
      </w:r>
      <w:r>
        <w:t>F</w:t>
      </w:r>
      <w:r>
        <w:rPr>
          <w:rFonts w:hint="eastAsia"/>
        </w:rPr>
        <w:t>reeman链码常用于表示区域边界和曲线，在模式识别(Pattern Recognition)、计算机图形学(CG,Computer Graphics)、图像处理(Image Processing)等领域中应用十分广泛。它是一种边界的编码表示方法，描述了一个多边形序列是如何移动的。它将指定长度且有方向的线段沿曲线边界连接起来，用组成的序列来描述目标的边界。</w:t>
      </w:r>
    </w:p>
    <w:p>
      <w:pPr>
        <w:rPr>
          <w:rFonts w:hint="eastAsia"/>
        </w:rPr>
      </w:pPr>
    </w:p>
    <w:p>
      <w:pPr>
        <w:pStyle w:val="44"/>
        <w:spacing w:line="240" w:lineRule="auto"/>
        <w:ind w:firstLine="0" w:firstLineChars="0"/>
        <w:rPr>
          <w:rFonts w:hint="eastAsia"/>
        </w:rPr>
      </w:pPr>
      <w:r>
        <w:rPr>
          <w:rFonts w:hint="eastAsia" w:ascii="Times New Roman" w:hAnsi="Times New Roman" w:eastAsia="宋体" w:cs="Times New Roman"/>
          <w:kern w:val="2"/>
          <w:sz w:val="24"/>
          <w:szCs w:val="24"/>
          <w:lang w:val="en-US" w:eastAsia="zh-CN" w:bidi="ar-SA"/>
        </w:rPr>
        <w:pict>
          <v:shape id="图片 53" o:spid="_x0000_s1131" type="#_x0000_t75" style="height:85.1pt;width:85pt;rotation:0f;" o:ole="f" fillcolor="#FFFFFF" filled="f" o:preferrelative="f" stroked="f" coordorigin="0,0" coordsize="21600,21600">
            <v:fill on="f" color2="#FFFFFF" focus="0%"/>
            <v:imagedata gain="65536f" blacklevel="0f" gamma="0" o:title="" r:id="rId84"/>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54" o:spid="_x0000_s1132" type="#_x0000_t75" style="height:85pt;width:85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55" o:spid="_x0000_s1133" type="#_x0000_t75" style="height:85pt;width:85.05pt;rotation:0f;" o:ole="f" fillcolor="#FFFFFF" filled="f" o:preferrelative="f" stroked="f" coordorigin="0,0" coordsize="21600,21600">
            <v:fill on="f" color2="#FFFFFF" focus="0%"/>
            <v:imagedata gain="65536f" blacklevel="0f" gamma="0" o:title="" r:id="rId86"/>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56" o:spid="_x0000_s1134" type="#_x0000_t75" style="height:85.05pt;width:85.1pt;rotation:0f;" o:ole="f" fillcolor="#FFFFFF" filled="f" o:preferrelative="f" stroked="f" coordorigin="0,0" coordsize="21600,21600">
            <v:fill on="f" color2="#FFFFFF" focus="0%"/>
            <v:imagedata gain="65536f" blacklevel="0f" gamma="0" o:title="" r:id="rId87"/>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57" o:spid="_x0000_s1135" type="#_x0000_t75" style="height:85pt;width:85.05pt;rotation:0f;" o:ole="f" fillcolor="#FFFFFF" filled="f" o:preferrelative="f" stroked="f" coordorigin="0,0" coordsize="21600,21600">
            <v:fill on="f" color2="#FFFFFF" focus="0%"/>
            <v:imagedata gain="65536f" blacklevel="0f" gamma="0" o:title="" r:id="rId88"/>
            <o:lock v:ext="edit" position="f" selection="f" grouping="f" rotation="f" cropping="f" text="f" aspectratio="t"/>
            <w10:wrap type="none"/>
            <w10:anchorlock/>
          </v:shape>
        </w:pict>
      </w:r>
      <w:r>
        <w:rPr>
          <w:rFonts w:hint="eastAsia"/>
        </w:rPr>
        <w:t xml:space="preserve"> </w:t>
      </w:r>
    </w:p>
    <w:p>
      <w:pPr>
        <w:pStyle w:val="44"/>
        <w:spacing w:line="240" w:lineRule="auto"/>
        <w:ind w:firstLine="525" w:firstLineChars="250"/>
        <w:rPr>
          <w:rFonts w:hint="eastAsia"/>
          <w:sz w:val="21"/>
          <w:szCs w:val="21"/>
        </w:rPr>
      </w:pPr>
      <w:r>
        <w:rPr>
          <w:rFonts w:hint="eastAsia"/>
          <w:sz w:val="21"/>
          <w:szCs w:val="21"/>
        </w:rPr>
        <w:t>(a)A           (b)E              (c)五             (d)十           (e)山</w:t>
      </w:r>
    </w:p>
    <w:p>
      <w:pPr>
        <w:pStyle w:val="44"/>
        <w:keepNext/>
        <w:spacing w:line="240" w:lineRule="auto"/>
        <w:ind w:firstLine="0" w:firstLineChars="0"/>
      </w:pPr>
      <w:r>
        <w:rPr>
          <w:rFonts w:hint="eastAsia" w:ascii="Times New Roman" w:hAnsi="Times New Roman" w:eastAsia="宋体" w:cs="Times New Roman"/>
          <w:kern w:val="2"/>
          <w:sz w:val="24"/>
          <w:szCs w:val="24"/>
          <w:lang w:val="en-US" w:eastAsia="zh-CN" w:bidi="ar-SA"/>
        </w:rPr>
        <w:pict>
          <v:shape id="图片 58" o:spid="_x0000_s1136" type="#_x0000_t75" style="height:85pt;width:85.1pt;rotation:0f;" o:ole="f" fillcolor="#FFFFFF" filled="f" o:preferrelative="f" stroked="f" coordorigin="0,0" coordsize="21600,21600">
            <v:fill on="f" color2="#FFFFFF" focus="0%"/>
            <v:imagedata gain="65536f" blacklevel="0f" gamma="0" o:title="" r:id="rId89"/>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59" o:spid="_x0000_s1137" type="#_x0000_t75" style="height:85.05pt;width:85.05pt;rotation:0f;" o:ole="f"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60" o:spid="_x0000_s1138" type="#_x0000_t75" style="height:85.1pt;width:85pt;rotation:0f;" o:ole="f" fillcolor="#FFFFFF" filled="f" o:preferrelative="f" stroked="f" coordorigin="0,0" coordsize="21600,21600">
            <v:fill on="f" color2="#FFFFFF" focus="0%"/>
            <v:imagedata gain="65536f" blacklevel="0f" gamma="0" o:title="" r:id="rId91"/>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61" o:spid="_x0000_s1139" type="#_x0000_t75" style="height:85.05pt;width:85pt;rotation:0f;" o:ole="f" fillcolor="#FFFFFF" filled="f" o:preferrelative="f" stroked="f" coordorigin="0,0" coordsize="21600,21600">
            <v:fill on="f" color2="#FFFFFF" focus="0%"/>
            <v:imagedata gain="65536f" blacklevel="0f" gamma="0" o:title="" r:id="rId92"/>
            <o:lock v:ext="edit" position="f" selection="f" grouping="f" rotation="f" cropping="f" text="f" aspectratio="t"/>
            <w10:wrap type="none"/>
            <w10:anchorlock/>
          </v:shape>
        </w:pict>
      </w:r>
      <w:r>
        <w:rPr>
          <w:rFonts w:hint="eastAsia" w:ascii="Times New Roman" w:hAnsi="Times New Roman" w:eastAsia="宋体" w:cs="Times New Roman"/>
          <w:kern w:val="2"/>
          <w:sz w:val="24"/>
          <w:szCs w:val="24"/>
          <w:lang w:val="en-US" w:eastAsia="zh-CN" w:bidi="ar-SA"/>
        </w:rPr>
        <w:pict>
          <v:shape id="图片 62" o:spid="_x0000_s1140" type="#_x0000_t75" style="height:85pt;width:85.05pt;rotation:0f;" o:ole="f" fillcolor="#FFFFFF" filled="f" o:preferrelative="f" stroked="f" coordorigin="0,0" coordsize="21600,21600">
            <v:fill on="f" color2="#FFFFFF" focus="0%"/>
            <v:imagedata gain="65536f" blacklevel="0f" gamma="0" o:title="" r:id="rId93"/>
            <o:lock v:ext="edit" position="f" selection="f" grouping="f" rotation="f" cropping="f" text="f" aspectratio="t"/>
            <w10:wrap type="none"/>
            <w10:anchorlock/>
          </v:shape>
        </w:pict>
      </w:r>
    </w:p>
    <w:p>
      <w:pPr>
        <w:pStyle w:val="44"/>
        <w:spacing w:line="240" w:lineRule="auto"/>
        <w:ind w:firstLine="525" w:firstLineChars="250"/>
        <w:rPr>
          <w:rFonts w:hint="eastAsia"/>
          <w:sz w:val="21"/>
          <w:szCs w:val="21"/>
        </w:rPr>
      </w:pPr>
      <w:r>
        <w:rPr>
          <w:rFonts w:hint="eastAsia"/>
          <w:sz w:val="21"/>
          <w:szCs w:val="21"/>
        </w:rPr>
        <w:t xml:space="preserve"> (f)个          (g)饼干          (h)房子            (i)王(姓)        (j)教育</w:t>
      </w:r>
    </w:p>
    <w:p>
      <w:pPr>
        <w:pStyle w:val="15"/>
        <w:rPr>
          <w:rFonts w:hint="eastAsia"/>
        </w:rPr>
      </w:pPr>
      <w:r>
        <w:rPr>
          <w:rFonts w:hint="eastAsia"/>
        </w:rPr>
        <w:t>表4-10 静态手语轮廓</w:t>
      </w:r>
    </w:p>
    <w:p>
      <w:pPr>
        <w:pStyle w:val="44"/>
        <w:rPr>
          <w:rFonts w:hint="eastAsia"/>
        </w:rPr>
      </w:pPr>
      <w:r>
        <w:rPr>
          <w:rFonts w:hint="eastAsia"/>
        </w:rPr>
        <w:t>根据图形中像素点邻接方向选取的不同，将freeman链码表示方法也不同，常用的有4连通链码和8连通链码。4连通链码提取了上、下、左、右四个邻接点，8连通链码在4连通链码的基础上增加了左上、右上、左下、右下四个邻接点。将每个方向线段加以编码，编码方式如图4-11所示。</w:t>
      </w:r>
    </w:p>
    <w:p>
      <w:pPr>
        <w:pStyle w:val="44"/>
        <w:spacing w:line="240" w:lineRule="auto"/>
        <w:ind w:firstLine="0" w:firstLineChars="0"/>
        <w:jc w:val="center"/>
        <w:rPr>
          <w:rFonts w:hint="eastAsia"/>
        </w:rPr>
      </w:pPr>
      <w:r>
        <w:rPr>
          <w:rFonts w:ascii="Times New Roman" w:hAnsi="Times New Roman" w:eastAsia="宋体" w:cs="Times New Roman"/>
          <w:kern w:val="2"/>
          <w:sz w:val="24"/>
          <w:szCs w:val="24"/>
          <w:lang w:val="en-US" w:eastAsia="zh-CN" w:bidi="ar-SA"/>
        </w:rPr>
        <w:object>
          <v:shape id="Picture 63" type="#_x0000_t75" style="height:158.55pt;width:171.95pt;rotation:0f;" o:ole="t"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o:OLEObject Type="Embed" ProgID="" ShapeID="Picture 63" DrawAspect="Content" ObjectID="_126" r:id="rId94"/>
        </w:object>
      </w:r>
      <w:r>
        <w:rPr>
          <w:rFonts w:hint="eastAsia"/>
        </w:rPr>
        <w:t xml:space="preserve">  </w:t>
      </w:r>
      <w:r>
        <w:rPr>
          <w:rFonts w:ascii="Times New Roman" w:hAnsi="Times New Roman" w:eastAsia="宋体" w:cs="Times New Roman"/>
          <w:kern w:val="2"/>
          <w:sz w:val="24"/>
          <w:szCs w:val="24"/>
          <w:lang w:val="en-US" w:eastAsia="zh-CN" w:bidi="ar-SA"/>
        </w:rPr>
        <w:object>
          <v:shape id="Picture 64" type="#_x0000_t75" style="height:157.4pt;width:171.05pt;rotation:0f;" o:ole="t"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o:OLEObject Type="Embed" ProgID="" ShapeID="Picture 64" DrawAspect="Content" ObjectID="_127" r:id="rId96"/>
        </w:object>
      </w:r>
    </w:p>
    <w:p>
      <w:pPr>
        <w:pStyle w:val="44"/>
        <w:numPr>
          <w:ilvl w:val="0"/>
          <w:numId w:val="28"/>
        </w:numPr>
        <w:spacing w:line="240" w:lineRule="auto"/>
        <w:ind w:hanging="2634" w:firstLineChars="0"/>
        <w:rPr>
          <w:rFonts w:hint="eastAsia"/>
          <w:sz w:val="21"/>
          <w:szCs w:val="21"/>
        </w:rPr>
      </w:pPr>
      <w:r>
        <w:rPr>
          <w:rFonts w:hint="eastAsia"/>
          <w:sz w:val="21"/>
          <w:szCs w:val="21"/>
        </w:rPr>
        <w:t>4连通链码</w:t>
      </w:r>
      <w:r>
        <w:rPr>
          <w:rFonts w:hint="eastAsia"/>
          <w:sz w:val="21"/>
          <w:szCs w:val="21"/>
        </w:rPr>
        <w:tab/>
      </w:r>
      <w:r>
        <w:rPr>
          <w:rFonts w:hint="eastAsia"/>
          <w:sz w:val="21"/>
          <w:szCs w:val="21"/>
        </w:rPr>
        <w:tab/>
      </w:r>
      <w:r>
        <w:rPr>
          <w:rFonts w:hint="eastAsia"/>
          <w:sz w:val="21"/>
          <w:szCs w:val="21"/>
        </w:rPr>
        <w:tab/>
      </w:r>
      <w:r>
        <w:rPr>
          <w:rFonts w:hint="eastAsia"/>
          <w:sz w:val="21"/>
          <w:szCs w:val="21"/>
        </w:rPr>
        <w:t xml:space="preserve">    (b) 8连通链码</w:t>
      </w:r>
    </w:p>
    <w:p>
      <w:pPr>
        <w:pStyle w:val="44"/>
        <w:spacing w:line="240" w:lineRule="auto"/>
        <w:ind w:firstLine="0" w:firstLineChars="0"/>
        <w:jc w:val="center"/>
        <w:rPr>
          <w:rFonts w:hint="eastAsia"/>
          <w:sz w:val="21"/>
          <w:szCs w:val="21"/>
        </w:rPr>
      </w:pPr>
      <w:r>
        <w:rPr>
          <w:rFonts w:hint="eastAsia"/>
          <w:sz w:val="21"/>
          <w:szCs w:val="21"/>
        </w:rPr>
        <w:t>图4-11 Freeman链码</w:t>
      </w:r>
    </w:p>
    <w:p>
      <w:pPr>
        <w:pStyle w:val="44"/>
        <w:rPr>
          <w:rFonts w:hint="eastAsia"/>
        </w:rPr>
      </w:pPr>
      <w:r>
        <w:rPr>
          <w:rFonts w:hint="eastAsia"/>
        </w:rPr>
        <w:t>以8连通链码为例，如图4-12，将汽车的后保险杠设为起点位置，对该点的8邻域按照顺时针方向试探，当检测到下一点的边缘像素，获取该点的方向数，依次类推，这里忽略了线段长度。每次检测时，判断下一点是否为起点，若是则跟踪结束。最终得到Freeman链码，本例中提出图4-12中的链码值为</w:t>
      </w:r>
      <w:r>
        <w:t>2110067075444443</w:t>
      </w:r>
      <w:r>
        <w:rPr>
          <w:rFonts w:hint="eastAsia"/>
          <w:vertAlign w:val="superscript"/>
        </w:rPr>
        <w:t>[40]</w:t>
      </w:r>
      <w:r>
        <w:rPr>
          <w:rFonts w:hint="eastAsia"/>
        </w:rPr>
        <w:t>。</w:t>
      </w:r>
    </w:p>
    <w:p>
      <w:pPr>
        <w:pStyle w:val="44"/>
        <w:numPr>
          <w:ilvl w:val="0"/>
          <w:numId w:val="27"/>
        </w:numPr>
        <w:ind w:firstLineChars="0"/>
        <w:rPr>
          <w:rFonts w:hint="eastAsia"/>
        </w:rPr>
      </w:pPr>
      <w:r>
        <w:rPr>
          <w:rFonts w:hint="eastAsia"/>
        </w:rPr>
        <w:t>Freeman链码的归一化处理</w:t>
      </w:r>
    </w:p>
    <w:p>
      <w:pPr>
        <w:pStyle w:val="44"/>
        <w:spacing w:line="240" w:lineRule="auto"/>
        <w:rPr>
          <w:rFonts w:hint="eastAsia"/>
          <w:sz w:val="21"/>
          <w:szCs w:val="21"/>
        </w:rPr>
      </w:pPr>
      <w:r>
        <w:rPr>
          <w:rFonts w:hint="eastAsia"/>
        </w:rPr>
        <w:t>根据Freeman链码的定义和提取方式，可以发现Freeman链码与起点的选取有很大关系。当选取不同的起点，会得到不同的Freeman链码。</w:t>
      </w:r>
    </w:p>
    <w:p>
      <w:pPr>
        <w:pStyle w:val="44"/>
        <w:spacing w:line="240" w:lineRule="auto"/>
        <w:ind w:firstLine="2520" w:firstLineChars="1050"/>
      </w:pPr>
      <w:r>
        <w:rPr>
          <w:rFonts w:hint="eastAsia" w:ascii="Times New Roman" w:hAnsi="Times New Roman" w:eastAsia="宋体" w:cs="Times New Roman"/>
          <w:kern w:val="2"/>
          <w:sz w:val="24"/>
          <w:szCs w:val="24"/>
          <w:lang w:val="en-US" w:eastAsia="zh-CN" w:bidi="ar-SA"/>
        </w:rPr>
        <w:pict>
          <v:shape id="图片 65" o:spid="_x0000_s1143" type="#_x0000_t75" style="height:96.75pt;width:175.5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p>
    <w:p>
      <w:pPr>
        <w:pStyle w:val="15"/>
        <w:rPr>
          <w:rFonts w:hint="eastAsia"/>
        </w:rPr>
      </w:pPr>
      <w:r>
        <w:rPr>
          <w:rFonts w:hint="eastAsia"/>
        </w:rPr>
        <w:t>图4-12 提取Freeman链码特征</w:t>
      </w:r>
    </w:p>
    <w:p>
      <w:pPr>
        <w:pStyle w:val="44"/>
        <w:rPr>
          <w:rFonts w:hint="eastAsia"/>
        </w:rPr>
      </w:pPr>
      <w:r>
        <w:rPr>
          <w:rFonts w:hint="eastAsia"/>
        </w:rPr>
        <w:t>因此，需要通过一种方法将Freeman链码归一化，使其不受起点选取的影响</w:t>
      </w:r>
      <w:r>
        <w:rPr>
          <w:rFonts w:hint="eastAsia"/>
          <w:vertAlign w:val="superscript"/>
        </w:rPr>
        <w:t>[41]</w:t>
      </w:r>
      <w:r>
        <w:rPr>
          <w:rFonts w:hint="eastAsia"/>
        </w:rPr>
        <w:t>。具体方法如下：</w:t>
      </w:r>
    </w:p>
    <w:p>
      <w:pPr>
        <w:pStyle w:val="44"/>
        <w:ind w:firstLineChars="0"/>
        <w:rPr>
          <w:rFonts w:hint="eastAsia"/>
        </w:rPr>
      </w:pPr>
      <w:r>
        <w:rPr>
          <w:rFonts w:hint="eastAsia"/>
        </w:rPr>
        <w:t>设原始的Freeman链码长度为P，链码中最小值的个数为M。</w:t>
      </w:r>
    </w:p>
    <w:p>
      <w:pPr>
        <w:pStyle w:val="44"/>
        <w:numPr>
          <w:ilvl w:val="0"/>
          <w:numId w:val="29"/>
        </w:numPr>
        <w:ind w:left="852" w:leftChars="338" w:hanging="142" w:hangingChars="59"/>
        <w:rPr>
          <w:rFonts w:hint="eastAsia"/>
        </w:rPr>
      </w:pPr>
      <w:r>
        <w:rPr>
          <w:rFonts w:hint="eastAsia"/>
        </w:rPr>
        <w:t>开辟一个</w:t>
      </w:r>
      <w:r>
        <w:rPr>
          <w:rFonts w:ascii="Times New Roman" w:hAnsi="Times New Roman" w:eastAsia="宋体" w:cs="Times New Roman"/>
          <w:kern w:val="2"/>
          <w:sz w:val="24"/>
          <w:szCs w:val="24"/>
          <w:lang w:val="en-US" w:eastAsia="zh-CN" w:bidi="ar-SA"/>
        </w:rPr>
        <w:object>
          <v:shape id="Picture 66" type="#_x0000_t75" style="height:15.5pt;width:43.45pt;rotation:0f;" o:ole="t"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o:OLEObject Type="Embed" ProgID="" ShapeID="Picture 66" DrawAspect="Content" ObjectID="_129" r:id="rId99"/>
        </w:object>
      </w:r>
      <w:r>
        <w:rPr>
          <w:rFonts w:hint="eastAsia"/>
        </w:rPr>
        <w:t>的空矩阵A；查找出链码中最小值，将最小值的位置存于向量T中。</w:t>
      </w:r>
    </w:p>
    <w:p>
      <w:pPr>
        <w:pStyle w:val="44"/>
        <w:numPr>
          <w:ilvl w:val="0"/>
          <w:numId w:val="29"/>
        </w:numPr>
        <w:ind w:left="852" w:leftChars="338" w:hanging="142" w:hangingChars="59"/>
        <w:rPr>
          <w:rFonts w:hint="eastAsia"/>
        </w:rPr>
      </w:pPr>
      <w:r>
        <w:rPr>
          <w:rFonts w:hint="eastAsia"/>
        </w:rPr>
        <w:t>根据T中存储的位置T[i]，将链码循环向左旋转T[i]格，所得的旋转后的链码存入A[i]中，直至i值为M。至此，矩阵A中存储的是以最小值为起点的链码矩阵。</w:t>
      </w:r>
    </w:p>
    <w:p>
      <w:pPr>
        <w:pStyle w:val="44"/>
        <w:numPr>
          <w:ilvl w:val="0"/>
          <w:numId w:val="29"/>
        </w:numPr>
        <w:ind w:left="852" w:leftChars="338" w:hanging="142" w:hangingChars="59"/>
        <w:rPr>
          <w:rFonts w:hint="eastAsia"/>
        </w:rPr>
      </w:pPr>
      <w:r>
        <w:rPr>
          <w:rFonts w:hint="eastAsia"/>
        </w:rPr>
        <w:t>查找A中第二列最小值，设第二列最小值分别存在于N（N&gt;1）行中，则创建一个</w:t>
      </w:r>
      <w:r>
        <w:rPr>
          <w:rFonts w:ascii="Times New Roman" w:hAnsi="Times New Roman" w:eastAsia="宋体" w:cs="Times New Roman"/>
          <w:kern w:val="2"/>
          <w:sz w:val="24"/>
          <w:szCs w:val="24"/>
          <w:lang w:val="en-US" w:eastAsia="zh-CN" w:bidi="ar-SA"/>
        </w:rPr>
        <w:object>
          <v:shape id="Picture 67" type="#_x0000_t75" style="height:16.95pt;width:36.75pt;rotation:0f;" o:ole="t"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o:OLEObject Type="Embed" ProgID="" ShapeID="Picture 67" DrawAspect="Content" ObjectID="_130" r:id="rId101"/>
        </w:object>
      </w:r>
      <w:r>
        <w:rPr>
          <w:rFonts w:hint="eastAsia"/>
        </w:rPr>
        <w:t>矩阵J，将这N个行的行号保存在J中；</w:t>
      </w:r>
    </w:p>
    <w:p>
      <w:pPr>
        <w:pStyle w:val="44"/>
        <w:numPr>
          <w:ilvl w:val="0"/>
          <w:numId w:val="29"/>
        </w:numPr>
        <w:ind w:left="852" w:leftChars="338" w:hanging="142" w:hangingChars="59"/>
        <w:rPr>
          <w:rFonts w:hint="eastAsia"/>
        </w:rPr>
      </w:pPr>
      <w:r>
        <w:rPr>
          <w:rFonts w:hint="eastAsia"/>
        </w:rPr>
        <w:t>根据J中存储的位置J[i]，查找A中第三列最小值，并将其所在行号存入J中进行替换。</w:t>
      </w:r>
    </w:p>
    <w:p>
      <w:pPr>
        <w:pStyle w:val="44"/>
        <w:numPr>
          <w:ilvl w:val="0"/>
          <w:numId w:val="29"/>
        </w:numPr>
        <w:ind w:left="852" w:leftChars="338" w:hanging="142" w:hangingChars="59"/>
        <w:rPr>
          <w:rFonts w:hint="eastAsia"/>
        </w:rPr>
      </w:pPr>
      <w:r>
        <w:rPr>
          <w:rFonts w:hint="eastAsia"/>
        </w:rPr>
        <w:t>以此类推，直至J的长度为1。</w:t>
      </w:r>
    </w:p>
    <w:p>
      <w:pPr>
        <w:pStyle w:val="44"/>
        <w:spacing w:before="120" w:beforeLines="50"/>
        <w:rPr>
          <w:rFonts w:hint="eastAsia"/>
        </w:rPr>
      </w:pPr>
      <w:r>
        <w:rPr>
          <w:rFonts w:hint="eastAsia"/>
        </w:rPr>
        <w:t>假设某目标轮廓的Freeman链码为1-0-2-3-7-6-5-0-2-0-7-0-2-3-4，其最小值为0。根据以上办法得P=15，M=4，T={1,7,9,11}，得矩阵A如表4-3所示。</w:t>
      </w:r>
    </w:p>
    <w:p>
      <w:pPr>
        <w:pStyle w:val="44"/>
        <w:ind w:firstLine="420"/>
        <w:jc w:val="center"/>
        <w:rPr>
          <w:rFonts w:hint="eastAsia"/>
          <w:sz w:val="21"/>
          <w:szCs w:val="21"/>
        </w:rPr>
      </w:pPr>
      <w:r>
        <w:rPr>
          <w:rFonts w:hint="eastAsia"/>
          <w:sz w:val="21"/>
          <w:szCs w:val="21"/>
        </w:rPr>
        <w:t>表4-3 矩阵A</w:t>
      </w:r>
    </w:p>
    <w:tbl>
      <w:tblPr>
        <w:tblStyle w:val="42"/>
        <w:tblW w:w="917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left w:w="108" w:type="dxa"/>
          <w:right w:w="108" w:type="dxa"/>
        </w:tblCellMar>
      </w:tblPr>
      <w:tblGrid>
        <w:gridCol w:w="612"/>
        <w:gridCol w:w="612"/>
        <w:gridCol w:w="612"/>
        <w:gridCol w:w="612"/>
        <w:gridCol w:w="612"/>
        <w:gridCol w:w="611"/>
        <w:gridCol w:w="611"/>
        <w:gridCol w:w="611"/>
        <w:gridCol w:w="611"/>
        <w:gridCol w:w="611"/>
        <w:gridCol w:w="611"/>
        <w:gridCol w:w="612"/>
        <w:gridCol w:w="612"/>
        <w:gridCol w:w="612"/>
        <w:gridCol w:w="61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612" w:type="dxa"/>
            <w:vAlign w:val="top"/>
          </w:tcPr>
          <w:p>
            <w:pPr>
              <w:pStyle w:val="44"/>
              <w:ind w:firstLine="0" w:firstLineChars="0"/>
              <w:jc w:val="center"/>
              <w:rPr>
                <w:rFonts w:hint="eastAsia"/>
                <w:sz w:val="21"/>
                <w:szCs w:val="21"/>
              </w:rPr>
            </w:pPr>
            <w:r>
              <w:rPr>
                <w:rFonts w:hint="eastAsia"/>
                <w:sz w:val="21"/>
                <w:szCs w:val="21"/>
              </w:rPr>
              <w:t>0</w:t>
            </w:r>
          </w:p>
        </w:tc>
        <w:tc>
          <w:tcPr>
            <w:tcW w:w="612" w:type="dxa"/>
            <w:vAlign w:val="top"/>
          </w:tcPr>
          <w:p>
            <w:pPr>
              <w:pStyle w:val="44"/>
              <w:ind w:firstLine="0" w:firstLineChars="0"/>
              <w:jc w:val="center"/>
              <w:rPr>
                <w:rFonts w:hint="eastAsia"/>
                <w:sz w:val="21"/>
                <w:szCs w:val="21"/>
              </w:rPr>
            </w:pPr>
            <w:r>
              <w:rPr>
                <w:rFonts w:hint="eastAsia"/>
                <w:sz w:val="21"/>
                <w:szCs w:val="21"/>
              </w:rPr>
              <w:t>2</w:t>
            </w:r>
          </w:p>
        </w:tc>
        <w:tc>
          <w:tcPr>
            <w:tcW w:w="612" w:type="dxa"/>
            <w:vAlign w:val="top"/>
          </w:tcPr>
          <w:p>
            <w:pPr>
              <w:pStyle w:val="44"/>
              <w:ind w:firstLine="0" w:firstLineChars="0"/>
              <w:jc w:val="center"/>
              <w:rPr>
                <w:rFonts w:hint="eastAsia"/>
                <w:sz w:val="21"/>
                <w:szCs w:val="21"/>
              </w:rPr>
            </w:pPr>
            <w:r>
              <w:rPr>
                <w:rFonts w:hint="eastAsia"/>
                <w:sz w:val="21"/>
                <w:szCs w:val="21"/>
              </w:rPr>
              <w:t>3</w:t>
            </w:r>
          </w:p>
        </w:tc>
        <w:tc>
          <w:tcPr>
            <w:tcW w:w="612" w:type="dxa"/>
            <w:vAlign w:val="top"/>
          </w:tcPr>
          <w:p>
            <w:pPr>
              <w:pStyle w:val="44"/>
              <w:ind w:firstLine="0" w:firstLineChars="0"/>
              <w:jc w:val="center"/>
              <w:rPr>
                <w:rFonts w:hint="eastAsia"/>
                <w:sz w:val="21"/>
                <w:szCs w:val="21"/>
              </w:rPr>
            </w:pPr>
            <w:r>
              <w:rPr>
                <w:rFonts w:hint="eastAsia"/>
                <w:sz w:val="21"/>
                <w:szCs w:val="21"/>
              </w:rPr>
              <w:t>7</w:t>
            </w:r>
          </w:p>
        </w:tc>
        <w:tc>
          <w:tcPr>
            <w:tcW w:w="612" w:type="dxa"/>
            <w:vAlign w:val="top"/>
          </w:tcPr>
          <w:p>
            <w:pPr>
              <w:pStyle w:val="44"/>
              <w:ind w:firstLine="0" w:firstLineChars="0"/>
              <w:jc w:val="center"/>
              <w:rPr>
                <w:rFonts w:hint="eastAsia"/>
                <w:sz w:val="21"/>
                <w:szCs w:val="21"/>
              </w:rPr>
            </w:pPr>
            <w:r>
              <w:rPr>
                <w:rFonts w:hint="eastAsia"/>
                <w:sz w:val="21"/>
                <w:szCs w:val="21"/>
              </w:rPr>
              <w:t>6</w:t>
            </w:r>
          </w:p>
        </w:tc>
        <w:tc>
          <w:tcPr>
            <w:tcW w:w="611" w:type="dxa"/>
            <w:vAlign w:val="top"/>
          </w:tcPr>
          <w:p>
            <w:pPr>
              <w:pStyle w:val="44"/>
              <w:ind w:firstLine="0" w:firstLineChars="0"/>
              <w:jc w:val="center"/>
              <w:rPr>
                <w:rFonts w:hint="eastAsia"/>
                <w:sz w:val="21"/>
                <w:szCs w:val="21"/>
              </w:rPr>
            </w:pPr>
            <w:r>
              <w:rPr>
                <w:rFonts w:hint="eastAsia"/>
                <w:sz w:val="21"/>
                <w:szCs w:val="21"/>
              </w:rPr>
              <w:t>5</w:t>
            </w:r>
          </w:p>
        </w:tc>
        <w:tc>
          <w:tcPr>
            <w:tcW w:w="611" w:type="dxa"/>
            <w:vAlign w:val="top"/>
          </w:tcPr>
          <w:p>
            <w:pPr>
              <w:pStyle w:val="44"/>
              <w:ind w:firstLine="0" w:firstLineChars="0"/>
              <w:jc w:val="center"/>
              <w:rPr>
                <w:rFonts w:hint="eastAsia"/>
                <w:sz w:val="21"/>
                <w:szCs w:val="21"/>
              </w:rPr>
            </w:pPr>
            <w:r>
              <w:rPr>
                <w:rFonts w:hint="eastAsia"/>
                <w:sz w:val="21"/>
                <w:szCs w:val="21"/>
              </w:rPr>
              <w:t>0</w:t>
            </w:r>
          </w:p>
        </w:tc>
        <w:tc>
          <w:tcPr>
            <w:tcW w:w="611" w:type="dxa"/>
            <w:vAlign w:val="top"/>
          </w:tcPr>
          <w:p>
            <w:pPr>
              <w:pStyle w:val="44"/>
              <w:ind w:firstLine="0" w:firstLineChars="0"/>
              <w:jc w:val="center"/>
              <w:rPr>
                <w:rFonts w:hint="eastAsia"/>
                <w:sz w:val="21"/>
                <w:szCs w:val="21"/>
              </w:rPr>
            </w:pPr>
            <w:r>
              <w:rPr>
                <w:rFonts w:hint="eastAsia"/>
                <w:sz w:val="21"/>
                <w:szCs w:val="21"/>
              </w:rPr>
              <w:t>2</w:t>
            </w:r>
          </w:p>
        </w:tc>
        <w:tc>
          <w:tcPr>
            <w:tcW w:w="611" w:type="dxa"/>
            <w:vAlign w:val="top"/>
          </w:tcPr>
          <w:p>
            <w:pPr>
              <w:pStyle w:val="44"/>
              <w:ind w:firstLine="0" w:firstLineChars="0"/>
              <w:jc w:val="center"/>
              <w:rPr>
                <w:rFonts w:hint="eastAsia"/>
                <w:sz w:val="21"/>
                <w:szCs w:val="21"/>
              </w:rPr>
            </w:pPr>
            <w:r>
              <w:rPr>
                <w:rFonts w:hint="eastAsia"/>
                <w:sz w:val="21"/>
                <w:szCs w:val="21"/>
              </w:rPr>
              <w:t>0</w:t>
            </w:r>
          </w:p>
        </w:tc>
        <w:tc>
          <w:tcPr>
            <w:tcW w:w="611" w:type="dxa"/>
            <w:vAlign w:val="top"/>
          </w:tcPr>
          <w:p>
            <w:pPr>
              <w:pStyle w:val="44"/>
              <w:ind w:firstLine="0" w:firstLineChars="0"/>
              <w:jc w:val="center"/>
              <w:rPr>
                <w:rFonts w:hint="eastAsia"/>
                <w:sz w:val="21"/>
                <w:szCs w:val="21"/>
              </w:rPr>
            </w:pPr>
            <w:r>
              <w:rPr>
                <w:rFonts w:hint="eastAsia"/>
                <w:sz w:val="21"/>
                <w:szCs w:val="21"/>
              </w:rPr>
              <w:t>7</w:t>
            </w:r>
          </w:p>
        </w:tc>
        <w:tc>
          <w:tcPr>
            <w:tcW w:w="611" w:type="dxa"/>
            <w:vAlign w:val="center"/>
          </w:tcPr>
          <w:p>
            <w:pPr>
              <w:pStyle w:val="44"/>
              <w:ind w:firstLine="0" w:firstLineChars="0"/>
              <w:jc w:val="center"/>
              <w:rPr>
                <w:rFonts w:hint="eastAsia"/>
                <w:sz w:val="21"/>
                <w:szCs w:val="21"/>
              </w:rPr>
            </w:pPr>
            <w:r>
              <w:rPr>
                <w:rFonts w:hint="eastAsia"/>
                <w:sz w:val="21"/>
                <w:szCs w:val="21"/>
              </w:rPr>
              <w:t>0</w:t>
            </w:r>
          </w:p>
        </w:tc>
        <w:tc>
          <w:tcPr>
            <w:tcW w:w="612" w:type="dxa"/>
            <w:vAlign w:val="center"/>
          </w:tcPr>
          <w:p>
            <w:pPr>
              <w:pStyle w:val="44"/>
              <w:ind w:firstLine="0" w:firstLineChars="0"/>
              <w:jc w:val="center"/>
              <w:rPr>
                <w:sz w:val="21"/>
                <w:szCs w:val="21"/>
              </w:rPr>
            </w:pPr>
            <w:r>
              <w:rPr>
                <w:rFonts w:hint="eastAsia"/>
                <w:sz w:val="21"/>
                <w:szCs w:val="21"/>
              </w:rPr>
              <w:t>2</w:t>
            </w:r>
          </w:p>
        </w:tc>
        <w:tc>
          <w:tcPr>
            <w:tcW w:w="612" w:type="dxa"/>
            <w:vAlign w:val="center"/>
          </w:tcPr>
          <w:p>
            <w:pPr>
              <w:pStyle w:val="44"/>
              <w:ind w:firstLine="0" w:firstLineChars="0"/>
              <w:jc w:val="center"/>
              <w:rPr>
                <w:sz w:val="21"/>
                <w:szCs w:val="21"/>
              </w:rPr>
            </w:pPr>
            <w:r>
              <w:rPr>
                <w:rFonts w:hint="eastAsia"/>
                <w:sz w:val="21"/>
                <w:szCs w:val="21"/>
              </w:rPr>
              <w:t>3</w:t>
            </w:r>
          </w:p>
        </w:tc>
        <w:tc>
          <w:tcPr>
            <w:tcW w:w="612" w:type="dxa"/>
            <w:vAlign w:val="center"/>
          </w:tcPr>
          <w:p>
            <w:pPr>
              <w:pStyle w:val="44"/>
              <w:ind w:firstLine="0" w:firstLineChars="0"/>
              <w:jc w:val="center"/>
              <w:rPr>
                <w:sz w:val="21"/>
                <w:szCs w:val="21"/>
              </w:rPr>
            </w:pPr>
            <w:r>
              <w:rPr>
                <w:rFonts w:hint="eastAsia"/>
                <w:sz w:val="21"/>
                <w:szCs w:val="21"/>
              </w:rPr>
              <w:t>4</w:t>
            </w:r>
          </w:p>
        </w:tc>
        <w:tc>
          <w:tcPr>
            <w:tcW w:w="612" w:type="dxa"/>
            <w:vAlign w:val="center"/>
          </w:tcPr>
          <w:p>
            <w:pPr>
              <w:pStyle w:val="44"/>
              <w:keepNext/>
              <w:ind w:firstLine="0" w:firstLineChars="0"/>
              <w:jc w:val="center"/>
              <w:rPr>
                <w:sz w:val="21"/>
                <w:szCs w:val="21"/>
              </w:rPr>
            </w:pPr>
            <w:r>
              <w:rPr>
                <w:rFonts w:hint="eastAsia"/>
                <w:sz w:val="21"/>
                <w:szCs w:val="21"/>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612" w:type="dxa"/>
            <w:vAlign w:val="top"/>
          </w:tcPr>
          <w:p>
            <w:pPr>
              <w:pStyle w:val="44"/>
              <w:ind w:firstLine="0" w:firstLineChars="0"/>
              <w:jc w:val="center"/>
              <w:rPr>
                <w:rFonts w:hint="eastAsia"/>
                <w:sz w:val="21"/>
                <w:szCs w:val="21"/>
              </w:rPr>
            </w:pPr>
            <w:r>
              <w:rPr>
                <w:rFonts w:hint="eastAsia"/>
                <w:sz w:val="21"/>
                <w:szCs w:val="21"/>
              </w:rPr>
              <w:t>0</w:t>
            </w:r>
          </w:p>
        </w:tc>
        <w:tc>
          <w:tcPr>
            <w:tcW w:w="612" w:type="dxa"/>
            <w:vAlign w:val="top"/>
          </w:tcPr>
          <w:p>
            <w:pPr>
              <w:pStyle w:val="44"/>
              <w:ind w:firstLine="0" w:firstLineChars="0"/>
              <w:jc w:val="center"/>
              <w:rPr>
                <w:rFonts w:hint="eastAsia"/>
                <w:sz w:val="21"/>
                <w:szCs w:val="21"/>
              </w:rPr>
            </w:pPr>
            <w:r>
              <w:rPr>
                <w:rFonts w:hint="eastAsia"/>
                <w:sz w:val="21"/>
                <w:szCs w:val="21"/>
              </w:rPr>
              <w:t>2</w:t>
            </w:r>
          </w:p>
        </w:tc>
        <w:tc>
          <w:tcPr>
            <w:tcW w:w="612" w:type="dxa"/>
            <w:vAlign w:val="top"/>
          </w:tcPr>
          <w:p>
            <w:pPr>
              <w:pStyle w:val="44"/>
              <w:ind w:firstLine="0" w:firstLineChars="0"/>
              <w:jc w:val="center"/>
              <w:rPr>
                <w:rFonts w:hint="eastAsia"/>
                <w:sz w:val="21"/>
                <w:szCs w:val="21"/>
              </w:rPr>
            </w:pPr>
            <w:r>
              <w:rPr>
                <w:rFonts w:hint="eastAsia"/>
                <w:sz w:val="21"/>
                <w:szCs w:val="21"/>
              </w:rPr>
              <w:t>0</w:t>
            </w:r>
          </w:p>
        </w:tc>
        <w:tc>
          <w:tcPr>
            <w:tcW w:w="612" w:type="dxa"/>
            <w:vAlign w:val="top"/>
          </w:tcPr>
          <w:p>
            <w:pPr>
              <w:pStyle w:val="44"/>
              <w:ind w:firstLine="0" w:firstLineChars="0"/>
              <w:jc w:val="center"/>
              <w:rPr>
                <w:rFonts w:hint="eastAsia"/>
                <w:sz w:val="21"/>
                <w:szCs w:val="21"/>
              </w:rPr>
            </w:pPr>
            <w:r>
              <w:rPr>
                <w:rFonts w:hint="eastAsia"/>
                <w:sz w:val="21"/>
                <w:szCs w:val="21"/>
              </w:rPr>
              <w:t>7</w:t>
            </w:r>
          </w:p>
        </w:tc>
        <w:tc>
          <w:tcPr>
            <w:tcW w:w="612" w:type="dxa"/>
            <w:vAlign w:val="center"/>
          </w:tcPr>
          <w:p>
            <w:pPr>
              <w:pStyle w:val="44"/>
              <w:ind w:firstLine="0" w:firstLineChars="0"/>
              <w:jc w:val="center"/>
              <w:rPr>
                <w:rFonts w:hint="eastAsia"/>
                <w:sz w:val="21"/>
                <w:szCs w:val="21"/>
              </w:rPr>
            </w:pPr>
            <w:r>
              <w:rPr>
                <w:rFonts w:hint="eastAsia"/>
                <w:sz w:val="21"/>
                <w:szCs w:val="21"/>
              </w:rPr>
              <w:t>0</w:t>
            </w:r>
          </w:p>
        </w:tc>
        <w:tc>
          <w:tcPr>
            <w:tcW w:w="611" w:type="dxa"/>
            <w:vAlign w:val="center"/>
          </w:tcPr>
          <w:p>
            <w:pPr>
              <w:pStyle w:val="44"/>
              <w:ind w:firstLine="0" w:firstLineChars="0"/>
              <w:jc w:val="center"/>
              <w:rPr>
                <w:sz w:val="21"/>
                <w:szCs w:val="21"/>
              </w:rPr>
            </w:pPr>
            <w:r>
              <w:rPr>
                <w:rFonts w:hint="eastAsia"/>
                <w:sz w:val="21"/>
                <w:szCs w:val="21"/>
              </w:rPr>
              <w:t>2</w:t>
            </w:r>
          </w:p>
        </w:tc>
        <w:tc>
          <w:tcPr>
            <w:tcW w:w="611" w:type="dxa"/>
            <w:vAlign w:val="center"/>
          </w:tcPr>
          <w:p>
            <w:pPr>
              <w:pStyle w:val="44"/>
              <w:ind w:firstLine="0" w:firstLineChars="0"/>
              <w:jc w:val="center"/>
              <w:rPr>
                <w:sz w:val="21"/>
                <w:szCs w:val="21"/>
              </w:rPr>
            </w:pPr>
            <w:r>
              <w:rPr>
                <w:rFonts w:hint="eastAsia"/>
                <w:sz w:val="21"/>
                <w:szCs w:val="21"/>
              </w:rPr>
              <w:t>3</w:t>
            </w:r>
          </w:p>
        </w:tc>
        <w:tc>
          <w:tcPr>
            <w:tcW w:w="611" w:type="dxa"/>
            <w:vAlign w:val="center"/>
          </w:tcPr>
          <w:p>
            <w:pPr>
              <w:pStyle w:val="44"/>
              <w:ind w:firstLine="0" w:firstLineChars="0"/>
              <w:jc w:val="center"/>
              <w:rPr>
                <w:sz w:val="21"/>
                <w:szCs w:val="21"/>
              </w:rPr>
            </w:pPr>
            <w:r>
              <w:rPr>
                <w:rFonts w:hint="eastAsia"/>
                <w:sz w:val="21"/>
                <w:szCs w:val="21"/>
              </w:rPr>
              <w:t>4</w:t>
            </w:r>
          </w:p>
        </w:tc>
        <w:tc>
          <w:tcPr>
            <w:tcW w:w="611" w:type="dxa"/>
            <w:vAlign w:val="top"/>
          </w:tcPr>
          <w:p>
            <w:pPr>
              <w:pStyle w:val="44"/>
              <w:ind w:firstLine="0" w:firstLineChars="0"/>
              <w:jc w:val="center"/>
              <w:rPr>
                <w:rFonts w:hint="eastAsia"/>
                <w:sz w:val="21"/>
                <w:szCs w:val="21"/>
              </w:rPr>
            </w:pPr>
            <w:r>
              <w:rPr>
                <w:rFonts w:hint="eastAsia"/>
                <w:sz w:val="21"/>
                <w:szCs w:val="21"/>
              </w:rPr>
              <w:t>1</w:t>
            </w:r>
          </w:p>
        </w:tc>
        <w:tc>
          <w:tcPr>
            <w:tcW w:w="611" w:type="dxa"/>
            <w:vAlign w:val="top"/>
          </w:tcPr>
          <w:p>
            <w:pPr>
              <w:pStyle w:val="44"/>
              <w:ind w:firstLine="0" w:firstLineChars="0"/>
              <w:jc w:val="center"/>
              <w:rPr>
                <w:rFonts w:hint="eastAsia"/>
                <w:sz w:val="21"/>
                <w:szCs w:val="21"/>
              </w:rPr>
            </w:pPr>
            <w:r>
              <w:rPr>
                <w:rFonts w:hint="eastAsia"/>
                <w:sz w:val="21"/>
                <w:szCs w:val="21"/>
              </w:rPr>
              <w:t>0</w:t>
            </w:r>
          </w:p>
        </w:tc>
        <w:tc>
          <w:tcPr>
            <w:tcW w:w="611" w:type="dxa"/>
            <w:vAlign w:val="top"/>
          </w:tcPr>
          <w:p>
            <w:pPr>
              <w:pStyle w:val="44"/>
              <w:ind w:firstLine="0" w:firstLineChars="0"/>
              <w:jc w:val="center"/>
              <w:rPr>
                <w:rFonts w:hint="eastAsia"/>
                <w:sz w:val="21"/>
                <w:szCs w:val="21"/>
              </w:rPr>
            </w:pPr>
            <w:r>
              <w:rPr>
                <w:rFonts w:hint="eastAsia"/>
                <w:sz w:val="21"/>
                <w:szCs w:val="21"/>
              </w:rPr>
              <w:t>2</w:t>
            </w:r>
          </w:p>
        </w:tc>
        <w:tc>
          <w:tcPr>
            <w:tcW w:w="612" w:type="dxa"/>
            <w:vAlign w:val="top"/>
          </w:tcPr>
          <w:p>
            <w:pPr>
              <w:pStyle w:val="44"/>
              <w:ind w:firstLine="0" w:firstLineChars="0"/>
              <w:jc w:val="center"/>
              <w:rPr>
                <w:rFonts w:hint="eastAsia"/>
                <w:sz w:val="21"/>
                <w:szCs w:val="21"/>
              </w:rPr>
            </w:pPr>
            <w:r>
              <w:rPr>
                <w:rFonts w:hint="eastAsia"/>
                <w:sz w:val="21"/>
                <w:szCs w:val="21"/>
              </w:rPr>
              <w:t>3</w:t>
            </w:r>
          </w:p>
        </w:tc>
        <w:tc>
          <w:tcPr>
            <w:tcW w:w="612" w:type="dxa"/>
            <w:vAlign w:val="top"/>
          </w:tcPr>
          <w:p>
            <w:pPr>
              <w:pStyle w:val="44"/>
              <w:ind w:firstLine="0" w:firstLineChars="0"/>
              <w:jc w:val="center"/>
              <w:rPr>
                <w:rFonts w:hint="eastAsia"/>
                <w:sz w:val="21"/>
                <w:szCs w:val="21"/>
              </w:rPr>
            </w:pPr>
            <w:r>
              <w:rPr>
                <w:rFonts w:hint="eastAsia"/>
                <w:sz w:val="21"/>
                <w:szCs w:val="21"/>
              </w:rPr>
              <w:t>7</w:t>
            </w:r>
          </w:p>
        </w:tc>
        <w:tc>
          <w:tcPr>
            <w:tcW w:w="612" w:type="dxa"/>
            <w:vAlign w:val="top"/>
          </w:tcPr>
          <w:p>
            <w:pPr>
              <w:pStyle w:val="44"/>
              <w:ind w:firstLine="0" w:firstLineChars="0"/>
              <w:jc w:val="center"/>
              <w:rPr>
                <w:rFonts w:hint="eastAsia"/>
                <w:sz w:val="21"/>
                <w:szCs w:val="21"/>
              </w:rPr>
            </w:pPr>
            <w:r>
              <w:rPr>
                <w:rFonts w:hint="eastAsia"/>
                <w:sz w:val="21"/>
                <w:szCs w:val="21"/>
              </w:rPr>
              <w:t>6</w:t>
            </w:r>
          </w:p>
        </w:tc>
        <w:tc>
          <w:tcPr>
            <w:tcW w:w="612" w:type="dxa"/>
            <w:vAlign w:val="top"/>
          </w:tcPr>
          <w:p>
            <w:pPr>
              <w:pStyle w:val="44"/>
              <w:ind w:firstLine="0" w:firstLineChars="0"/>
              <w:jc w:val="center"/>
              <w:rPr>
                <w:rFonts w:hint="eastAsia"/>
                <w:sz w:val="21"/>
                <w:szCs w:val="21"/>
              </w:rPr>
            </w:pPr>
            <w:r>
              <w:rPr>
                <w:rFonts w:hint="eastAsia"/>
                <w:sz w:val="21"/>
                <w:szCs w:val="21"/>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612" w:type="dxa"/>
            <w:vAlign w:val="top"/>
          </w:tcPr>
          <w:p>
            <w:pPr>
              <w:pStyle w:val="44"/>
              <w:ind w:firstLine="0" w:firstLineChars="0"/>
              <w:jc w:val="center"/>
              <w:rPr>
                <w:rFonts w:hint="eastAsia"/>
                <w:sz w:val="21"/>
                <w:szCs w:val="21"/>
              </w:rPr>
            </w:pPr>
            <w:r>
              <w:rPr>
                <w:rFonts w:hint="eastAsia"/>
                <w:sz w:val="21"/>
                <w:szCs w:val="21"/>
              </w:rPr>
              <w:t>0</w:t>
            </w:r>
          </w:p>
        </w:tc>
        <w:tc>
          <w:tcPr>
            <w:tcW w:w="612" w:type="dxa"/>
            <w:vAlign w:val="top"/>
          </w:tcPr>
          <w:p>
            <w:pPr>
              <w:pStyle w:val="44"/>
              <w:ind w:firstLine="0" w:firstLineChars="0"/>
              <w:jc w:val="center"/>
              <w:rPr>
                <w:rFonts w:hint="eastAsia"/>
                <w:sz w:val="21"/>
                <w:szCs w:val="21"/>
              </w:rPr>
            </w:pPr>
            <w:r>
              <w:rPr>
                <w:rFonts w:hint="eastAsia"/>
                <w:sz w:val="21"/>
                <w:szCs w:val="21"/>
              </w:rPr>
              <w:t>7</w:t>
            </w:r>
          </w:p>
        </w:tc>
        <w:tc>
          <w:tcPr>
            <w:tcW w:w="612" w:type="dxa"/>
            <w:vAlign w:val="center"/>
          </w:tcPr>
          <w:p>
            <w:pPr>
              <w:pStyle w:val="44"/>
              <w:ind w:firstLine="0" w:firstLineChars="0"/>
              <w:jc w:val="center"/>
              <w:rPr>
                <w:rFonts w:hint="eastAsia"/>
                <w:sz w:val="21"/>
                <w:szCs w:val="21"/>
              </w:rPr>
            </w:pPr>
            <w:r>
              <w:rPr>
                <w:rFonts w:hint="eastAsia"/>
                <w:sz w:val="21"/>
                <w:szCs w:val="21"/>
              </w:rPr>
              <w:t>0</w:t>
            </w:r>
          </w:p>
        </w:tc>
        <w:tc>
          <w:tcPr>
            <w:tcW w:w="612" w:type="dxa"/>
            <w:vAlign w:val="center"/>
          </w:tcPr>
          <w:p>
            <w:pPr>
              <w:pStyle w:val="44"/>
              <w:ind w:firstLine="0" w:firstLineChars="0"/>
              <w:jc w:val="center"/>
              <w:rPr>
                <w:sz w:val="21"/>
                <w:szCs w:val="21"/>
              </w:rPr>
            </w:pPr>
            <w:r>
              <w:rPr>
                <w:rFonts w:hint="eastAsia"/>
                <w:sz w:val="21"/>
                <w:szCs w:val="21"/>
              </w:rPr>
              <w:t>2</w:t>
            </w:r>
          </w:p>
        </w:tc>
        <w:tc>
          <w:tcPr>
            <w:tcW w:w="612" w:type="dxa"/>
            <w:vAlign w:val="center"/>
          </w:tcPr>
          <w:p>
            <w:pPr>
              <w:pStyle w:val="44"/>
              <w:ind w:firstLine="0" w:firstLineChars="0"/>
              <w:jc w:val="center"/>
              <w:rPr>
                <w:sz w:val="21"/>
                <w:szCs w:val="21"/>
              </w:rPr>
            </w:pPr>
            <w:r>
              <w:rPr>
                <w:rFonts w:hint="eastAsia"/>
                <w:sz w:val="21"/>
                <w:szCs w:val="21"/>
              </w:rPr>
              <w:t>3</w:t>
            </w:r>
          </w:p>
        </w:tc>
        <w:tc>
          <w:tcPr>
            <w:tcW w:w="611" w:type="dxa"/>
            <w:vAlign w:val="center"/>
          </w:tcPr>
          <w:p>
            <w:pPr>
              <w:pStyle w:val="44"/>
              <w:ind w:firstLine="0" w:firstLineChars="0"/>
              <w:jc w:val="center"/>
              <w:rPr>
                <w:sz w:val="21"/>
                <w:szCs w:val="21"/>
              </w:rPr>
            </w:pPr>
            <w:r>
              <w:rPr>
                <w:rFonts w:hint="eastAsia"/>
                <w:sz w:val="21"/>
                <w:szCs w:val="21"/>
              </w:rPr>
              <w:t>4</w:t>
            </w:r>
          </w:p>
        </w:tc>
        <w:tc>
          <w:tcPr>
            <w:tcW w:w="611" w:type="dxa"/>
            <w:vAlign w:val="top"/>
          </w:tcPr>
          <w:p>
            <w:pPr>
              <w:pStyle w:val="44"/>
              <w:ind w:firstLine="0" w:firstLineChars="0"/>
              <w:jc w:val="center"/>
              <w:rPr>
                <w:rFonts w:hint="eastAsia"/>
                <w:sz w:val="21"/>
                <w:szCs w:val="21"/>
              </w:rPr>
            </w:pPr>
            <w:r>
              <w:rPr>
                <w:rFonts w:hint="eastAsia"/>
                <w:sz w:val="21"/>
                <w:szCs w:val="21"/>
              </w:rPr>
              <w:t>1</w:t>
            </w:r>
          </w:p>
        </w:tc>
        <w:tc>
          <w:tcPr>
            <w:tcW w:w="611" w:type="dxa"/>
            <w:vAlign w:val="top"/>
          </w:tcPr>
          <w:p>
            <w:pPr>
              <w:pStyle w:val="44"/>
              <w:ind w:firstLine="0" w:firstLineChars="0"/>
              <w:jc w:val="center"/>
              <w:rPr>
                <w:rFonts w:hint="eastAsia"/>
                <w:sz w:val="21"/>
                <w:szCs w:val="21"/>
              </w:rPr>
            </w:pPr>
            <w:r>
              <w:rPr>
                <w:rFonts w:hint="eastAsia"/>
                <w:sz w:val="21"/>
                <w:szCs w:val="21"/>
              </w:rPr>
              <w:t>0</w:t>
            </w:r>
          </w:p>
        </w:tc>
        <w:tc>
          <w:tcPr>
            <w:tcW w:w="611" w:type="dxa"/>
            <w:vAlign w:val="top"/>
          </w:tcPr>
          <w:p>
            <w:pPr>
              <w:pStyle w:val="44"/>
              <w:ind w:firstLine="0" w:firstLineChars="0"/>
              <w:jc w:val="center"/>
              <w:rPr>
                <w:rFonts w:hint="eastAsia"/>
                <w:sz w:val="21"/>
                <w:szCs w:val="21"/>
              </w:rPr>
            </w:pPr>
            <w:r>
              <w:rPr>
                <w:rFonts w:hint="eastAsia"/>
                <w:sz w:val="21"/>
                <w:szCs w:val="21"/>
              </w:rPr>
              <w:t>2</w:t>
            </w:r>
          </w:p>
        </w:tc>
        <w:tc>
          <w:tcPr>
            <w:tcW w:w="611" w:type="dxa"/>
            <w:vAlign w:val="top"/>
          </w:tcPr>
          <w:p>
            <w:pPr>
              <w:pStyle w:val="44"/>
              <w:ind w:firstLine="0" w:firstLineChars="0"/>
              <w:jc w:val="center"/>
              <w:rPr>
                <w:rFonts w:hint="eastAsia"/>
                <w:sz w:val="21"/>
                <w:szCs w:val="21"/>
              </w:rPr>
            </w:pPr>
            <w:r>
              <w:rPr>
                <w:rFonts w:hint="eastAsia"/>
                <w:sz w:val="21"/>
                <w:szCs w:val="21"/>
              </w:rPr>
              <w:t>3</w:t>
            </w:r>
          </w:p>
        </w:tc>
        <w:tc>
          <w:tcPr>
            <w:tcW w:w="611" w:type="dxa"/>
            <w:vAlign w:val="top"/>
          </w:tcPr>
          <w:p>
            <w:pPr>
              <w:pStyle w:val="44"/>
              <w:ind w:firstLine="0" w:firstLineChars="0"/>
              <w:jc w:val="center"/>
              <w:rPr>
                <w:rFonts w:hint="eastAsia"/>
                <w:sz w:val="21"/>
                <w:szCs w:val="21"/>
              </w:rPr>
            </w:pPr>
            <w:r>
              <w:rPr>
                <w:rFonts w:hint="eastAsia"/>
                <w:sz w:val="21"/>
                <w:szCs w:val="21"/>
              </w:rPr>
              <w:t>7</w:t>
            </w:r>
          </w:p>
        </w:tc>
        <w:tc>
          <w:tcPr>
            <w:tcW w:w="612" w:type="dxa"/>
            <w:vAlign w:val="top"/>
          </w:tcPr>
          <w:p>
            <w:pPr>
              <w:pStyle w:val="44"/>
              <w:ind w:firstLine="0" w:firstLineChars="0"/>
              <w:jc w:val="center"/>
              <w:rPr>
                <w:rFonts w:hint="eastAsia"/>
                <w:sz w:val="21"/>
                <w:szCs w:val="21"/>
              </w:rPr>
            </w:pPr>
            <w:r>
              <w:rPr>
                <w:rFonts w:hint="eastAsia"/>
                <w:sz w:val="21"/>
                <w:szCs w:val="21"/>
              </w:rPr>
              <w:t>6</w:t>
            </w:r>
          </w:p>
        </w:tc>
        <w:tc>
          <w:tcPr>
            <w:tcW w:w="612" w:type="dxa"/>
            <w:vAlign w:val="top"/>
          </w:tcPr>
          <w:p>
            <w:pPr>
              <w:pStyle w:val="44"/>
              <w:ind w:firstLine="0" w:firstLineChars="0"/>
              <w:jc w:val="center"/>
              <w:rPr>
                <w:rFonts w:hint="eastAsia"/>
                <w:sz w:val="21"/>
                <w:szCs w:val="21"/>
              </w:rPr>
            </w:pPr>
            <w:r>
              <w:rPr>
                <w:rFonts w:hint="eastAsia"/>
                <w:sz w:val="21"/>
                <w:szCs w:val="21"/>
              </w:rPr>
              <w:t>5</w:t>
            </w:r>
          </w:p>
        </w:tc>
        <w:tc>
          <w:tcPr>
            <w:tcW w:w="612" w:type="dxa"/>
            <w:vAlign w:val="top"/>
          </w:tcPr>
          <w:p>
            <w:pPr>
              <w:pStyle w:val="44"/>
              <w:ind w:firstLine="0" w:firstLineChars="0"/>
              <w:jc w:val="center"/>
              <w:rPr>
                <w:rFonts w:hint="eastAsia"/>
                <w:sz w:val="21"/>
                <w:szCs w:val="21"/>
              </w:rPr>
            </w:pPr>
            <w:r>
              <w:rPr>
                <w:rFonts w:hint="eastAsia"/>
                <w:sz w:val="21"/>
                <w:szCs w:val="21"/>
              </w:rPr>
              <w:t>0</w:t>
            </w:r>
          </w:p>
        </w:tc>
        <w:tc>
          <w:tcPr>
            <w:tcW w:w="612" w:type="dxa"/>
            <w:vAlign w:val="top"/>
          </w:tcPr>
          <w:p>
            <w:pPr>
              <w:pStyle w:val="44"/>
              <w:ind w:firstLine="0" w:firstLineChars="0"/>
              <w:jc w:val="center"/>
              <w:rPr>
                <w:rFonts w:hint="eastAsia"/>
                <w:sz w:val="21"/>
                <w:szCs w:val="21"/>
              </w:rPr>
            </w:pPr>
            <w:r>
              <w:rPr>
                <w:rFonts w:hint="eastAsia"/>
                <w:sz w:val="21"/>
                <w:szCs w:val="21"/>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left w:w="108" w:type="dxa"/>
            <w:right w:w="108" w:type="dxa"/>
          </w:tblCellMar>
        </w:tblPrEx>
        <w:trPr>
          <w:jc w:val="center"/>
        </w:trPr>
        <w:tc>
          <w:tcPr>
            <w:tcW w:w="612" w:type="dxa"/>
            <w:vAlign w:val="center"/>
          </w:tcPr>
          <w:p>
            <w:pPr>
              <w:pStyle w:val="44"/>
              <w:ind w:firstLine="0" w:firstLineChars="0"/>
              <w:jc w:val="center"/>
              <w:rPr>
                <w:rFonts w:hint="eastAsia"/>
                <w:sz w:val="21"/>
                <w:szCs w:val="21"/>
              </w:rPr>
            </w:pPr>
            <w:r>
              <w:rPr>
                <w:rFonts w:hint="eastAsia"/>
                <w:sz w:val="21"/>
                <w:szCs w:val="21"/>
              </w:rPr>
              <w:t>0</w:t>
            </w:r>
          </w:p>
        </w:tc>
        <w:tc>
          <w:tcPr>
            <w:tcW w:w="612" w:type="dxa"/>
            <w:vAlign w:val="center"/>
          </w:tcPr>
          <w:p>
            <w:pPr>
              <w:pStyle w:val="44"/>
              <w:ind w:firstLine="0" w:firstLineChars="0"/>
              <w:jc w:val="center"/>
              <w:rPr>
                <w:sz w:val="21"/>
                <w:szCs w:val="21"/>
              </w:rPr>
            </w:pPr>
            <w:r>
              <w:rPr>
                <w:rFonts w:hint="eastAsia"/>
                <w:sz w:val="21"/>
                <w:szCs w:val="21"/>
              </w:rPr>
              <w:t>2</w:t>
            </w:r>
          </w:p>
        </w:tc>
        <w:tc>
          <w:tcPr>
            <w:tcW w:w="612" w:type="dxa"/>
            <w:vAlign w:val="center"/>
          </w:tcPr>
          <w:p>
            <w:pPr>
              <w:pStyle w:val="44"/>
              <w:ind w:firstLine="0" w:firstLineChars="0"/>
              <w:jc w:val="center"/>
              <w:rPr>
                <w:sz w:val="21"/>
                <w:szCs w:val="21"/>
              </w:rPr>
            </w:pPr>
            <w:r>
              <w:rPr>
                <w:rFonts w:hint="eastAsia"/>
                <w:sz w:val="21"/>
                <w:szCs w:val="21"/>
              </w:rPr>
              <w:t>3</w:t>
            </w:r>
          </w:p>
        </w:tc>
        <w:tc>
          <w:tcPr>
            <w:tcW w:w="612" w:type="dxa"/>
            <w:vAlign w:val="center"/>
          </w:tcPr>
          <w:p>
            <w:pPr>
              <w:pStyle w:val="44"/>
              <w:ind w:firstLine="0" w:firstLineChars="0"/>
              <w:jc w:val="center"/>
              <w:rPr>
                <w:sz w:val="21"/>
                <w:szCs w:val="21"/>
              </w:rPr>
            </w:pPr>
            <w:r>
              <w:rPr>
                <w:rFonts w:hint="eastAsia"/>
                <w:sz w:val="21"/>
                <w:szCs w:val="21"/>
              </w:rPr>
              <w:t>4</w:t>
            </w:r>
          </w:p>
        </w:tc>
        <w:tc>
          <w:tcPr>
            <w:tcW w:w="612" w:type="dxa"/>
            <w:vAlign w:val="top"/>
          </w:tcPr>
          <w:p>
            <w:pPr>
              <w:pStyle w:val="44"/>
              <w:ind w:firstLine="0" w:firstLineChars="0"/>
              <w:jc w:val="center"/>
              <w:rPr>
                <w:rFonts w:hint="eastAsia"/>
                <w:sz w:val="21"/>
                <w:szCs w:val="21"/>
              </w:rPr>
            </w:pPr>
            <w:r>
              <w:rPr>
                <w:rFonts w:hint="eastAsia"/>
                <w:sz w:val="21"/>
                <w:szCs w:val="21"/>
              </w:rPr>
              <w:t>1</w:t>
            </w:r>
          </w:p>
        </w:tc>
        <w:tc>
          <w:tcPr>
            <w:tcW w:w="611" w:type="dxa"/>
            <w:vAlign w:val="top"/>
          </w:tcPr>
          <w:p>
            <w:pPr>
              <w:pStyle w:val="44"/>
              <w:ind w:firstLine="0" w:firstLineChars="0"/>
              <w:jc w:val="center"/>
              <w:rPr>
                <w:rFonts w:hint="eastAsia"/>
                <w:sz w:val="21"/>
                <w:szCs w:val="21"/>
              </w:rPr>
            </w:pPr>
            <w:r>
              <w:rPr>
                <w:rFonts w:hint="eastAsia"/>
                <w:sz w:val="21"/>
                <w:szCs w:val="21"/>
              </w:rPr>
              <w:t>0</w:t>
            </w:r>
          </w:p>
        </w:tc>
        <w:tc>
          <w:tcPr>
            <w:tcW w:w="611" w:type="dxa"/>
            <w:vAlign w:val="top"/>
          </w:tcPr>
          <w:p>
            <w:pPr>
              <w:pStyle w:val="44"/>
              <w:ind w:firstLine="0" w:firstLineChars="0"/>
              <w:jc w:val="center"/>
              <w:rPr>
                <w:rFonts w:hint="eastAsia"/>
                <w:sz w:val="21"/>
                <w:szCs w:val="21"/>
              </w:rPr>
            </w:pPr>
            <w:r>
              <w:rPr>
                <w:rFonts w:hint="eastAsia"/>
                <w:sz w:val="21"/>
                <w:szCs w:val="21"/>
              </w:rPr>
              <w:t>2</w:t>
            </w:r>
          </w:p>
        </w:tc>
        <w:tc>
          <w:tcPr>
            <w:tcW w:w="611" w:type="dxa"/>
            <w:vAlign w:val="top"/>
          </w:tcPr>
          <w:p>
            <w:pPr>
              <w:pStyle w:val="44"/>
              <w:ind w:firstLine="0" w:firstLineChars="0"/>
              <w:jc w:val="center"/>
              <w:rPr>
                <w:rFonts w:hint="eastAsia"/>
                <w:sz w:val="21"/>
                <w:szCs w:val="21"/>
              </w:rPr>
            </w:pPr>
            <w:r>
              <w:rPr>
                <w:rFonts w:hint="eastAsia"/>
                <w:sz w:val="21"/>
                <w:szCs w:val="21"/>
              </w:rPr>
              <w:t>3</w:t>
            </w:r>
          </w:p>
        </w:tc>
        <w:tc>
          <w:tcPr>
            <w:tcW w:w="611" w:type="dxa"/>
            <w:vAlign w:val="top"/>
          </w:tcPr>
          <w:p>
            <w:pPr>
              <w:pStyle w:val="44"/>
              <w:ind w:firstLine="0" w:firstLineChars="0"/>
              <w:jc w:val="center"/>
              <w:rPr>
                <w:rFonts w:hint="eastAsia"/>
                <w:sz w:val="21"/>
                <w:szCs w:val="21"/>
              </w:rPr>
            </w:pPr>
            <w:r>
              <w:rPr>
                <w:rFonts w:hint="eastAsia"/>
                <w:sz w:val="21"/>
                <w:szCs w:val="21"/>
              </w:rPr>
              <w:t>7</w:t>
            </w:r>
          </w:p>
        </w:tc>
        <w:tc>
          <w:tcPr>
            <w:tcW w:w="611" w:type="dxa"/>
            <w:vAlign w:val="top"/>
          </w:tcPr>
          <w:p>
            <w:pPr>
              <w:pStyle w:val="44"/>
              <w:ind w:firstLine="0" w:firstLineChars="0"/>
              <w:jc w:val="center"/>
              <w:rPr>
                <w:rFonts w:hint="eastAsia"/>
                <w:sz w:val="21"/>
                <w:szCs w:val="21"/>
              </w:rPr>
            </w:pPr>
            <w:r>
              <w:rPr>
                <w:rFonts w:hint="eastAsia"/>
                <w:sz w:val="21"/>
                <w:szCs w:val="21"/>
              </w:rPr>
              <w:t>6</w:t>
            </w:r>
          </w:p>
        </w:tc>
        <w:tc>
          <w:tcPr>
            <w:tcW w:w="611" w:type="dxa"/>
            <w:vAlign w:val="top"/>
          </w:tcPr>
          <w:p>
            <w:pPr>
              <w:pStyle w:val="44"/>
              <w:ind w:firstLine="0" w:firstLineChars="0"/>
              <w:jc w:val="center"/>
              <w:rPr>
                <w:rFonts w:hint="eastAsia"/>
                <w:sz w:val="21"/>
                <w:szCs w:val="21"/>
              </w:rPr>
            </w:pPr>
            <w:r>
              <w:rPr>
                <w:rFonts w:hint="eastAsia"/>
                <w:sz w:val="21"/>
                <w:szCs w:val="21"/>
              </w:rPr>
              <w:t>5</w:t>
            </w:r>
          </w:p>
        </w:tc>
        <w:tc>
          <w:tcPr>
            <w:tcW w:w="612" w:type="dxa"/>
            <w:vAlign w:val="top"/>
          </w:tcPr>
          <w:p>
            <w:pPr>
              <w:pStyle w:val="44"/>
              <w:ind w:firstLine="0" w:firstLineChars="0"/>
              <w:jc w:val="center"/>
              <w:rPr>
                <w:rFonts w:hint="eastAsia"/>
                <w:sz w:val="21"/>
                <w:szCs w:val="21"/>
              </w:rPr>
            </w:pPr>
            <w:r>
              <w:rPr>
                <w:rFonts w:hint="eastAsia"/>
                <w:sz w:val="21"/>
                <w:szCs w:val="21"/>
              </w:rPr>
              <w:t>0</w:t>
            </w:r>
          </w:p>
        </w:tc>
        <w:tc>
          <w:tcPr>
            <w:tcW w:w="612" w:type="dxa"/>
            <w:vAlign w:val="top"/>
          </w:tcPr>
          <w:p>
            <w:pPr>
              <w:pStyle w:val="44"/>
              <w:ind w:firstLine="0" w:firstLineChars="0"/>
              <w:jc w:val="center"/>
              <w:rPr>
                <w:rFonts w:hint="eastAsia"/>
                <w:sz w:val="21"/>
                <w:szCs w:val="21"/>
              </w:rPr>
            </w:pPr>
            <w:r>
              <w:rPr>
                <w:rFonts w:hint="eastAsia"/>
                <w:sz w:val="21"/>
                <w:szCs w:val="21"/>
              </w:rPr>
              <w:t>2</w:t>
            </w:r>
          </w:p>
        </w:tc>
        <w:tc>
          <w:tcPr>
            <w:tcW w:w="612" w:type="dxa"/>
            <w:vAlign w:val="top"/>
          </w:tcPr>
          <w:p>
            <w:pPr>
              <w:pStyle w:val="44"/>
              <w:ind w:firstLine="0" w:firstLineChars="0"/>
              <w:jc w:val="center"/>
              <w:rPr>
                <w:rFonts w:hint="eastAsia"/>
                <w:sz w:val="21"/>
                <w:szCs w:val="21"/>
              </w:rPr>
            </w:pPr>
            <w:r>
              <w:rPr>
                <w:rFonts w:hint="eastAsia"/>
                <w:sz w:val="21"/>
                <w:szCs w:val="21"/>
              </w:rPr>
              <w:t>0</w:t>
            </w:r>
          </w:p>
        </w:tc>
        <w:tc>
          <w:tcPr>
            <w:tcW w:w="612" w:type="dxa"/>
            <w:vAlign w:val="top"/>
          </w:tcPr>
          <w:p>
            <w:pPr>
              <w:pStyle w:val="44"/>
              <w:ind w:firstLine="0" w:firstLineChars="0"/>
              <w:jc w:val="center"/>
              <w:rPr>
                <w:rFonts w:hint="eastAsia"/>
                <w:sz w:val="21"/>
                <w:szCs w:val="21"/>
              </w:rPr>
            </w:pPr>
            <w:r>
              <w:rPr>
                <w:rFonts w:hint="eastAsia"/>
                <w:sz w:val="21"/>
                <w:szCs w:val="21"/>
              </w:rPr>
              <w:t>7</w:t>
            </w:r>
          </w:p>
        </w:tc>
      </w:tr>
    </w:tbl>
    <w:p>
      <w:pPr>
        <w:pStyle w:val="44"/>
        <w:ind w:firstLine="0" w:firstLineChars="0"/>
        <w:rPr>
          <w:rFonts w:hint="eastAsia"/>
        </w:rPr>
      </w:pPr>
      <w:r>
        <w:rPr>
          <w:rFonts w:hint="eastAsia"/>
        </w:rPr>
        <w:t>A第二列中最小值为2，得J={0,1,3}，由于J长度大于1，继续下一轮循环。此时查找A中第0,1,3行中第三列最小值。得到最小值0，记录其行号得J={1}。此时J的长度为1，停止循环，得到最终的Freeman链码0-2-0-7-0-2-3-4-1-0-2-3-7-6-5。系统中十种静态手语的Freeman链码归一化结果在后续章节中介绍。</w:t>
      </w:r>
    </w:p>
    <w:p>
      <w:pPr>
        <w:pStyle w:val="44"/>
        <w:numPr>
          <w:ilvl w:val="0"/>
          <w:numId w:val="27"/>
        </w:numPr>
        <w:ind w:firstLineChars="0"/>
        <w:rPr>
          <w:rFonts w:hint="eastAsia"/>
        </w:rPr>
      </w:pPr>
      <w:r>
        <w:rPr>
          <w:rFonts w:hint="eastAsia"/>
        </w:rPr>
        <w:t>Freeman链码旋转不变性处理</w:t>
      </w:r>
      <w:r>
        <w:rPr>
          <w:rFonts w:hint="eastAsia"/>
          <w:vertAlign w:val="superscript"/>
        </w:rPr>
        <w:t>[41]</w:t>
      </w:r>
    </w:p>
    <w:p>
      <w:pPr>
        <w:pStyle w:val="44"/>
        <w:rPr>
          <w:rFonts w:hint="eastAsia"/>
        </w:rPr>
      </w:pPr>
      <w:r>
        <w:rPr>
          <w:rFonts w:hint="eastAsia"/>
        </w:rPr>
        <w:t>由Freeman链码的定义和提取方式不难看出，当图像发生旋转时图像的Freeman链码同样会随之变化。因此为了使链码在发生旋转时不发生改变，系统中将链码做一阶差分，将归一化后链码的一阶差分作为图像最后的特征向量</w:t>
      </w:r>
      <w:r>
        <w:rPr>
          <w:rFonts w:hint="eastAsia"/>
          <w:vertAlign w:val="superscript"/>
        </w:rPr>
        <w:t>[41]</w:t>
      </w:r>
      <w:r>
        <w:rPr>
          <w:rFonts w:hint="eastAsia"/>
        </w:rPr>
        <w:t>。</w:t>
      </w:r>
    </w:p>
    <w:p>
      <w:pPr>
        <w:pStyle w:val="44"/>
        <w:rPr>
          <w:rFonts w:hint="eastAsia"/>
        </w:rPr>
      </w:pPr>
      <w:r>
        <w:rPr>
          <w:rFonts w:hint="eastAsia"/>
        </w:rPr>
        <w:t>这里的一阶差分即Freeman链码中相邻两个元素之间按顺时针方向变化的次数。</w:t>
      </w:r>
    </w:p>
    <w:p>
      <w:pPr>
        <w:pStyle w:val="44"/>
        <w:ind w:firstLine="0" w:firstLineChars="0"/>
        <w:rPr>
          <w:rFonts w:hint="eastAsia"/>
        </w:rPr>
      </w:pPr>
      <w:r>
        <w:rPr>
          <w:rFonts w:hint="eastAsia"/>
        </w:rPr>
        <w:t>具体如图4-13中所示。</w:t>
      </w:r>
    </w:p>
    <w:p>
      <w:pPr>
        <w:pStyle w:val="44"/>
        <w:spacing w:line="240" w:lineRule="auto"/>
        <w:ind w:firstLine="2400" w:firstLineChars="1000"/>
      </w:pPr>
      <w:r>
        <w:rPr>
          <w:rFonts w:ascii="Times New Roman" w:hAnsi="Times New Roman" w:eastAsia="宋体" w:cs="Times New Roman"/>
          <w:kern w:val="2"/>
          <w:sz w:val="24"/>
          <w:szCs w:val="24"/>
          <w:lang w:val="en-US" w:eastAsia="zh-CN" w:bidi="ar-SA"/>
        </w:rPr>
        <w:object>
          <v:shape id="Picture 68" type="#_x0000_t75" style="height:162.8pt;width:176.85pt;rotation:0f;" o:ole="t" fillcolor="#FFFFFF" filled="f" o:preferrelative="t" stroked="f" coordorigin="0,0" coordsize="21600,21600">
            <v:fill on="f" color2="#FFFFFF" focus="0%"/>
            <v:imagedata gain="65536f" blacklevel="0f" gamma="0" o:title="" r:id="rId104"/>
            <o:lock v:ext="edit" position="f" selection="f" grouping="f" rotation="f" cropping="f" text="f" aspectratio="t"/>
            <w10:wrap type="none"/>
            <w10:anchorlock/>
          </v:shape>
          <o:OLEObject Type="Embed" ProgID="" ShapeID="Picture 68" DrawAspect="Content" ObjectID="_131" r:id="rId103"/>
        </w:object>
      </w:r>
    </w:p>
    <w:p>
      <w:pPr>
        <w:pStyle w:val="15"/>
        <w:rPr>
          <w:rFonts w:hint="eastAsia"/>
        </w:rPr>
      </w:pPr>
      <w:r>
        <w:rPr>
          <w:rFonts w:hint="eastAsia"/>
        </w:rPr>
        <w:t>图4-13 Freeman链码一阶差分</w:t>
      </w:r>
    </w:p>
    <w:p>
      <w:pPr>
        <w:pStyle w:val="44"/>
        <w:rPr>
          <w:rFonts w:hint="eastAsia"/>
        </w:rPr>
      </w:pPr>
      <w:r>
        <w:rPr>
          <w:rFonts w:hint="eastAsia"/>
        </w:rPr>
        <w:t>如上例中，得到最终的归一化链码为0-2-0-7-0-2-3-4-1-0-2-3-7-6-5，那么经过处理得到最后的特征向量为6-2-1-7-6-7-7-3-1-6-7-4-1-1-5。系统最终特征将在后续章节介绍。</w:t>
      </w:r>
    </w:p>
    <w:p>
      <w:pPr>
        <w:pStyle w:val="44"/>
        <w:ind w:firstLine="0" w:firstLineChars="0"/>
        <w:rPr>
          <w:rFonts w:hint="eastAsia"/>
        </w:rPr>
      </w:pPr>
    </w:p>
    <w:p>
      <w:pPr>
        <w:pStyle w:val="56"/>
        <w:numPr>
          <w:ilvl w:val="0"/>
          <w:numId w:val="24"/>
        </w:numPr>
        <w:rPr>
          <w:rFonts w:hint="eastAsia"/>
        </w:rPr>
      </w:pPr>
      <w:bookmarkStart w:id="102" w:name="_Toc387910669"/>
      <w:r>
        <w:rPr>
          <w:rFonts w:hint="eastAsia"/>
        </w:rPr>
        <w:t>本章小结</w:t>
      </w:r>
      <w:bookmarkEnd w:id="102"/>
    </w:p>
    <w:p>
      <w:pPr>
        <w:pStyle w:val="44"/>
        <w:rPr>
          <w:rFonts w:hint="eastAsia"/>
        </w:rPr>
      </w:pPr>
      <w:r>
        <w:rPr>
          <w:rFonts w:hint="eastAsia"/>
        </w:rPr>
        <w:t>本章首先介绍手语识别的流程，接着讲述本系统中使用的手部跟踪与检测方法，最后着重介绍手语的特征提取方法。其中动态手语部分，分别详细的介绍了基于手掌运动和手指运动的特征提取方法，最后又详细阐述了静态手语特征提取方法，为后文的实现奠定基础。</w:t>
      </w:r>
    </w:p>
    <w:p>
      <w:pPr>
        <w:pStyle w:val="53"/>
        <w:numPr>
          <w:ilvl w:val="0"/>
          <w:numId w:val="8"/>
        </w:numPr>
        <w:rPr>
          <w:rFonts w:hint="eastAsia"/>
          <w:b w:val="0"/>
        </w:rPr>
      </w:pPr>
      <w:bookmarkStart w:id="103" w:name="_Toc387910670"/>
      <w:r>
        <w:rPr>
          <w:rFonts w:hint="eastAsia"/>
          <w:b w:val="0"/>
        </w:rPr>
        <w:t>基于HMM和SVM模型的手语识别</w:t>
      </w:r>
      <w:bookmarkEnd w:id="103"/>
    </w:p>
    <w:p>
      <w:pPr>
        <w:pStyle w:val="44"/>
        <w:rPr>
          <w:rFonts w:hint="eastAsia"/>
        </w:rPr>
      </w:pPr>
      <w:r>
        <w:rPr>
          <w:rFonts w:hint="eastAsia"/>
        </w:rPr>
        <w:t>手语的特征提取和手语识别是系统中比较关键的两部分。本系统的手语识别与特征提取一样分为手掌动态手语识别、手指动态手语识别和静态手语识别。其中手掌动态手语识别使用的是改进的双层隐马尔科夫模型(HMM,Hidden Markov Model)，手指动态手语识别使用的是改进的SVM/HMM模型，静态手语的识别使用的是支持向量机(SVM,Support Vector Machine)。下面对HMM和SVM模型及手语的识别方法进行详细的阐述。</w:t>
      </w:r>
    </w:p>
    <w:p>
      <w:pPr>
        <w:pStyle w:val="56"/>
        <w:numPr>
          <w:ilvl w:val="0"/>
          <w:numId w:val="30"/>
        </w:numPr>
        <w:rPr>
          <w:rFonts w:hint="eastAsia"/>
          <w:color w:val="4F81BD"/>
        </w:rPr>
      </w:pPr>
      <w:bookmarkStart w:id="104" w:name="_Toc387910671"/>
      <w:r>
        <w:rPr>
          <w:rFonts w:hint="eastAsia"/>
        </w:rPr>
        <w:t>HMM模型</w:t>
      </w:r>
      <w:bookmarkEnd w:id="104"/>
    </w:p>
    <w:p>
      <w:pPr>
        <w:pStyle w:val="44"/>
        <w:numPr>
          <w:ilvl w:val="0"/>
          <w:numId w:val="31"/>
        </w:numPr>
        <w:spacing w:before="260" w:after="260" w:line="360" w:lineRule="auto"/>
        <w:ind w:firstLineChars="0"/>
        <w:outlineLvl w:val="2"/>
        <w:rPr>
          <w:rFonts w:hint="eastAsia" w:ascii="黑体" w:eastAsia="黑体"/>
          <w:sz w:val="28"/>
          <w:szCs w:val="28"/>
        </w:rPr>
      </w:pPr>
      <w:bookmarkStart w:id="105" w:name="_Toc387910672"/>
      <w:r>
        <w:rPr>
          <w:rFonts w:hint="eastAsia" w:ascii="黑体" w:eastAsia="黑体"/>
          <w:sz w:val="28"/>
          <w:szCs w:val="28"/>
        </w:rPr>
        <w:t>HMM基本原理</w:t>
      </w:r>
      <w:bookmarkEnd w:id="105"/>
    </w:p>
    <w:p>
      <w:pPr>
        <w:pStyle w:val="44"/>
        <w:rPr>
          <w:rFonts w:hint="eastAsia"/>
          <w:vertAlign w:val="superscript"/>
        </w:rPr>
      </w:pPr>
      <w:r>
        <w:rPr>
          <w:rFonts w:hint="eastAsia"/>
        </w:rPr>
        <w:t>隐马尔可夫模型(HMM)</w:t>
      </w:r>
      <w:r>
        <w:rPr>
          <w:rFonts w:hint="eastAsia"/>
          <w:vertAlign w:val="superscript"/>
        </w:rPr>
        <w:t>[42]</w:t>
      </w:r>
      <w:r>
        <w:rPr>
          <w:rFonts w:hint="eastAsia"/>
        </w:rPr>
        <w:t>是一种统计分析模型。它将事物的变化分为两种，一种是可以通过某个函数，以时间t为变量来确定；另一种会由于某些条件出现多个结果，是随机的，它的结果可以由某个随机变量描述。前一种变化过程，称之为确定性过程；而后一种则称之为随机过程。</w:t>
      </w:r>
    </w:p>
    <w:p>
      <w:pPr>
        <w:pStyle w:val="44"/>
        <w:rPr>
          <w:rFonts w:hint="eastAsia"/>
        </w:rPr>
      </w:pPr>
      <w:r>
        <w:rPr>
          <w:rFonts w:hint="eastAsia"/>
        </w:rPr>
        <w:t>马尔可夫链是由安德雷·安德耶维奇·马尔可夫(Andrei Andreyevich Markov)于1870年提出的，它是具有马尔可夫性质的离散时间随机过程。隐马尔可夫模型是对马尔科夫链的扩展，它分为状态量和观察变量两个部分，是一个双重的随机过程。它的状态量和状态之间的转换不能直接观察到，称之为隐含层。但是它的状态量可以通过观测到的观察变量，根据一定的概率得到。由于其状态隐藏在观察序列中，因此称之为隐马尔科夫模型</w:t>
      </w:r>
      <w:r>
        <w:rPr>
          <w:rFonts w:hint="eastAsia"/>
          <w:vertAlign w:val="superscript"/>
        </w:rPr>
        <w:t>[42]-[45]</w:t>
      </w:r>
      <w:r>
        <w:rPr>
          <w:rFonts w:hint="eastAsia"/>
        </w:rPr>
        <w:t>。</w:t>
      </w:r>
    </w:p>
    <w:p>
      <w:pPr>
        <w:pStyle w:val="44"/>
        <w:rPr>
          <w:rFonts w:hint="eastAsia"/>
        </w:rPr>
      </w:pPr>
      <w:r>
        <w:rPr>
          <w:rFonts w:hint="eastAsia"/>
        </w:rPr>
        <w:t>HMM由观测随机过程和一阶马尔科夫过程组成。一阶马尔科夫过程由状态转移矩阵A和初始状态分布</w:t>
      </w:r>
      <w:r>
        <w:rPr>
          <w:rFonts w:ascii="Times New Roman" w:hAnsi="Times New Roman" w:eastAsia="宋体" w:cs="Times New Roman"/>
          <w:color w:val="4F81BD"/>
          <w:kern w:val="2"/>
          <w:sz w:val="24"/>
          <w:szCs w:val="24"/>
          <w:lang w:val="en-US" w:eastAsia="zh-CN" w:bidi="ar-SA"/>
        </w:rPr>
        <w:object>
          <v:shape id="Picture 69" type="#_x0000_t75" style="height:14.1pt;width:16.7pt;rotation:0f;" o:ole="t" fillcolor="#FFFFFF" filled="f" o:preferrelative="t" stroked="f" coordorigin="0,0" coordsize="21600,21600">
            <v:fill on="f" color2="#FFFFFF" focus="0%"/>
            <v:imagedata gain="65536f" blacklevel="0f" gamma="0" o:title="" r:id="rId106"/>
            <o:lock v:ext="edit" position="f" selection="f" grouping="f" rotation="f" cropping="f" text="f" aspectratio="t"/>
            <w10:wrap type="none"/>
            <w10:anchorlock/>
          </v:shape>
          <o:OLEObject Type="Embed" ProgID="" ShapeID="Picture 69" DrawAspect="Content" ObjectID="_132" r:id="rId105"/>
        </w:object>
      </w:r>
      <w:r>
        <w:rPr>
          <w:rFonts w:hint="eastAsia"/>
        </w:rPr>
        <w:t>组成，其中A用来表达各个状态之间转移的概率。观测随机过程由状态输出概率矩阵B表示，B中的值用来描述状态和观测序列之间的对应关系。</w:t>
      </w:r>
    </w:p>
    <w:p>
      <w:pPr>
        <w:pStyle w:val="44"/>
        <w:ind w:firstLine="0" w:firstLineChars="0"/>
        <w:rPr>
          <w:rFonts w:hint="eastAsia"/>
          <w:vertAlign w:val="superscript"/>
        </w:rPr>
      </w:pPr>
      <w:r>
        <w:rPr>
          <w:rFonts w:hint="eastAsia"/>
        </w:rPr>
        <w:t>具体构成如5-1所示</w:t>
      </w:r>
      <w:r>
        <w:rPr>
          <w:rFonts w:hint="eastAsia"/>
          <w:vertAlign w:val="superscript"/>
        </w:rPr>
        <w:t>[35]</w:t>
      </w:r>
      <w:r>
        <w:rPr>
          <w:rFonts w:hint="eastAsia"/>
        </w:rPr>
        <w:t>。</w:t>
      </w:r>
    </w:p>
    <w:p>
      <w:pPr>
        <w:pStyle w:val="44"/>
        <w:ind w:firstLine="0" w:firstLineChars="0"/>
        <w:rPr>
          <w:rFonts w:hint="eastAsia"/>
        </w:rPr>
      </w:pPr>
    </w:p>
    <w:p>
      <w:pPr>
        <w:pStyle w:val="44"/>
        <w:spacing w:line="240" w:lineRule="auto"/>
        <w:ind w:firstLine="1080" w:firstLineChars="450"/>
      </w:pPr>
      <w:r>
        <w:rPr>
          <w:rFonts w:ascii="Times New Roman" w:hAnsi="Times New Roman" w:eastAsia="宋体" w:cs="Times New Roman"/>
          <w:kern w:val="2"/>
          <w:sz w:val="24"/>
          <w:szCs w:val="24"/>
          <w:lang w:val="en-US" w:eastAsia="zh-CN" w:bidi="ar-SA"/>
        </w:rPr>
        <w:object>
          <v:shape id="Picture 70" type="#_x0000_t75" style="height:47pt;width:345.05pt;rotation:0f;" o:ole="t"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o:OLEObject Type="Embed" ProgID="" ShapeID="Picture 70" DrawAspect="Content" ObjectID="_133" r:id="rId107"/>
        </w:object>
      </w:r>
    </w:p>
    <w:p>
      <w:pPr>
        <w:pStyle w:val="15"/>
        <w:rPr>
          <w:rFonts w:hint="eastAsia"/>
        </w:rPr>
      </w:pPr>
      <w:r>
        <w:rPr>
          <w:rFonts w:hint="eastAsia"/>
        </w:rPr>
        <w:t>图5-1 HMM构成</w:t>
      </w:r>
    </w:p>
    <w:p>
      <w:pPr>
        <w:pStyle w:val="44"/>
        <w:rPr>
          <w:rFonts w:hint="eastAsia"/>
        </w:rPr>
      </w:pPr>
      <w:r>
        <w:rPr>
          <w:rFonts w:hint="eastAsia"/>
        </w:rPr>
        <w:t>HMM可用</w:t>
      </w:r>
      <w:r>
        <w:rPr>
          <w:rFonts w:ascii="Times New Roman" w:hAnsi="Times New Roman" w:eastAsia="宋体" w:cs="Times New Roman"/>
          <w:color w:val="4F81BD"/>
          <w:kern w:val="2"/>
          <w:sz w:val="24"/>
          <w:szCs w:val="24"/>
          <w:lang w:val="en-US" w:eastAsia="zh-CN" w:bidi="ar-SA"/>
        </w:rPr>
        <w:object>
          <v:shape id="Picture 71" type="#_x0000_t75" style="height:18.35pt;width:122pt;rotation:0f;" o:ole="t"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o:OLEObject Type="Embed" ProgID="" ShapeID="Picture 71" DrawAspect="Content" ObjectID="_134" r:id="rId109"/>
        </w:object>
      </w:r>
      <w:r>
        <w:rPr>
          <w:rFonts w:hint="eastAsia"/>
        </w:rPr>
        <w:t>表示，一般情况下，可简单表示为</w:t>
      </w:r>
      <w:r>
        <w:rPr>
          <w:rFonts w:ascii="Times New Roman" w:hAnsi="Times New Roman" w:eastAsia="宋体" w:cs="Times New Roman"/>
          <w:color w:val="4F81BD"/>
          <w:kern w:val="2"/>
          <w:sz w:val="24"/>
          <w:szCs w:val="24"/>
          <w:lang w:val="en-US" w:eastAsia="zh-CN" w:bidi="ar-SA"/>
        </w:rPr>
        <w:object>
          <v:shape id="Picture 72" type="#_x0000_t75" style="height:18.35pt;width:81.9pt;rotation:0f;" o:ole="t"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o:OLEObject Type="Embed" ProgID="" ShapeID="Picture 72" DrawAspect="Content" ObjectID="_135" r:id="rId111"/>
        </w:object>
      </w:r>
      <w:r>
        <w:rPr>
          <w:rFonts w:hint="eastAsia"/>
        </w:rPr>
        <w:t>。</w:t>
      </w:r>
    </w:p>
    <w:p>
      <w:pPr>
        <w:pStyle w:val="44"/>
        <w:rPr>
          <w:rFonts w:hint="eastAsia"/>
        </w:rPr>
      </w:pPr>
      <w:r>
        <w:rPr>
          <w:rFonts w:hint="eastAsia"/>
        </w:rPr>
        <w:t>具体参数说明如下</w:t>
      </w:r>
      <w:r>
        <w:rPr>
          <w:rFonts w:hint="eastAsia"/>
          <w:vertAlign w:val="superscript"/>
        </w:rPr>
        <w:t>[35]</w:t>
      </w:r>
      <w:r>
        <w:rPr>
          <w:rFonts w:hint="eastAsia"/>
        </w:rPr>
        <w:t>：设T表示观测值序列长度</w:t>
      </w:r>
    </w:p>
    <w:p>
      <w:pPr>
        <w:pStyle w:val="44"/>
        <w:numPr>
          <w:ilvl w:val="0"/>
          <w:numId w:val="32"/>
        </w:numPr>
        <w:ind w:left="482" w:firstLine="0" w:firstLineChars="0"/>
        <w:rPr>
          <w:rFonts w:hint="eastAsia"/>
        </w:rPr>
      </w:pPr>
      <w:r>
        <w:rPr>
          <w:rFonts w:hint="eastAsia"/>
        </w:rPr>
        <w:t>N表示HMM模型中存在状态的个数</w:t>
      </w:r>
    </w:p>
    <w:p>
      <w:pPr>
        <w:pStyle w:val="44"/>
        <w:ind w:firstLine="425" w:firstLineChars="177"/>
        <w:rPr>
          <w:rFonts w:hint="eastAsia"/>
        </w:rPr>
      </w:pPr>
      <w:r>
        <w:rPr>
          <w:rFonts w:hint="eastAsia"/>
        </w:rPr>
        <w:t>设Q</w:t>
      </w:r>
      <w:r>
        <w:rPr>
          <w:rFonts w:hint="eastAsia"/>
          <w:vertAlign w:val="subscript"/>
        </w:rPr>
        <w:t>t</w:t>
      </w:r>
      <w:r>
        <w:rPr>
          <w:rFonts w:hint="eastAsia"/>
        </w:rPr>
        <w:t>为t时刻所处的状态，观测值序列Q={q</w:t>
      </w:r>
      <w:r>
        <w:rPr>
          <w:rFonts w:hint="eastAsia"/>
          <w:vertAlign w:val="subscript"/>
        </w:rPr>
        <w:t>1</w:t>
      </w:r>
      <w:r>
        <w:rPr>
          <w:rFonts w:hint="eastAsia"/>
        </w:rPr>
        <w:t>,q</w:t>
      </w:r>
      <w:r>
        <w:rPr>
          <w:rFonts w:hint="eastAsia"/>
          <w:vertAlign w:val="subscript"/>
        </w:rPr>
        <w:t>2</w:t>
      </w:r>
      <w:r>
        <w:rPr>
          <w:rFonts w:hint="eastAsia"/>
        </w:rPr>
        <w:t>,</w:t>
      </w:r>
      <w:r>
        <w:t>…</w:t>
      </w:r>
      <w:r>
        <w:rPr>
          <w:rFonts w:hint="eastAsia"/>
        </w:rPr>
        <w:t>q</w:t>
      </w:r>
      <w:r>
        <w:rPr>
          <w:rFonts w:hint="eastAsia"/>
          <w:vertAlign w:val="subscript"/>
        </w:rPr>
        <w:t>T</w:t>
      </w:r>
      <w:r>
        <w:rPr>
          <w:rFonts w:hint="eastAsia"/>
        </w:rPr>
        <w:t>}，其中则Q</w:t>
      </w:r>
      <w:r>
        <w:rPr>
          <w:rFonts w:hint="eastAsia"/>
          <w:vertAlign w:val="subscript"/>
        </w:rPr>
        <w:t>t</w:t>
      </w:r>
      <w:r>
        <w:rPr>
          <w:rFonts w:hint="eastAsia"/>
        </w:rPr>
        <w:t>的取值范围为{s</w:t>
      </w:r>
      <w:r>
        <w:rPr>
          <w:rFonts w:hint="eastAsia"/>
          <w:vertAlign w:val="subscript"/>
        </w:rPr>
        <w:t>1</w:t>
      </w:r>
      <w:r>
        <w:rPr>
          <w:rFonts w:hint="eastAsia"/>
        </w:rPr>
        <w:t>,s</w:t>
      </w:r>
      <w:r>
        <w:rPr>
          <w:rFonts w:hint="eastAsia"/>
          <w:vertAlign w:val="subscript"/>
        </w:rPr>
        <w:t>2</w:t>
      </w:r>
      <w:r>
        <w:rPr>
          <w:rFonts w:hint="eastAsia"/>
        </w:rPr>
        <w:t>,</w:t>
      </w:r>
      <w:r>
        <w:t>…</w:t>
      </w:r>
      <w:r>
        <w:rPr>
          <w:rFonts w:hint="eastAsia"/>
        </w:rPr>
        <w:t>,s</w:t>
      </w:r>
      <w:r>
        <w:rPr>
          <w:rFonts w:hint="eastAsia"/>
          <w:vertAlign w:val="subscript"/>
        </w:rPr>
        <w:t>N</w:t>
      </w:r>
      <w:r>
        <w:rPr>
          <w:rFonts w:hint="eastAsia"/>
        </w:rPr>
        <w:t>}。</w:t>
      </w:r>
    </w:p>
    <w:p>
      <w:pPr>
        <w:pStyle w:val="44"/>
        <w:numPr>
          <w:ilvl w:val="0"/>
          <w:numId w:val="32"/>
        </w:numPr>
        <w:ind w:left="482" w:firstLine="0" w:firstLineChars="0"/>
        <w:rPr>
          <w:rFonts w:hint="eastAsia"/>
        </w:rPr>
      </w:pPr>
      <w:r>
        <w:rPr>
          <w:rFonts w:hint="eastAsia"/>
        </w:rPr>
        <w:t>M表示模型中观测值的个数</w:t>
      </w:r>
    </w:p>
    <w:p>
      <w:pPr>
        <w:pStyle w:val="44"/>
        <w:rPr>
          <w:rFonts w:hint="eastAsia"/>
        </w:rPr>
      </w:pPr>
      <w:r>
        <w:rPr>
          <w:rFonts w:hint="eastAsia"/>
        </w:rPr>
        <w:t>设O</w:t>
      </w:r>
      <w:r>
        <w:rPr>
          <w:rFonts w:hint="eastAsia"/>
          <w:vertAlign w:val="subscript"/>
        </w:rPr>
        <w:t>t</w:t>
      </w:r>
      <w:r>
        <w:rPr>
          <w:rFonts w:hint="eastAsia"/>
        </w:rPr>
        <w:t>表示t时刻的观察值，观测序列O={o</w:t>
      </w:r>
      <w:r>
        <w:rPr>
          <w:rFonts w:hint="eastAsia"/>
          <w:vertAlign w:val="subscript"/>
        </w:rPr>
        <w:t>1</w:t>
      </w:r>
      <w:r>
        <w:rPr>
          <w:rFonts w:hint="eastAsia"/>
        </w:rPr>
        <w:t>,o</w:t>
      </w:r>
      <w:r>
        <w:rPr>
          <w:rFonts w:hint="eastAsia"/>
          <w:vertAlign w:val="subscript"/>
        </w:rPr>
        <w:t>2</w:t>
      </w:r>
      <w:r>
        <w:rPr>
          <w:rFonts w:hint="eastAsia"/>
        </w:rPr>
        <w:t>,o</w:t>
      </w:r>
      <w:r>
        <w:rPr>
          <w:rFonts w:hint="eastAsia"/>
          <w:vertAlign w:val="subscript"/>
        </w:rPr>
        <w:t>3</w:t>
      </w:r>
      <w:r>
        <w:rPr>
          <w:rFonts w:hint="eastAsia"/>
        </w:rPr>
        <w:t>,</w:t>
      </w:r>
      <w:r>
        <w:t>…</w:t>
      </w:r>
      <w:r>
        <w:rPr>
          <w:rFonts w:hint="eastAsia"/>
        </w:rPr>
        <w:t>,o</w:t>
      </w:r>
      <w:r>
        <w:rPr>
          <w:rFonts w:hint="eastAsia"/>
          <w:vertAlign w:val="subscript"/>
        </w:rPr>
        <w:t>T</w:t>
      </w:r>
      <w:r>
        <w:rPr>
          <w:rFonts w:hint="eastAsia"/>
        </w:rPr>
        <w:t>}，v</w:t>
      </w:r>
      <w:r>
        <w:rPr>
          <w:rFonts w:hint="eastAsia"/>
          <w:i/>
          <w:vertAlign w:val="subscript"/>
        </w:rPr>
        <w:t>i</w:t>
      </w:r>
      <w:r>
        <w:rPr>
          <w:rFonts w:hint="eastAsia"/>
        </w:rPr>
        <w:t>为t时刻的观察值，则O</w:t>
      </w:r>
      <w:r>
        <w:rPr>
          <w:rFonts w:hint="eastAsia"/>
          <w:vertAlign w:val="subscript"/>
        </w:rPr>
        <w:t>t</w:t>
      </w:r>
      <w:r>
        <w:rPr>
          <w:rFonts w:hint="eastAsia"/>
        </w:rPr>
        <w:t>的取值范围为{v</w:t>
      </w:r>
      <w:r>
        <w:rPr>
          <w:rFonts w:hint="eastAsia"/>
          <w:vertAlign w:val="subscript"/>
        </w:rPr>
        <w:t>1</w:t>
      </w:r>
      <w:r>
        <w:rPr>
          <w:rFonts w:hint="eastAsia"/>
        </w:rPr>
        <w:t>,v</w:t>
      </w:r>
      <w:r>
        <w:rPr>
          <w:rFonts w:hint="eastAsia"/>
          <w:vertAlign w:val="subscript"/>
        </w:rPr>
        <w:t>2</w:t>
      </w:r>
      <w:r>
        <w:rPr>
          <w:rFonts w:hint="eastAsia"/>
        </w:rPr>
        <w:t>,</w:t>
      </w:r>
      <w:r>
        <w:t>…</w:t>
      </w:r>
      <w:r>
        <w:rPr>
          <w:rFonts w:hint="eastAsia"/>
        </w:rPr>
        <w:t>,v</w:t>
      </w:r>
      <w:r>
        <w:rPr>
          <w:rFonts w:hint="eastAsia"/>
          <w:vertAlign w:val="subscript"/>
        </w:rPr>
        <w:t>M</w:t>
      </w:r>
      <w:r>
        <w:rPr>
          <w:rFonts w:hint="eastAsia"/>
        </w:rPr>
        <w:t>}。</w:t>
      </w:r>
    </w:p>
    <w:p>
      <w:pPr>
        <w:pStyle w:val="44"/>
        <w:numPr>
          <w:ilvl w:val="0"/>
          <w:numId w:val="32"/>
        </w:numPr>
        <w:ind w:left="482" w:firstLine="0" w:firstLineChars="0"/>
        <w:rPr>
          <w:rFonts w:hint="eastAsia"/>
        </w:rPr>
      </w:pPr>
      <w:r>
        <w:rPr>
          <w:rFonts w:hint="eastAsia"/>
        </w:rPr>
        <w:t>A表示模型的状态转移矩阵</w:t>
      </w:r>
    </w:p>
    <w:p>
      <w:pPr>
        <w:pStyle w:val="44"/>
        <w:ind w:left="482" w:firstLine="0" w:firstLineChars="0"/>
        <w:rPr>
          <w:rFonts w:hint="eastAsia"/>
        </w:rPr>
      </w:pPr>
      <w:r>
        <w:rPr>
          <w:rFonts w:hint="eastAsia"/>
        </w:rPr>
        <w:t>A={a</w:t>
      </w:r>
      <w:r>
        <w:rPr>
          <w:rFonts w:hint="eastAsia"/>
          <w:vertAlign w:val="subscript"/>
        </w:rPr>
        <w:t>ij</w:t>
      </w:r>
      <w:r>
        <w:rPr>
          <w:rFonts w:hint="eastAsia"/>
        </w:rPr>
        <w:t>|</w:t>
      </w:r>
      <w:r>
        <w:t>i,j=1,2,…</w:t>
      </w:r>
      <w:r>
        <w:rPr>
          <w:rFonts w:hint="eastAsia"/>
        </w:rPr>
        <w:t>,N}，a</w:t>
      </w:r>
      <w:r>
        <w:rPr>
          <w:rFonts w:hint="eastAsia"/>
          <w:vertAlign w:val="subscript"/>
        </w:rPr>
        <w:t>ij</w:t>
      </w:r>
      <w:r>
        <w:rPr>
          <w:rFonts w:hint="eastAsia"/>
        </w:rPr>
        <w:t>=P(q</w:t>
      </w:r>
      <w:r>
        <w:rPr>
          <w:rFonts w:hint="eastAsia"/>
          <w:vertAlign w:val="subscript"/>
        </w:rPr>
        <w:t>t</w:t>
      </w:r>
      <w:r>
        <w:rPr>
          <w:rFonts w:hint="eastAsia"/>
        </w:rPr>
        <w:t>=s</w:t>
      </w:r>
      <w:r>
        <w:rPr>
          <w:rFonts w:hint="eastAsia"/>
          <w:vertAlign w:val="subscript"/>
        </w:rPr>
        <w:t>j</w:t>
      </w:r>
      <w:r>
        <w:rPr>
          <w:rFonts w:hint="eastAsia"/>
        </w:rPr>
        <w:t>|q</w:t>
      </w:r>
      <w:r>
        <w:rPr>
          <w:rFonts w:hint="eastAsia"/>
          <w:vertAlign w:val="subscript"/>
        </w:rPr>
        <w:t>t-1</w:t>
      </w:r>
      <w:r>
        <w:rPr>
          <w:rFonts w:hint="eastAsia"/>
        </w:rPr>
        <w:t>=s</w:t>
      </w:r>
      <w:r>
        <w:rPr>
          <w:rFonts w:hint="eastAsia"/>
          <w:vertAlign w:val="subscript"/>
        </w:rPr>
        <w:t>i</w:t>
      </w:r>
      <w:r>
        <w:rPr>
          <w:rFonts w:hint="eastAsia"/>
        </w:rPr>
        <w:t>)表示在t时刻状态由s</w:t>
      </w:r>
      <w:r>
        <w:rPr>
          <w:rFonts w:hint="eastAsia"/>
          <w:vertAlign w:val="subscript"/>
        </w:rPr>
        <w:t>i</w:t>
      </w:r>
      <w:r>
        <w:rPr>
          <w:rFonts w:hint="eastAsia"/>
        </w:rPr>
        <w:t>转移到s</w:t>
      </w:r>
      <w:r>
        <w:rPr>
          <w:rFonts w:hint="eastAsia"/>
          <w:vertAlign w:val="subscript"/>
        </w:rPr>
        <w:t>j</w:t>
      </w:r>
      <w:r>
        <w:rPr>
          <w:rFonts w:hint="eastAsia"/>
        </w:rPr>
        <w:t>的概率。</w:t>
      </w:r>
    </w:p>
    <w:p>
      <w:pPr>
        <w:pStyle w:val="44"/>
        <w:numPr>
          <w:ilvl w:val="0"/>
          <w:numId w:val="32"/>
        </w:numPr>
        <w:ind w:left="482" w:firstLine="0" w:firstLineChars="0"/>
        <w:rPr>
          <w:rFonts w:hint="eastAsia"/>
        </w:rPr>
      </w:pPr>
      <w:r>
        <w:rPr>
          <w:rFonts w:hint="eastAsia"/>
        </w:rPr>
        <w:t>B为观察概率分布矩阵</w:t>
      </w:r>
    </w:p>
    <w:p>
      <w:pPr>
        <w:pStyle w:val="44"/>
        <w:rPr>
          <w:rFonts w:hint="eastAsia"/>
        </w:rPr>
      </w:pPr>
      <w:r>
        <w:rPr>
          <w:rFonts w:hint="eastAsia"/>
        </w:rPr>
        <w:t>B={b</w:t>
      </w:r>
      <w:r>
        <w:rPr>
          <w:rFonts w:hint="eastAsia"/>
          <w:vertAlign w:val="subscript"/>
        </w:rPr>
        <w:t>jk</w:t>
      </w:r>
      <w:r>
        <w:rPr>
          <w:rFonts w:hint="eastAsia"/>
        </w:rPr>
        <w:t>,j=1,2,</w:t>
      </w:r>
      <w:r>
        <w:t>…</w:t>
      </w:r>
      <w:r>
        <w:rPr>
          <w:rFonts w:hint="eastAsia"/>
        </w:rPr>
        <w:t>N;k = 1,2,</w:t>
      </w:r>
      <w:r>
        <w:t>…</w:t>
      </w:r>
      <w:r>
        <w:rPr>
          <w:rFonts w:hint="eastAsia"/>
        </w:rPr>
        <w:t>M}, b</w:t>
      </w:r>
      <w:r>
        <w:rPr>
          <w:rFonts w:hint="eastAsia"/>
          <w:vertAlign w:val="subscript"/>
        </w:rPr>
        <w:t>jk</w:t>
      </w:r>
      <w:r>
        <w:rPr>
          <w:rFonts w:hint="eastAsia"/>
        </w:rPr>
        <w:t>=P(o</w:t>
      </w:r>
      <w:r>
        <w:rPr>
          <w:rFonts w:hint="eastAsia"/>
          <w:vertAlign w:val="subscript"/>
        </w:rPr>
        <w:t>t</w:t>
      </w:r>
      <w:r>
        <w:rPr>
          <w:rFonts w:hint="eastAsia"/>
        </w:rPr>
        <w:t>= v</w:t>
      </w:r>
      <w:r>
        <w:rPr>
          <w:rFonts w:hint="eastAsia"/>
          <w:vertAlign w:val="subscript"/>
        </w:rPr>
        <w:t>k</w:t>
      </w:r>
      <w:r>
        <w:rPr>
          <w:rFonts w:hint="eastAsia"/>
        </w:rPr>
        <w:t>|q=s</w:t>
      </w:r>
      <w:r>
        <w:rPr>
          <w:rFonts w:hint="eastAsia"/>
          <w:vertAlign w:val="subscript"/>
        </w:rPr>
        <w:t>j</w:t>
      </w:r>
      <w:r>
        <w:rPr>
          <w:rFonts w:hint="eastAsia"/>
        </w:rPr>
        <w:t>)，表示t时刻状态值为s</w:t>
      </w:r>
      <w:r>
        <w:rPr>
          <w:rFonts w:hint="eastAsia"/>
          <w:vertAlign w:val="subscript"/>
        </w:rPr>
        <w:t>j</w:t>
      </w:r>
      <w:r>
        <w:rPr>
          <w:rFonts w:hint="eastAsia"/>
        </w:rPr>
        <w:t>时观察值为v</w:t>
      </w:r>
      <w:r>
        <w:rPr>
          <w:rFonts w:hint="eastAsia"/>
          <w:vertAlign w:val="subscript"/>
        </w:rPr>
        <w:t>k</w:t>
      </w:r>
      <w:r>
        <w:rPr>
          <w:rFonts w:hint="eastAsia"/>
        </w:rPr>
        <w:t>的概率。</w:t>
      </w:r>
    </w:p>
    <w:p>
      <w:pPr>
        <w:pStyle w:val="44"/>
        <w:numPr>
          <w:ilvl w:val="0"/>
          <w:numId w:val="32"/>
        </w:numPr>
        <w:ind w:left="482" w:firstLine="0" w:firstLineChars="0"/>
        <w:rPr>
          <w:rFonts w:hint="eastAsia"/>
        </w:rPr>
      </w:pPr>
      <w:r>
        <w:rPr>
          <w:rFonts w:ascii="Times New Roman" w:hAnsi="Times New Roman" w:eastAsia="宋体" w:cs="Times New Roman"/>
          <w:color w:val="4F81BD"/>
          <w:kern w:val="2"/>
          <w:sz w:val="24"/>
          <w:szCs w:val="24"/>
          <w:lang w:val="en-US" w:eastAsia="zh-CN" w:bidi="ar-SA"/>
        </w:rPr>
        <w:object>
          <v:shape id="Picture 73" type="#_x0000_t75" style="height:14.1pt;width:16.7pt;rotation:0f;" o:ole="t" fillcolor="#FFFFFF" filled="f" o:preferrelative="t" stroked="f" coordorigin="0,0" coordsize="21600,21600">
            <v:fill on="f" color2="#FFFFFF" focus="0%"/>
            <v:imagedata gain="65536f" blacklevel="0f" gamma="0" o:title="" r:id="rId114"/>
            <o:lock v:ext="edit" position="f" selection="f" grouping="f" rotation="f" cropping="f" text="f" aspectratio="t"/>
            <w10:wrap type="none"/>
            <w10:anchorlock/>
          </v:shape>
          <o:OLEObject Type="Embed" ProgID="" ShapeID="Picture 73" DrawAspect="Content" ObjectID="_136" r:id="rId113"/>
        </w:object>
      </w:r>
      <w:r>
        <w:rPr>
          <w:rFonts w:hint="eastAsia"/>
        </w:rPr>
        <w:t>表示初始状态分布</w:t>
      </w:r>
    </w:p>
    <w:p>
      <w:pPr>
        <w:pStyle w:val="44"/>
        <w:ind w:left="482" w:firstLine="0" w:firstLineChars="0"/>
        <w:rPr>
          <w:rFonts w:hint="eastAsia"/>
        </w:rPr>
      </w:pPr>
      <w:r>
        <w:rPr>
          <w:rFonts w:ascii="Times New Roman" w:hAnsi="Times New Roman" w:eastAsia="宋体" w:cs="Times New Roman"/>
          <w:color w:val="4F81BD"/>
          <w:kern w:val="2"/>
          <w:sz w:val="24"/>
          <w:szCs w:val="24"/>
          <w:lang w:val="en-US" w:eastAsia="zh-CN" w:bidi="ar-SA"/>
        </w:rPr>
        <w:object>
          <v:shape id="Picture 74" type="#_x0000_t75" style="height:19.7pt;width:145.4pt;rotation:0f;" o:ole="t" fillcolor="#FFFFFF" filled="f" o:preferrelative="t" stroked="f" coordorigin="0,0" coordsize="21600,21600">
            <v:fill on="f" color2="#FFFFFF" focus="0%"/>
            <v:imagedata gain="65536f" blacklevel="0f" gamma="0" o:title="" r:id="rId116"/>
            <o:lock v:ext="edit" position="f" selection="f" grouping="f" rotation="f" cropping="f" text="f" aspectratio="t"/>
            <w10:wrap type="none"/>
            <w10:anchorlock/>
          </v:shape>
          <o:OLEObject Type="Embed" ProgID="" ShapeID="Picture 74" DrawAspect="Content" ObjectID="_137" r:id="rId115"/>
        </w:object>
      </w:r>
      <w:r>
        <w:rPr>
          <w:rFonts w:hint="eastAsia"/>
        </w:rPr>
        <w:t>，</w:t>
      </w:r>
      <w:r>
        <w:rPr>
          <w:rFonts w:ascii="Times New Roman" w:hAnsi="Times New Roman" w:eastAsia="宋体" w:cs="Times New Roman"/>
          <w:color w:val="4F81BD"/>
          <w:kern w:val="2"/>
          <w:sz w:val="24"/>
          <w:szCs w:val="24"/>
          <w:lang w:val="en-US" w:eastAsia="zh-CN" w:bidi="ar-SA"/>
        </w:rPr>
        <w:object>
          <v:shape id="Picture 75" type="#_x0000_t75" style="height:19.7pt;width:96.9pt;rotation:0f;" o:ole="t" fillcolor="#FFFFFF" filled="f" o:preferrelative="t" stroked="f" coordorigin="0,0" coordsize="21600,21600">
            <v:fill on="f" color2="#FFFFFF" focus="0%"/>
            <v:imagedata gain="65536f" blacklevel="0f" gamma="0" o:title="" r:id="rId118"/>
            <o:lock v:ext="edit" position="f" selection="f" grouping="f" rotation="f" cropping="f" text="f" aspectratio="t"/>
            <w10:wrap type="none"/>
            <w10:anchorlock/>
          </v:shape>
          <o:OLEObject Type="Embed" ProgID="" ShapeID="Picture 75" DrawAspect="Content" ObjectID="_138" r:id="rId117"/>
        </w:object>
      </w:r>
      <w:r>
        <w:rPr>
          <w:rFonts w:hint="eastAsia"/>
        </w:rPr>
        <w:t>，表示序列的初始状态为</w:t>
      </w:r>
      <w:r>
        <w:rPr>
          <w:rFonts w:ascii="Times New Roman" w:hAnsi="Times New Roman" w:eastAsia="宋体" w:cs="Times New Roman"/>
          <w:color w:val="4F81BD"/>
          <w:kern w:val="2"/>
          <w:sz w:val="24"/>
          <w:szCs w:val="24"/>
          <w:lang w:val="en-US" w:eastAsia="zh-CN" w:bidi="ar-SA"/>
        </w:rPr>
        <w:object>
          <v:shape id="Picture 76" type="#_x0000_t75" style="height:19.7pt;width:15.05pt;rotation:0f;" o:ole="t" fillcolor="#FFFFFF" filled="f" o:preferrelative="t" stroked="f" coordorigin="0,0" coordsize="21600,21600">
            <v:fill on="f" color2="#FFFFFF" focus="0%"/>
            <v:imagedata gain="65536f" blacklevel="0f" gamma="0" o:title="" r:id="rId120"/>
            <o:lock v:ext="edit" position="f" selection="f" grouping="f" rotation="f" cropping="f" text="f" aspectratio="t"/>
            <w10:wrap type="none"/>
            <w10:anchorlock/>
          </v:shape>
          <o:OLEObject Type="Embed" ProgID="" ShapeID="Picture 76" DrawAspect="Content" ObjectID="_139" r:id="rId119"/>
        </w:object>
      </w:r>
      <w:r>
        <w:rPr>
          <w:rFonts w:hint="eastAsia"/>
        </w:rPr>
        <w:t>。</w:t>
      </w:r>
    </w:p>
    <w:p>
      <w:pPr>
        <w:pStyle w:val="44"/>
        <w:numPr>
          <w:ilvl w:val="0"/>
          <w:numId w:val="31"/>
        </w:numPr>
        <w:spacing w:before="260" w:after="260" w:line="360" w:lineRule="auto"/>
        <w:ind w:firstLineChars="0"/>
        <w:outlineLvl w:val="2"/>
        <w:rPr>
          <w:rFonts w:hint="eastAsia" w:ascii="黑体" w:eastAsia="黑体"/>
          <w:sz w:val="28"/>
          <w:szCs w:val="28"/>
        </w:rPr>
      </w:pPr>
      <w:bookmarkStart w:id="106" w:name="_Toc387910673"/>
      <w:r>
        <w:rPr>
          <w:rFonts w:hint="eastAsia" w:ascii="黑体" w:eastAsia="黑体"/>
          <w:sz w:val="28"/>
          <w:szCs w:val="28"/>
        </w:rPr>
        <w:t>HMM基本问题</w:t>
      </w:r>
      <w:bookmarkEnd w:id="106"/>
    </w:p>
    <w:p>
      <w:pPr>
        <w:pStyle w:val="44"/>
        <w:rPr>
          <w:rFonts w:hint="eastAsia"/>
        </w:rPr>
      </w:pPr>
      <w:r>
        <w:rPr>
          <w:rFonts w:hint="eastAsia"/>
        </w:rPr>
        <w:t>HMM模型主要解决了三个基本问题：估值问题，解码问题，学习问题</w:t>
      </w:r>
      <w:r>
        <w:rPr>
          <w:rFonts w:hint="eastAsia"/>
          <w:vertAlign w:val="superscript"/>
        </w:rPr>
        <w:t>[46]</w:t>
      </w:r>
      <w:r>
        <w:rPr>
          <w:rFonts w:hint="eastAsia"/>
        </w:rPr>
        <w:t>。</w:t>
      </w:r>
    </w:p>
    <w:p>
      <w:pPr>
        <w:pStyle w:val="44"/>
        <w:numPr>
          <w:ilvl w:val="0"/>
          <w:numId w:val="33"/>
        </w:numPr>
        <w:ind w:left="482" w:firstLine="0" w:firstLineChars="0"/>
        <w:rPr>
          <w:rFonts w:hint="eastAsia"/>
        </w:rPr>
      </w:pPr>
      <w:r>
        <w:rPr>
          <w:rFonts w:hint="eastAsia"/>
        </w:rPr>
        <w:t>估值问题</w:t>
      </w:r>
    </w:p>
    <w:p>
      <w:pPr>
        <w:pStyle w:val="44"/>
        <w:rPr>
          <w:rFonts w:hint="eastAsia"/>
        </w:rPr>
      </w:pPr>
      <w:r>
        <w:rPr>
          <w:rFonts w:hint="eastAsia"/>
        </w:rPr>
        <w:t>假设，已经知道一个HMM模型λ，其转移概率a</w:t>
      </w:r>
      <w:r>
        <w:rPr>
          <w:rFonts w:hint="eastAsia"/>
          <w:vertAlign w:val="subscript"/>
        </w:rPr>
        <w:t>ij</w:t>
      </w:r>
      <w:r>
        <w:rPr>
          <w:rFonts w:hint="eastAsia"/>
        </w:rPr>
        <w:t>和b</w:t>
      </w:r>
      <w:r>
        <w:rPr>
          <w:rFonts w:hint="eastAsia"/>
          <w:vertAlign w:val="subscript"/>
        </w:rPr>
        <w:t>jk</w:t>
      </w:r>
      <w:r>
        <w:rPr>
          <w:rFonts w:hint="eastAsia"/>
        </w:rPr>
        <w:t>均已知。估值问题就是计算在当前模型下产生某一给定的观察序列O={o</w:t>
      </w:r>
      <w:r>
        <w:rPr>
          <w:rFonts w:hint="eastAsia"/>
          <w:vertAlign w:val="subscript"/>
        </w:rPr>
        <w:t>1</w:t>
      </w:r>
      <w:r>
        <w:rPr>
          <w:rFonts w:hint="eastAsia"/>
        </w:rPr>
        <w:t>,o</w:t>
      </w:r>
      <w:r>
        <w:rPr>
          <w:rFonts w:hint="eastAsia"/>
          <w:vertAlign w:val="subscript"/>
        </w:rPr>
        <w:t>2</w:t>
      </w:r>
      <w:r>
        <w:rPr>
          <w:rFonts w:hint="eastAsia"/>
        </w:rPr>
        <w:t>,o</w:t>
      </w:r>
      <w:r>
        <w:rPr>
          <w:rFonts w:hint="eastAsia"/>
          <w:vertAlign w:val="subscript"/>
        </w:rPr>
        <w:t>3</w:t>
      </w:r>
      <w:r>
        <w:rPr>
          <w:rFonts w:hint="eastAsia"/>
        </w:rPr>
        <w:t>,</w:t>
      </w:r>
      <w:r>
        <w:t>…</w:t>
      </w:r>
      <w:r>
        <w:rPr>
          <w:rFonts w:hint="eastAsia"/>
        </w:rPr>
        <w:t>,o</w:t>
      </w:r>
      <w:r>
        <w:rPr>
          <w:rFonts w:hint="eastAsia"/>
          <w:vertAlign w:val="subscript"/>
        </w:rPr>
        <w:t>T</w:t>
      </w:r>
      <w:r>
        <w:rPr>
          <w:rFonts w:hint="eastAsia"/>
        </w:rPr>
        <w:t>}的概率</w:t>
      </w:r>
      <w:r>
        <w:rPr>
          <w:rFonts w:ascii="Times New Roman" w:hAnsi="Times New Roman" w:eastAsia="宋体" w:cs="Times New Roman"/>
          <w:color w:val="4F81BD"/>
          <w:kern w:val="2"/>
          <w:sz w:val="24"/>
          <w:szCs w:val="24"/>
          <w:lang w:val="en-US" w:eastAsia="zh-CN" w:bidi="ar-SA"/>
        </w:rPr>
        <w:object>
          <v:shape id="Picture 77" type="#_x0000_t75" style="height:18.35pt;width:55.15pt;rotation:0f;" o:ole="t" fillcolor="#FFFFFF" filled="f" o:preferrelative="t" stroked="f" coordorigin="0,0" coordsize="21600,21600">
            <v:fill on="f" color2="#FFFFFF" focus="0%"/>
            <v:imagedata gain="65536f" blacklevel="0f" gamma="0" o:title="" r:id="rId122"/>
            <o:lock v:ext="edit" position="f" selection="f" grouping="f" rotation="f" cropping="f" text="f" aspectratio="t"/>
            <w10:wrap type="none"/>
            <w10:anchorlock/>
          </v:shape>
          <o:OLEObject Type="Embed" ProgID="" ShapeID="Picture 77" DrawAspect="Content" ObjectID="_140" r:id="rId121"/>
        </w:object>
      </w:r>
      <w:r>
        <w:rPr>
          <w:rFonts w:hint="eastAsia"/>
        </w:rPr>
        <w:t>。</w:t>
      </w:r>
    </w:p>
    <w:p>
      <w:pPr>
        <w:pStyle w:val="44"/>
        <w:rPr>
          <w:rFonts w:hint="eastAsia"/>
        </w:rPr>
      </w:pPr>
      <w:r>
        <w:rPr>
          <w:rFonts w:hint="eastAsia"/>
        </w:rPr>
        <w:t>估值问题一般用于识别算法中，每个类别有对应一个HMM模型，计算在某个HMM模型下产生观测序列O的概率，由此计算出来产生这个观测序列O的最大可能性的HMM，从而进行识别，一般使用前向后算法和后向算法来解决估值问题</w:t>
      </w:r>
      <w:r>
        <w:rPr>
          <w:rFonts w:hint="eastAsia"/>
          <w:vertAlign w:val="superscript"/>
        </w:rPr>
        <w:t>[47]</w:t>
      </w:r>
      <w:r>
        <w:rPr>
          <w:rFonts w:hint="eastAsia"/>
        </w:rPr>
        <w:t>。</w:t>
      </w:r>
    </w:p>
    <w:p>
      <w:pPr>
        <w:pStyle w:val="44"/>
        <w:numPr>
          <w:ilvl w:val="0"/>
          <w:numId w:val="33"/>
        </w:numPr>
        <w:ind w:left="482" w:firstLine="0" w:firstLineChars="0"/>
        <w:rPr>
          <w:rFonts w:hint="eastAsia"/>
        </w:rPr>
      </w:pPr>
      <w:r>
        <w:rPr>
          <w:rFonts w:hint="eastAsia"/>
        </w:rPr>
        <w:t>解码问题</w:t>
      </w:r>
    </w:p>
    <w:p>
      <w:pPr>
        <w:pStyle w:val="44"/>
        <w:rPr>
          <w:rFonts w:hint="eastAsia"/>
        </w:rPr>
      </w:pPr>
      <w:r>
        <w:rPr>
          <w:rFonts w:hint="eastAsia"/>
        </w:rPr>
        <w:t>假设，有一个HMM模型λ，并利用该模型产生观测序列O。解码问题就是根据给定的HMM模型和观测序列的条件下，找到可能性最大的隐状态序列。</w:t>
      </w:r>
    </w:p>
    <w:p>
      <w:pPr>
        <w:pStyle w:val="44"/>
        <w:ind w:firstLine="0" w:firstLineChars="0"/>
        <w:rPr>
          <w:rFonts w:hint="eastAsia"/>
        </w:rPr>
      </w:pPr>
      <w:r>
        <w:rPr>
          <w:rFonts w:hint="eastAsia"/>
        </w:rPr>
        <w:t>即要找产生观测序列O时的λ的状态次序</w:t>
      </w:r>
      <w:r>
        <w:rPr>
          <w:rFonts w:ascii="Times New Roman" w:hAnsi="Times New Roman" w:eastAsia="宋体" w:cs="Times New Roman"/>
          <w:kern w:val="2"/>
          <w:sz w:val="24"/>
          <w:szCs w:val="24"/>
          <w:lang w:val="en-US" w:eastAsia="zh-CN" w:bidi="ar-SA"/>
        </w:rPr>
        <w:object>
          <v:shape id="Picture 78" type="#_x0000_t75" style="height:19.7pt;width:168.75pt;rotation:0f;" o:ole="t"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o:OLEObject Type="Embed" ProgID="" ShapeID="Picture 78" DrawAspect="Content" ObjectID="_141" r:id="rId123"/>
        </w:object>
      </w:r>
      <w:r>
        <w:rPr>
          <w:rFonts w:hint="eastAsia"/>
        </w:rPr>
        <w:t>，一般使用Viterbi算法来解决解码问题，其算法的核心思想就是找到最有可能产生观测序列的Viterbi路径，用于解释产生的观测序列</w:t>
      </w:r>
      <w:r>
        <w:rPr>
          <w:rFonts w:hint="eastAsia"/>
          <w:vertAlign w:val="superscript"/>
        </w:rPr>
        <w:t>[47]</w:t>
      </w:r>
      <w:r>
        <w:rPr>
          <w:rFonts w:hint="eastAsia"/>
        </w:rPr>
        <w:t>。</w:t>
      </w:r>
    </w:p>
    <w:p>
      <w:pPr>
        <w:pStyle w:val="44"/>
        <w:numPr>
          <w:ilvl w:val="0"/>
          <w:numId w:val="33"/>
        </w:numPr>
        <w:ind w:left="482" w:firstLine="0" w:firstLineChars="0"/>
        <w:rPr>
          <w:rFonts w:hint="eastAsia"/>
        </w:rPr>
      </w:pPr>
      <w:r>
        <w:rPr>
          <w:rFonts w:hint="eastAsia"/>
        </w:rPr>
        <w:t>学习问题</w:t>
      </w:r>
    </w:p>
    <w:p>
      <w:pPr>
        <w:pStyle w:val="44"/>
        <w:rPr>
          <w:rFonts w:hint="eastAsia"/>
        </w:rPr>
      </w:pPr>
      <w:r>
        <w:rPr>
          <w:rFonts w:hint="eastAsia"/>
        </w:rPr>
        <w:t>学习问题也称训练问题。假设，只知道HMM模型的N和M值，a</w:t>
      </w:r>
      <w:r>
        <w:rPr>
          <w:rFonts w:hint="eastAsia"/>
          <w:vertAlign w:val="subscript"/>
        </w:rPr>
        <w:t>ij</w:t>
      </w:r>
      <w:r>
        <w:rPr>
          <w:rFonts w:hint="eastAsia"/>
        </w:rPr>
        <w:t>和b</w:t>
      </w:r>
      <w:r>
        <w:rPr>
          <w:rFonts w:hint="eastAsia"/>
          <w:vertAlign w:val="subscript"/>
        </w:rPr>
        <w:t>jk</w:t>
      </w:r>
      <w:r>
        <w:rPr>
          <w:rFonts w:hint="eastAsia"/>
        </w:rPr>
        <w:t>均未知。学习问题就是如何根据一个或多个观测序列，调整</w:t>
      </w:r>
      <w:r>
        <w:rPr>
          <w:rFonts w:ascii="Times New Roman" w:hAnsi="Times New Roman" w:eastAsia="宋体" w:cs="Times New Roman"/>
          <w:kern w:val="2"/>
          <w:sz w:val="24"/>
          <w:szCs w:val="24"/>
          <w:lang w:val="en-US" w:eastAsia="zh-CN" w:bidi="ar-SA"/>
        </w:rPr>
        <w:object>
          <v:shape id="Picture 79" type="#_x0000_t75" style="height:16.95pt;width:15.05pt;rotation:0f;" o:ole="t"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o:OLEObject Type="Embed" ProgID="" ShapeID="Picture 79" DrawAspect="Content" ObjectID="_142" r:id="rId125"/>
        </w:object>
      </w:r>
      <w:r>
        <w:rPr>
          <w:rFonts w:hint="eastAsia"/>
        </w:rPr>
        <w:t>中a</w:t>
      </w:r>
      <w:r>
        <w:rPr>
          <w:rFonts w:hint="eastAsia"/>
          <w:vertAlign w:val="subscript"/>
        </w:rPr>
        <w:t>ij</w:t>
      </w:r>
      <w:r>
        <w:rPr>
          <w:rFonts w:hint="eastAsia"/>
        </w:rPr>
        <w:t>和b</w:t>
      </w:r>
      <w:r>
        <w:rPr>
          <w:rFonts w:hint="eastAsia"/>
          <w:vertAlign w:val="subscript"/>
        </w:rPr>
        <w:t>jk</w:t>
      </w:r>
      <w:r>
        <w:rPr>
          <w:rFonts w:hint="eastAsia"/>
        </w:rPr>
        <w:t>的值，使其在当前模型</w:t>
      </w:r>
      <w:r>
        <w:rPr>
          <w:rFonts w:ascii="Times New Roman" w:hAnsi="Times New Roman" w:eastAsia="宋体" w:cs="Times New Roman"/>
          <w:kern w:val="2"/>
          <w:sz w:val="24"/>
          <w:szCs w:val="24"/>
          <w:lang w:val="en-US" w:eastAsia="zh-CN" w:bidi="ar-SA"/>
        </w:rPr>
        <w:object>
          <v:shape id="Picture 80" type="#_x0000_t75" style="height:16.95pt;width:15.05pt;rotation:0f;" o:ole="t"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o:OLEObject Type="Embed" ProgID="" ShapeID="Picture 80" DrawAspect="Content" ObjectID="_143" r:id="rId127"/>
        </w:object>
      </w:r>
      <w:r>
        <w:rPr>
          <w:rFonts w:hint="eastAsia"/>
        </w:rPr>
        <w:t>中产生本观测序列的概率最大，即使</w:t>
      </w:r>
      <w:r>
        <w:rPr>
          <w:rFonts w:ascii="Times New Roman" w:hAnsi="Times New Roman" w:eastAsia="宋体" w:cs="Times New Roman"/>
          <w:kern w:val="2"/>
          <w:sz w:val="24"/>
          <w:szCs w:val="24"/>
          <w:lang w:val="en-US" w:eastAsia="zh-CN" w:bidi="ar-SA"/>
        </w:rPr>
        <w:object>
          <v:shape id="Picture 81" type="#_x0000_t75" style="height:18.35pt;width:56.85pt;rotation:0f;" o:ole="t" fillcolor="#FFFFFF" filled="f" o:preferrelative="t" stroked="f" coordorigin="0,0" coordsize="21600,21600">
            <v:fill on="f" color2="#FFFFFF" focus="0%"/>
            <v:imagedata gain="65536f" blacklevel="0f" gamma="0" o:title="" r:id="rId129"/>
            <o:lock v:ext="edit" position="f" selection="f" grouping="f" rotation="f" cropping="f" text="f" aspectratio="t"/>
            <w10:wrap type="none"/>
            <w10:anchorlock/>
          </v:shape>
          <o:OLEObject Type="Embed" ProgID="" ShapeID="Picture 81" DrawAspect="Content" ObjectID="_144" r:id="rId128"/>
        </w:object>
      </w:r>
      <w:r>
        <w:rPr>
          <w:rFonts w:hint="eastAsia"/>
        </w:rPr>
        <w:t>的值最大。</w:t>
      </w:r>
    </w:p>
    <w:p>
      <w:pPr>
        <w:pStyle w:val="44"/>
        <w:rPr>
          <w:rFonts w:hint="eastAsia"/>
        </w:rPr>
      </w:pPr>
      <w:r>
        <w:rPr>
          <w:rFonts w:hint="eastAsia"/>
        </w:rPr>
        <w:t>在HMM的三个基本问题中，学习问题是最困难的一个。到目前为止，学习问题还不能得到真实的模型参数，一般使用Baum-Welch算法来解决学习问题。Baum-Welch算法也称作前向-后向算法，它是一种极大似然估计过程。其核心是想是通过迭代方式更新权重，使得模型能够更好的解释训练样本序列</w:t>
      </w:r>
      <w:r>
        <w:rPr>
          <w:rFonts w:hint="eastAsia"/>
          <w:vertAlign w:val="superscript"/>
        </w:rPr>
        <w:t>[47]</w:t>
      </w:r>
      <w:r>
        <w:rPr>
          <w:rFonts w:hint="eastAsia"/>
        </w:rPr>
        <w:t>。</w:t>
      </w:r>
    </w:p>
    <w:p>
      <w:pPr>
        <w:pStyle w:val="56"/>
        <w:numPr>
          <w:ilvl w:val="0"/>
          <w:numId w:val="30"/>
        </w:numPr>
        <w:rPr>
          <w:rFonts w:hint="eastAsia"/>
          <w:color w:val="4F81BD"/>
        </w:rPr>
      </w:pPr>
      <w:bookmarkStart w:id="107" w:name="_Toc387910674"/>
      <w:r>
        <w:rPr>
          <w:rFonts w:hint="eastAsia"/>
        </w:rPr>
        <w:t>SVM模型</w:t>
      </w:r>
      <w:bookmarkEnd w:id="107"/>
    </w:p>
    <w:p>
      <w:pPr>
        <w:pStyle w:val="44"/>
        <w:numPr>
          <w:ilvl w:val="0"/>
          <w:numId w:val="34"/>
        </w:numPr>
        <w:spacing w:before="260" w:after="260" w:line="360" w:lineRule="auto"/>
        <w:ind w:firstLineChars="0"/>
        <w:outlineLvl w:val="2"/>
        <w:rPr>
          <w:rFonts w:hint="eastAsia" w:ascii="黑体" w:hAnsi="黑体" w:eastAsia="黑体"/>
          <w:sz w:val="28"/>
          <w:szCs w:val="28"/>
        </w:rPr>
      </w:pPr>
      <w:bookmarkStart w:id="108" w:name="_Toc387910675"/>
      <w:r>
        <w:rPr>
          <w:rFonts w:hint="eastAsia" w:ascii="黑体" w:hAnsi="黑体" w:eastAsia="黑体"/>
          <w:sz w:val="28"/>
          <w:szCs w:val="28"/>
        </w:rPr>
        <w:t>SVM基本原理</w:t>
      </w:r>
      <w:bookmarkEnd w:id="108"/>
    </w:p>
    <w:p>
      <w:pPr>
        <w:pStyle w:val="44"/>
        <w:rPr>
          <w:rFonts w:hint="eastAsia"/>
        </w:rPr>
      </w:pPr>
      <w:r>
        <w:rPr>
          <w:rFonts w:hint="eastAsia"/>
        </w:rPr>
        <w:t>SVM模型是V·Vapnik等在20世纪六、七时年代提出，九十年代中期发展起来的一种机器学习方法。SVM的方法是建在结构VC维理论和风险最小化理论基础之上的。SVM将数据通过非线性变换，使其映射到高维甚至无穷维的特征空间中。将原空间中的非线性判别函数转化为高维空间中的线性判别函数，在高维空间中找到最优分类面，从而到达分类目的</w:t>
      </w:r>
      <w:r>
        <w:rPr>
          <w:rFonts w:hint="eastAsia"/>
          <w:vertAlign w:val="superscript"/>
        </w:rPr>
        <w:t>[48]</w:t>
      </w:r>
      <w:r>
        <w:rPr>
          <w:rFonts w:hint="eastAsia"/>
        </w:rPr>
        <w:t>。</w:t>
      </w:r>
    </w:p>
    <w:p>
      <w:pPr>
        <w:pStyle w:val="44"/>
        <w:numPr>
          <w:ilvl w:val="0"/>
          <w:numId w:val="35"/>
        </w:numPr>
        <w:ind w:firstLineChars="0"/>
        <w:rPr>
          <w:rFonts w:hint="eastAsia"/>
        </w:rPr>
      </w:pPr>
      <w:r>
        <w:rPr>
          <w:rFonts w:hint="eastAsia"/>
        </w:rPr>
        <w:t>VC维</w:t>
      </w:r>
    </w:p>
    <w:p>
      <w:pPr>
        <w:pStyle w:val="44"/>
        <w:rPr>
          <w:rFonts w:hint="eastAsia"/>
        </w:rPr>
      </w:pPr>
      <w:r>
        <w:rPr>
          <w:rFonts w:hint="eastAsia"/>
        </w:rPr>
        <w:t>VC维用来描述机器学习的复杂程度，它是对函数类的一种度量。函数集的VC维就是当VC维越高时，问题的复杂程度越高。如对于只有0，1两种取值的函数，存在n个样本，如果该函数可以进行2</w:t>
      </w:r>
      <w:r>
        <w:rPr>
          <w:rFonts w:hint="eastAsia"/>
          <w:vertAlign w:val="superscript"/>
        </w:rPr>
        <w:t>n</w:t>
      </w:r>
      <w:r>
        <w:rPr>
          <w:rFonts w:hint="eastAsia"/>
        </w:rPr>
        <w:t>种分类，那么这个函数的VC维就是它能够分类出的最大的样本集的样本数目n。若存在函数可以把任意数目的样本分开，则这个函数簇的VC维是无穷大，但目前并不存在通用的关于任意函数簇的VC维理论</w:t>
      </w:r>
      <w:r>
        <w:rPr>
          <w:rFonts w:hint="eastAsia"/>
          <w:vertAlign w:val="superscript"/>
        </w:rPr>
        <w:t>[48]-[50]</w:t>
      </w:r>
      <w:r>
        <w:rPr>
          <w:rFonts w:hint="eastAsia"/>
        </w:rPr>
        <w:t>。</w:t>
      </w:r>
    </w:p>
    <w:p>
      <w:pPr>
        <w:pStyle w:val="44"/>
        <w:numPr>
          <w:ilvl w:val="0"/>
          <w:numId w:val="35"/>
        </w:numPr>
        <w:ind w:firstLineChars="0"/>
        <w:rPr>
          <w:rFonts w:hint="eastAsia"/>
        </w:rPr>
      </w:pPr>
      <w:r>
        <w:rPr>
          <w:rFonts w:hint="eastAsia"/>
        </w:rPr>
        <w:t>经验风险</w:t>
      </w:r>
    </w:p>
    <w:p>
      <w:pPr>
        <w:pStyle w:val="44"/>
        <w:rPr>
          <w:rFonts w:hint="eastAsia"/>
        </w:rPr>
      </w:pPr>
      <w:r>
        <w:rPr>
          <w:rFonts w:hint="eastAsia"/>
        </w:rPr>
        <w:t>由于机器学习实质是通过建立与真实世界的事物相逼近的一种模型，通过模型来计算、还原和推断事物的运行状态。但是真实事物的运行状态和得到的模型之间的差距往往无法预知，这种差距称之为风险。在SVM模型中，将分类器产生的分类结果与真实结果之间的差距称为经验风险(Remp)</w:t>
      </w:r>
      <w:r>
        <w:rPr>
          <w:rFonts w:hint="eastAsia"/>
          <w:vertAlign w:val="superscript"/>
        </w:rPr>
        <w:t xml:space="preserve"> [49]</w:t>
      </w:r>
      <w:r>
        <w:rPr>
          <w:rFonts w:hint="eastAsia"/>
        </w:rPr>
        <w:t>。</w:t>
      </w:r>
    </w:p>
    <w:p>
      <w:pPr>
        <w:pStyle w:val="44"/>
        <w:numPr>
          <w:ilvl w:val="0"/>
          <w:numId w:val="35"/>
        </w:numPr>
        <w:ind w:firstLineChars="0"/>
        <w:rPr>
          <w:rFonts w:hint="eastAsia"/>
        </w:rPr>
      </w:pPr>
      <w:r>
        <w:rPr>
          <w:rFonts w:hint="eastAsia"/>
        </w:rPr>
        <w:t>置信风险</w:t>
      </w:r>
    </w:p>
    <w:p>
      <w:pPr>
        <w:pStyle w:val="44"/>
        <w:rPr>
          <w:rFonts w:hint="eastAsia"/>
        </w:rPr>
      </w:pPr>
      <w:r>
        <w:rPr>
          <w:rFonts w:hint="eastAsia"/>
        </w:rPr>
        <w:t>置信风险也可称为置信范围，它代表了给定的样本在分类器中的分类结果的可信程度，即分类器在给定样本上的误差。显然，置信风险无法准确的计算出来，只能给出一个估计的区间</w:t>
      </w:r>
      <w:r>
        <w:rPr>
          <w:rFonts w:hint="eastAsia"/>
          <w:vertAlign w:val="superscript"/>
        </w:rPr>
        <w:t>[38]</w:t>
      </w:r>
      <w:r>
        <w:rPr>
          <w:rFonts w:hint="eastAsia"/>
        </w:rPr>
        <w:t>。一般置信风险和学习机器的VC维n及样本数m有关，置信风险φ(m/n)与m/n之间的关系如图5-2中所示</w:t>
      </w:r>
      <w:r>
        <w:rPr>
          <w:rFonts w:hint="eastAsia"/>
          <w:vertAlign w:val="superscript"/>
        </w:rPr>
        <w:t>[49]</w:t>
      </w:r>
      <w:r>
        <w:rPr>
          <w:rFonts w:hint="eastAsia"/>
        </w:rPr>
        <w:t>。</w:t>
      </w:r>
    </w:p>
    <w:p>
      <w:pPr>
        <w:pStyle w:val="44"/>
        <w:spacing w:line="240" w:lineRule="auto"/>
        <w:jc w:val="center"/>
        <w:rPr>
          <w:rFonts w:hint="eastAsia"/>
        </w:rPr>
      </w:pPr>
      <w:r>
        <w:rPr>
          <w:rFonts w:ascii="Times New Roman" w:hAnsi="Times New Roman" w:eastAsia="宋体" w:cs="Times New Roman"/>
          <w:kern w:val="2"/>
          <w:sz w:val="24"/>
          <w:szCs w:val="24"/>
          <w:lang w:val="en-US" w:eastAsia="zh-CN" w:bidi="ar-SA"/>
        </w:rPr>
        <w:object>
          <v:shape id="Picture 82" type="#_x0000_t75" style="height:122.65pt;width:186.65pt;rotation:0f;" o:ole="t" fillcolor="#FFFFFF" filled="f" o:preferrelative="t" stroked="f" coordorigin="0,0" coordsize="21600,21600">
            <v:fill on="f" color2="#FFFFFF" focus="0%"/>
            <v:imagedata gain="65536f" blacklevel="0f" gamma="0" o:title="" r:id="rId131"/>
            <o:lock v:ext="edit" position="f" selection="f" grouping="f" rotation="f" cropping="f" text="f" aspectratio="t"/>
            <w10:wrap type="none"/>
            <w10:anchorlock/>
          </v:shape>
          <o:OLEObject Type="Embed" ProgID="" ShapeID="Picture 82" DrawAspect="Content" ObjectID="_145" r:id="rId130"/>
        </w:object>
      </w:r>
    </w:p>
    <w:p>
      <w:pPr>
        <w:pStyle w:val="44"/>
        <w:spacing w:line="240" w:lineRule="auto"/>
        <w:ind w:firstLine="420"/>
        <w:jc w:val="center"/>
        <w:rPr>
          <w:rFonts w:hint="eastAsia"/>
          <w:sz w:val="21"/>
          <w:szCs w:val="21"/>
        </w:rPr>
      </w:pPr>
      <w:r>
        <w:rPr>
          <w:rFonts w:hint="eastAsia"/>
          <w:sz w:val="21"/>
          <w:szCs w:val="21"/>
        </w:rPr>
        <w:t>图5-2 置信风险</w:t>
      </w:r>
      <w:r>
        <w:rPr>
          <w:rFonts w:hint="eastAsia"/>
        </w:rPr>
        <w:t>φ</w:t>
      </w:r>
      <w:r>
        <w:rPr>
          <w:rFonts w:hint="eastAsia"/>
          <w:sz w:val="21"/>
          <w:szCs w:val="21"/>
        </w:rPr>
        <w:t>与m/n关系</w:t>
      </w:r>
    </w:p>
    <w:p>
      <w:pPr>
        <w:pStyle w:val="44"/>
        <w:numPr>
          <w:ilvl w:val="0"/>
          <w:numId w:val="35"/>
        </w:numPr>
        <w:ind w:firstLineChars="0"/>
        <w:rPr>
          <w:rFonts w:hint="eastAsia"/>
        </w:rPr>
      </w:pPr>
      <w:r>
        <w:rPr>
          <w:rFonts w:hint="eastAsia"/>
        </w:rPr>
        <w:t>结构风险最小化理论</w:t>
      </w:r>
    </w:p>
    <w:p>
      <w:pPr>
        <w:pStyle w:val="44"/>
        <w:rPr>
          <w:rFonts w:hint="eastAsia"/>
        </w:rPr>
      </w:pPr>
      <w:r>
        <w:rPr>
          <w:rFonts w:hint="eastAsia"/>
        </w:rPr>
        <w:t>真实风险R(w)由两部分组成：一个是经验风险Remp(w)，另一个是置信风险φ(m/n),即</w:t>
      </w:r>
      <w:r>
        <w:rPr>
          <w:rFonts w:ascii="Times New Roman" w:hAnsi="Times New Roman" w:eastAsia="宋体" w:cs="Times New Roman"/>
          <w:kern w:val="2"/>
          <w:sz w:val="24"/>
          <w:szCs w:val="24"/>
          <w:lang w:val="en-US" w:eastAsia="zh-CN" w:bidi="ar-SA"/>
        </w:rPr>
        <w:object>
          <v:shape id="Picture 83" type="#_x0000_t75" style="height:18.35pt;width:180.45pt;rotation:0f;" o:ole="t" fillcolor="#FFFFFF" filled="f" o:preferrelative="t" stroked="f" coordorigin="0,0" coordsize="21600,21600">
            <v:fill on="f" color2="#FFFFFF" focus="0%"/>
            <v:imagedata gain="65536f" blacklevel="0f" gamma="0" o:title="" r:id="rId133"/>
            <o:lock v:ext="edit" position="f" selection="f" grouping="f" rotation="f" cropping="f" text="f" aspectratio="t"/>
            <w10:wrap type="none"/>
            <w10:anchorlock/>
          </v:shape>
          <o:OLEObject Type="Embed" ProgID="" ShapeID="Picture 83" DrawAspect="Content" ObjectID="_146" r:id="rId132"/>
        </w:object>
      </w:r>
      <w:r>
        <w:rPr>
          <w:rFonts w:hint="eastAsia"/>
          <w:vertAlign w:val="superscript"/>
        </w:rPr>
        <w:t xml:space="preserve"> [50]</w:t>
      </w:r>
      <w:r>
        <w:rPr>
          <w:rFonts w:hint="eastAsia"/>
        </w:rPr>
        <w:t>。因此，在机器学习中，不但要减少经验风险， 同样需要考虑置信风险的影响因素，即使VC维尽量小来降低置信风险。</w:t>
      </w:r>
    </w:p>
    <w:p>
      <w:pPr>
        <w:pStyle w:val="44"/>
        <w:rPr>
          <w:rFonts w:hint="eastAsia"/>
        </w:rPr>
      </w:pPr>
      <w:r>
        <w:rPr>
          <w:rFonts w:hint="eastAsia"/>
        </w:rPr>
        <w:t>结构风险最小化思想就是将一个函数集分为若干子集，并按其VC维大小排列。在每个子集中寻找其最小的经验风险，将R(w)最小的子集作为期望风险最小的函数模型</w:t>
      </w:r>
      <w:r>
        <w:rPr>
          <w:rFonts w:hint="eastAsia"/>
          <w:vertAlign w:val="superscript"/>
        </w:rPr>
        <w:t>[49]</w:t>
      </w:r>
      <w:r>
        <w:rPr>
          <w:rFonts w:hint="eastAsia"/>
        </w:rPr>
        <w:t>。</w:t>
      </w:r>
    </w:p>
    <w:p>
      <w:pPr>
        <w:pStyle w:val="44"/>
        <w:numPr>
          <w:ilvl w:val="0"/>
          <w:numId w:val="34"/>
        </w:numPr>
        <w:spacing w:before="260" w:after="260" w:line="360" w:lineRule="auto"/>
        <w:ind w:firstLineChars="0"/>
        <w:outlineLvl w:val="2"/>
        <w:rPr>
          <w:rFonts w:hint="eastAsia" w:ascii="黑体" w:hAnsi="黑体" w:eastAsia="黑体"/>
          <w:sz w:val="28"/>
          <w:szCs w:val="28"/>
        </w:rPr>
      </w:pPr>
      <w:bookmarkStart w:id="109" w:name="_Toc387910676"/>
      <w:r>
        <w:rPr>
          <w:rFonts w:hint="eastAsia" w:ascii="黑体" w:hAnsi="黑体" w:eastAsia="黑体"/>
          <w:sz w:val="28"/>
          <w:szCs w:val="28"/>
        </w:rPr>
        <w:t>最优分类面</w:t>
      </w:r>
      <w:bookmarkEnd w:id="109"/>
    </w:p>
    <w:p>
      <w:pPr>
        <w:pStyle w:val="44"/>
        <w:numPr>
          <w:ilvl w:val="0"/>
          <w:numId w:val="36"/>
        </w:numPr>
        <w:ind w:firstLineChars="0"/>
        <w:rPr>
          <w:rFonts w:hint="eastAsia"/>
        </w:rPr>
      </w:pPr>
      <w:r>
        <w:rPr>
          <w:rFonts w:hint="eastAsia"/>
        </w:rPr>
        <w:t>线性最优分类面</w:t>
      </w:r>
    </w:p>
    <w:p>
      <w:pPr>
        <w:pStyle w:val="44"/>
        <w:rPr>
          <w:rFonts w:hint="eastAsia"/>
          <w:vertAlign w:val="superscript"/>
        </w:rPr>
      </w:pPr>
      <w:r>
        <w:rPr>
          <w:rFonts w:hint="eastAsia"/>
        </w:rPr>
        <w:t>线性最优面以二维空间中的两类样本为例，具体如图5-2所示</w:t>
      </w:r>
      <w:r>
        <w:rPr>
          <w:rFonts w:hint="eastAsia"/>
          <w:vertAlign w:val="superscript"/>
        </w:rPr>
        <w:t>[50]</w:t>
      </w:r>
      <w:r>
        <w:rPr>
          <w:rFonts w:hint="eastAsia"/>
        </w:rPr>
        <w:t>。图中的方块和圆形分别代表两类不同的样本，H为其分类线，H1和H2分别是与H平行且穿过离H最近的两类样本的直线，H1到H2的距离就是分类间隔(margin)。为了使风险R(w)最小，最优分类线的选取标准就是减少经验风险和置信风险。为了减少经验风险，需要分类线能够把两类尊亲的分开；为了减少置信风险，需要使两类之间的分类间隔尽量大。将最优分类线概念扩展到更高维的空间，就形成了最优分类面的概念了</w:t>
      </w:r>
      <w:r>
        <w:rPr>
          <w:rFonts w:hint="eastAsia"/>
          <w:vertAlign w:val="superscript"/>
        </w:rPr>
        <w:t>[51]</w:t>
      </w:r>
      <w:r>
        <w:rPr>
          <w:rFonts w:hint="eastAsia"/>
        </w:rPr>
        <w:t>。</w:t>
      </w:r>
    </w:p>
    <w:p>
      <w:pPr>
        <w:pStyle w:val="44"/>
        <w:rPr>
          <w:rFonts w:hint="eastAsia"/>
        </w:rPr>
      </w:pPr>
    </w:p>
    <w:p>
      <w:pPr>
        <w:pStyle w:val="44"/>
        <w:spacing w:line="240" w:lineRule="auto"/>
        <w:jc w:val="center"/>
      </w:pPr>
      <w:r>
        <w:rPr>
          <w:rFonts w:ascii="Times New Roman" w:hAnsi="Times New Roman" w:eastAsia="宋体" w:cs="Times New Roman"/>
          <w:kern w:val="2"/>
          <w:sz w:val="24"/>
          <w:szCs w:val="24"/>
          <w:lang w:val="en-US" w:eastAsia="zh-CN" w:bidi="ar-SA"/>
        </w:rPr>
        <w:object>
          <v:shape id="Picture 84" type="#_x0000_t75" style="height:194.6pt;width:187.05pt;rotation:0f;" o:ole="t"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o:OLEObject Type="Embed" ProgID="" ShapeID="Picture 84" DrawAspect="Content" ObjectID="_147" r:id="rId134"/>
        </w:object>
      </w:r>
    </w:p>
    <w:p>
      <w:pPr>
        <w:pStyle w:val="15"/>
        <w:rPr>
          <w:rFonts w:hint="eastAsia"/>
        </w:rPr>
      </w:pPr>
      <w:r>
        <w:rPr>
          <w:rFonts w:hint="eastAsia"/>
        </w:rPr>
        <w:t>图 5-2 线性最优分类面</w:t>
      </w:r>
    </w:p>
    <w:p>
      <w:pPr>
        <w:rPr>
          <w:rFonts w:hint="eastAsia"/>
        </w:rPr>
      </w:pPr>
    </w:p>
    <w:p>
      <w:pPr>
        <w:pStyle w:val="44"/>
        <w:numPr>
          <w:ilvl w:val="0"/>
          <w:numId w:val="36"/>
        </w:numPr>
        <w:ind w:firstLineChars="0"/>
        <w:rPr>
          <w:rFonts w:hint="eastAsia"/>
        </w:rPr>
      </w:pPr>
      <w:r>
        <w:rPr>
          <w:rFonts w:hint="eastAsia"/>
        </w:rPr>
        <w:t>高维空间中的最优分类面</w:t>
      </w:r>
    </w:p>
    <w:p>
      <w:pPr>
        <w:pStyle w:val="44"/>
        <w:rPr>
          <w:rFonts w:hint="eastAsia"/>
        </w:rPr>
      </w:pPr>
      <w:r>
        <w:rPr>
          <w:rFonts w:hint="eastAsia"/>
        </w:rPr>
        <w:t>线性最优分类面很少能解决现实生活中的问题，因此为了解决更复杂的问题，需要将许多复杂的、非线性的问题转化为高维空间中的线性问题，得出其在高维空间中的最优分类面</w:t>
      </w:r>
      <w:r>
        <w:rPr>
          <w:rFonts w:hint="eastAsia"/>
          <w:vertAlign w:val="superscript"/>
        </w:rPr>
        <w:t>[52]</w:t>
      </w:r>
      <w:r>
        <w:rPr>
          <w:rFonts w:hint="eastAsia"/>
        </w:rPr>
        <w:t>。</w:t>
      </w:r>
    </w:p>
    <w:p>
      <w:pPr>
        <w:pStyle w:val="44"/>
        <w:numPr>
          <w:ilvl w:val="0"/>
          <w:numId w:val="34"/>
        </w:numPr>
        <w:spacing w:before="260" w:after="260" w:line="360" w:lineRule="auto"/>
        <w:ind w:firstLineChars="0"/>
        <w:outlineLvl w:val="2"/>
        <w:rPr>
          <w:rFonts w:hint="eastAsia" w:ascii="黑体" w:hAnsi="黑体" w:eastAsia="黑体"/>
          <w:sz w:val="28"/>
          <w:szCs w:val="28"/>
        </w:rPr>
      </w:pPr>
      <w:bookmarkStart w:id="110" w:name="_Toc387910677"/>
      <w:r>
        <w:rPr>
          <w:rFonts w:hint="eastAsia" w:ascii="黑体" w:hAnsi="黑体" w:eastAsia="黑体"/>
          <w:sz w:val="28"/>
          <w:szCs w:val="28"/>
        </w:rPr>
        <w:t>SVM核函数</w:t>
      </w:r>
      <w:bookmarkEnd w:id="110"/>
    </w:p>
    <w:p>
      <w:pPr>
        <w:pStyle w:val="44"/>
        <w:rPr>
          <w:rFonts w:hint="eastAsia"/>
        </w:rPr>
      </w:pPr>
      <w:r>
        <w:rPr>
          <w:rFonts w:hint="eastAsia"/>
        </w:rPr>
        <w:t>若要解决高维空间中的最优面问题，需要将低维空间中的样本，通过转换映射到高维空间中。由于在转换过程中只涉及内积的计算，因此，可以使用一个函数K(</w:t>
      </w:r>
      <w:r>
        <w:rPr>
          <w:rFonts w:hint="eastAsia"/>
          <w:i/>
        </w:rPr>
        <w:t>x</w:t>
      </w:r>
      <w:r>
        <w:rPr>
          <w:rFonts w:hint="eastAsia"/>
          <w:vertAlign w:val="subscript"/>
        </w:rPr>
        <w:t>i</w:t>
      </w:r>
      <w:r>
        <w:rPr>
          <w:rFonts w:hint="eastAsia"/>
        </w:rPr>
        <w:t>,</w:t>
      </w:r>
      <w:r>
        <w:rPr>
          <w:rFonts w:hint="eastAsia"/>
          <w:i/>
        </w:rPr>
        <w:t>x</w:t>
      </w:r>
      <w:r>
        <w:rPr>
          <w:rFonts w:hint="eastAsia"/>
          <w:vertAlign w:val="subscript"/>
        </w:rPr>
        <w:t>j</w:t>
      </w:r>
      <w:r>
        <w:rPr>
          <w:rFonts w:hint="eastAsia"/>
        </w:rPr>
        <w:t>)，使其低维空间中的输入值计算出高维空间中的内积值。K(</w:t>
      </w:r>
      <w:r>
        <w:rPr>
          <w:rFonts w:hint="eastAsia"/>
          <w:i/>
        </w:rPr>
        <w:t>x</w:t>
      </w:r>
      <w:r>
        <w:rPr>
          <w:rFonts w:hint="eastAsia"/>
          <w:vertAlign w:val="subscript"/>
        </w:rPr>
        <w:t>i</w:t>
      </w:r>
      <w:r>
        <w:rPr>
          <w:rFonts w:hint="eastAsia"/>
        </w:rPr>
        <w:t>,</w:t>
      </w:r>
      <w:r>
        <w:rPr>
          <w:rFonts w:hint="eastAsia"/>
          <w:i/>
        </w:rPr>
        <w:t>x</w:t>
      </w:r>
      <w:r>
        <w:rPr>
          <w:rFonts w:hint="eastAsia"/>
          <w:vertAlign w:val="subscript"/>
        </w:rPr>
        <w:t>j</w:t>
      </w:r>
      <w:r>
        <w:rPr>
          <w:rFonts w:hint="eastAsia"/>
        </w:rPr>
        <w:t>)如式5-1所示。</w:t>
      </w:r>
    </w:p>
    <w:p>
      <w:pPr>
        <w:pStyle w:val="44"/>
        <w:ind w:firstLine="0" w:firstLineChars="0"/>
        <w:jc w:val="center"/>
        <w:rPr>
          <w:rFonts w:hint="eastAsia"/>
        </w:rPr>
      </w:pPr>
      <w:r>
        <w:rPr>
          <w:rFonts w:hint="eastAsia"/>
        </w:rPr>
        <w:t xml:space="preserve">      </w:t>
      </w:r>
      <w:r>
        <w:rPr>
          <w:rFonts w:ascii="Times New Roman" w:hAnsi="Times New Roman" w:eastAsia="宋体" w:cs="Times New Roman"/>
          <w:kern w:val="2"/>
          <w:sz w:val="24"/>
          <w:szCs w:val="24"/>
          <w:lang w:val="en-US" w:eastAsia="zh-CN" w:bidi="ar-SA"/>
        </w:rPr>
        <w:object>
          <v:shape id="Picture 85" type="#_x0000_t75" style="height:21.2pt;width:143.6pt;rotation:0f;" o:ole="t"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o:OLEObject Type="Embed" ProgID="" ShapeID="Picture 85" DrawAspect="Content" ObjectID="_148" r:id="rId136"/>
        </w:object>
      </w:r>
      <w:r>
        <w:rPr>
          <w:rFonts w:hint="eastAsia"/>
        </w:rPr>
        <w:t xml:space="preserve">                              (5-1)</w:t>
      </w:r>
    </w:p>
    <w:p>
      <w:pPr>
        <w:pStyle w:val="44"/>
        <w:ind w:firstLine="0" w:firstLineChars="0"/>
        <w:rPr>
          <w:rFonts w:hint="eastAsia"/>
          <w:vertAlign w:val="superscript"/>
        </w:rPr>
      </w:pPr>
      <w:r>
        <w:rPr>
          <w:rFonts w:hint="eastAsia"/>
        </w:rPr>
        <w:t>式5-1即为核函数</w:t>
      </w:r>
      <w:r>
        <w:rPr>
          <w:rFonts w:hint="eastAsia"/>
          <w:vertAlign w:val="superscript"/>
        </w:rPr>
        <w:t>[50][52]</w:t>
      </w:r>
      <w:r>
        <w:rPr>
          <w:rFonts w:hint="eastAsia"/>
        </w:rPr>
        <w:t>。</w:t>
      </w:r>
    </w:p>
    <w:p>
      <w:pPr>
        <w:pStyle w:val="44"/>
        <w:rPr>
          <w:rFonts w:hint="eastAsia"/>
        </w:rPr>
      </w:pPr>
      <w:r>
        <w:rPr>
          <w:rFonts w:hint="eastAsia"/>
        </w:rPr>
        <w:t>能够满足条件的核函数有很多种，但是缺少选择核函数的理论依据。</w:t>
      </w:r>
      <w:r>
        <w:rPr>
          <w:rFonts w:hint="eastAsia"/>
          <w:vertAlign w:val="superscript"/>
        </w:rPr>
        <w:t>[49]</w:t>
      </w:r>
      <w:r>
        <w:rPr>
          <w:rFonts w:hint="eastAsia"/>
        </w:rPr>
        <w:t>如今比较常用的核函数有线性核函数、多项式核函数、径向基核函数和Sigmoid核函数四种，具体形式如式5-2至5-5</w:t>
      </w:r>
      <w:r>
        <w:rPr>
          <w:rFonts w:hint="eastAsia"/>
          <w:vertAlign w:val="superscript"/>
        </w:rPr>
        <w:t>[48]</w:t>
      </w:r>
      <w:r>
        <w:rPr>
          <w:rFonts w:hint="eastAsia"/>
        </w:rPr>
        <w:t>。</w:t>
      </w:r>
    </w:p>
    <w:p>
      <w:pPr>
        <w:pStyle w:val="44"/>
        <w:ind w:firstLine="0" w:firstLineChars="0"/>
        <w:jc w:val="center"/>
        <w:rPr>
          <w:rFonts w:hint="eastAsia"/>
        </w:rPr>
      </w:pPr>
      <w:r>
        <w:rPr>
          <w:rFonts w:hint="eastAsia"/>
        </w:rPr>
        <w:t>线性核函数：</w:t>
      </w:r>
      <w:r>
        <w:rPr>
          <w:rFonts w:ascii="Times New Roman" w:hAnsi="Times New Roman" w:eastAsia="宋体" w:cs="Times New Roman"/>
          <w:kern w:val="2"/>
          <w:sz w:val="24"/>
          <w:szCs w:val="24"/>
          <w:lang w:val="en-US" w:eastAsia="zh-CN" w:bidi="ar-SA"/>
        </w:rPr>
        <w:object>
          <v:shape id="Picture 86" type="#_x0000_t75" style="height:21.2pt;width:118.65pt;rotation:0f;" o:ole="t"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o:OLEObject Type="Embed" ProgID="" ShapeID="Picture 86" DrawAspect="Content" ObjectID="_149" r:id="rId13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(5-2)</w:t>
      </w:r>
    </w:p>
    <w:p>
      <w:pPr>
        <w:pStyle w:val="44"/>
        <w:ind w:firstLine="0" w:firstLineChars="0"/>
        <w:jc w:val="center"/>
        <w:rPr>
          <w:rFonts w:hint="eastAsia"/>
        </w:rPr>
      </w:pPr>
      <w:r>
        <w:rPr>
          <w:rFonts w:hint="eastAsia"/>
        </w:rPr>
        <w:t>多项式核函数：</w:t>
      </w:r>
      <w:r>
        <w:rPr>
          <w:rFonts w:ascii="Times New Roman" w:hAnsi="Times New Roman" w:eastAsia="宋体" w:cs="Times New Roman"/>
          <w:kern w:val="2"/>
          <w:sz w:val="24"/>
          <w:szCs w:val="24"/>
          <w:lang w:val="en-US" w:eastAsia="zh-CN" w:bidi="ar-SA"/>
        </w:rPr>
        <w:object>
          <v:shape id="Picture 87" type="#_x0000_t75" style="height:24pt;width:145.4pt;rotation:0f;" o:ole="t"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o:OLEObject Type="Embed" ProgID="" ShapeID="Picture 87" DrawAspect="Content" ObjectID="_150" r:id="rId140"/>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(5-3)</w:t>
      </w:r>
    </w:p>
    <w:p>
      <w:pPr>
        <w:pStyle w:val="44"/>
        <w:ind w:firstLine="0" w:firstLineChars="0"/>
        <w:jc w:val="center"/>
        <w:rPr>
          <w:rFonts w:hint="eastAsia"/>
        </w:rPr>
      </w:pPr>
      <w:r>
        <w:rPr>
          <w:rFonts w:hint="eastAsia"/>
        </w:rPr>
        <w:t>径向基核函数：</w:t>
      </w:r>
      <w:r>
        <w:rPr>
          <w:rFonts w:ascii="Times New Roman" w:hAnsi="Times New Roman" w:eastAsia="宋体" w:cs="Times New Roman"/>
          <w:kern w:val="2"/>
          <w:sz w:val="24"/>
          <w:szCs w:val="24"/>
          <w:lang w:val="en-US" w:eastAsia="zh-CN" w:bidi="ar-SA"/>
        </w:rPr>
        <w:object>
          <v:shape id="Picture 88" type="#_x0000_t75" style="height:24pt;width:259pt;rotation:0f;" o:ole="t" fillcolor="#FFFFFF" filled="f" o:preferrelative="t" stroked="f" coordorigin="0,0" coordsize="21600,21600">
            <v:fill on="f" color2="#FFFFFF" focus="0%"/>
            <v:imagedata gain="65536f" blacklevel="0f" gamma="0" o:title="" r:id="rId143"/>
            <o:lock v:ext="edit" position="f" selection="f" grouping="f" rotation="f" cropping="f" text="f" aspectratio="t"/>
            <w10:wrap type="none"/>
            <w10:anchorlock/>
          </v:shape>
          <o:OLEObject Type="Embed" ProgID="" ShapeID="Picture 88" DrawAspect="Content" ObjectID="_151" r:id="rId142"/>
        </w:object>
      </w:r>
      <w:r>
        <w:rPr>
          <w:rFonts w:hint="eastAsia"/>
        </w:rPr>
        <w:t xml:space="preserve"> </w:t>
      </w:r>
      <w:r>
        <w:rPr>
          <w:rFonts w:hint="eastAsia"/>
        </w:rPr>
        <w:tab/>
      </w:r>
      <w:r>
        <w:rPr>
          <w:rFonts w:hint="eastAsia"/>
        </w:rPr>
        <w:t xml:space="preserve"> (5-4)</w:t>
      </w:r>
    </w:p>
    <w:p>
      <w:pPr>
        <w:pStyle w:val="44"/>
        <w:ind w:firstLine="0" w:firstLineChars="0"/>
        <w:jc w:val="center"/>
        <w:rPr>
          <w:rFonts w:hint="eastAsia"/>
        </w:rPr>
      </w:pPr>
      <w:r>
        <w:rPr>
          <w:rFonts w:hint="eastAsia"/>
        </w:rPr>
        <w:t>Sigmoid核函数：</w:t>
      </w:r>
      <w:r>
        <w:rPr>
          <w:rFonts w:ascii="Times New Roman" w:hAnsi="Times New Roman" w:eastAsia="宋体" w:cs="Times New Roman"/>
          <w:kern w:val="2"/>
          <w:sz w:val="24"/>
          <w:szCs w:val="24"/>
          <w:lang w:val="en-US" w:eastAsia="zh-CN" w:bidi="ar-SA"/>
        </w:rPr>
        <w:object>
          <v:shape id="Picture 89" type="#_x0000_t75" style="height:21.2pt;width:183.8pt;rotation:0f;" o:ole="t"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o:OLEObject Type="Embed" ProgID="" ShapeID="Picture 89" DrawAspect="Content" ObjectID="_152" r:id="rId144"/>
        </w:object>
      </w:r>
      <w:r>
        <w:rPr>
          <w:rFonts w:hint="eastAsia"/>
        </w:rPr>
        <w:tab/>
      </w:r>
      <w:r>
        <w:rPr>
          <w:rFonts w:hint="eastAsia"/>
        </w:rPr>
        <w:tab/>
      </w:r>
      <w:r>
        <w:rPr>
          <w:rFonts w:hint="eastAsia"/>
        </w:rPr>
        <w:tab/>
      </w:r>
      <w:r>
        <w:rPr>
          <w:rFonts w:hint="eastAsia"/>
        </w:rPr>
        <w:tab/>
      </w:r>
      <w:r>
        <w:rPr>
          <w:rFonts w:hint="eastAsia"/>
        </w:rPr>
        <w:t xml:space="preserve"> (5-5)</w:t>
      </w:r>
    </w:p>
    <w:p>
      <w:pPr>
        <w:pStyle w:val="44"/>
        <w:ind w:firstLine="0" w:firstLineChars="0"/>
        <w:rPr>
          <w:rFonts w:hint="eastAsia"/>
        </w:rPr>
      </w:pPr>
    </w:p>
    <w:p>
      <w:pPr>
        <w:pStyle w:val="56"/>
        <w:numPr>
          <w:ilvl w:val="0"/>
          <w:numId w:val="30"/>
        </w:numPr>
        <w:rPr>
          <w:rFonts w:hint="eastAsia"/>
        </w:rPr>
      </w:pPr>
      <w:bookmarkStart w:id="111" w:name="_Toc387910678"/>
      <w:r>
        <w:rPr>
          <w:rFonts w:hint="eastAsia"/>
        </w:rPr>
        <w:t>基于HMM的手掌动态手语识别</w:t>
      </w:r>
      <w:bookmarkEnd w:id="111"/>
    </w:p>
    <w:p>
      <w:pPr>
        <w:pStyle w:val="44"/>
        <w:spacing w:line="240" w:lineRule="auto"/>
        <w:rPr>
          <w:rFonts w:hint="eastAsia"/>
        </w:rPr>
      </w:pPr>
      <w:r>
        <w:rPr>
          <w:rFonts w:hint="eastAsia"/>
        </w:rPr>
        <w:t>在手掌动态手语识别部分，本系统使用的是HMM算法。将采集到的样本通过Baum Welch算法进行训练，生成模型</w:t>
      </w:r>
      <w:r>
        <w:rPr>
          <w:rFonts w:ascii="Times New Roman" w:hAnsi="Times New Roman" w:eastAsia="宋体" w:cs="Times New Roman"/>
          <w:kern w:val="2"/>
          <w:sz w:val="24"/>
          <w:szCs w:val="24"/>
          <w:lang w:val="en-US" w:eastAsia="zh-CN" w:bidi="ar-SA"/>
        </w:rPr>
        <w:object>
          <v:shape id="Picture 90" type="#_x0000_t75" style="height:18.35pt;width:123.65pt;rotation:0f;" o:ole="t"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o:OLEObject Type="Embed" ProgID="" ShapeID="Picture 90" DrawAspect="Content" ObjectID="_153" r:id="rId146"/>
        </w:object>
      </w:r>
      <w:r>
        <w:rPr>
          <w:rFonts w:hint="eastAsia"/>
        </w:rPr>
        <w:t>。最后将测试集代入模型中，使用Viterbi算法进行测试。具体过程如图5-3所示。</w:t>
      </w:r>
    </w:p>
    <w:p>
      <w:pPr>
        <w:pStyle w:val="44"/>
        <w:spacing w:line="240" w:lineRule="auto"/>
        <w:ind w:firstLine="0" w:firstLineChars="0"/>
      </w:pPr>
      <w:r>
        <w:rPr>
          <w:rFonts w:ascii="Times New Roman" w:hAnsi="Times New Roman" w:eastAsia="宋体" w:cs="Times New Roman"/>
          <w:kern w:val="2"/>
          <w:sz w:val="24"/>
          <w:szCs w:val="24"/>
          <w:lang w:val="en-US" w:eastAsia="zh-CN" w:bidi="ar-SA"/>
        </w:rPr>
        <w:object>
          <v:shape id="Picture 91" type="#_x0000_t75" style="height:101.9pt;width:449.7pt;rotation:0f;" o:ole="t"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o:OLEObject Type="Embed" ProgID="" ShapeID="Picture 91" DrawAspect="Content" ObjectID="_154" r:id="rId148"/>
        </w:object>
      </w:r>
    </w:p>
    <w:p>
      <w:pPr>
        <w:pStyle w:val="15"/>
        <w:rPr>
          <w:rFonts w:hint="eastAsia"/>
        </w:rPr>
      </w:pPr>
      <w:r>
        <w:rPr>
          <w:rFonts w:hint="eastAsia"/>
        </w:rPr>
        <w:t>图 5-3   HMM模型识别流程</w:t>
      </w:r>
    </w:p>
    <w:p>
      <w:pPr>
        <w:pStyle w:val="44"/>
        <w:numPr>
          <w:ilvl w:val="0"/>
          <w:numId w:val="37"/>
        </w:numPr>
        <w:spacing w:before="120" w:beforeLines="50" w:after="120" w:afterLines="50"/>
        <w:ind w:left="1202" w:firstLineChars="0"/>
        <w:rPr>
          <w:rFonts w:hint="eastAsia"/>
        </w:rPr>
      </w:pPr>
      <w:r>
        <w:rPr>
          <w:rFonts w:hint="eastAsia"/>
        </w:rPr>
        <w:t>模型参数设置</w:t>
      </w:r>
    </w:p>
    <w:p>
      <w:pPr>
        <w:pStyle w:val="44"/>
        <w:rPr>
          <w:rFonts w:hint="eastAsia"/>
        </w:rPr>
      </w:pPr>
      <w:r>
        <w:rPr>
          <w:rFonts w:hint="eastAsia"/>
        </w:rPr>
        <w:t>在模型训练之前，需要设置模型</w:t>
      </w:r>
      <w:r>
        <w:rPr>
          <w:rFonts w:ascii="Times New Roman" w:hAnsi="Times New Roman" w:eastAsia="宋体" w:cs="Times New Roman"/>
          <w:kern w:val="2"/>
          <w:sz w:val="24"/>
          <w:szCs w:val="24"/>
          <w:lang w:val="en-US" w:eastAsia="zh-CN" w:bidi="ar-SA"/>
        </w:rPr>
        <w:object>
          <v:shape id="Picture 92" type="#_x0000_t75" style="height:18.35pt;width:123.65pt;rotation:0f;" o:ole="t" fillcolor="#FFFFFF" filled="f" o:preferrelative="t" stroked="f" coordorigin="0,0" coordsize="21600,21600">
            <v:fill on="f" color2="#FFFFFF" focus="0%"/>
            <v:imagedata gain="65536f" blacklevel="0f" gamma="0" o:title="" r:id="rId151"/>
            <o:lock v:ext="edit" position="f" selection="f" grouping="f" rotation="f" cropping="f" text="f" aspectratio="t"/>
            <w10:wrap type="none"/>
            <w10:anchorlock/>
          </v:shape>
          <o:OLEObject Type="Embed" ProgID="" ShapeID="Picture 92" DrawAspect="Content" ObjectID="_155" r:id="rId150"/>
        </w:object>
      </w:r>
      <w:r>
        <w:rPr>
          <w:rFonts w:hint="eastAsia"/>
        </w:rPr>
        <w:t>中各个元素的值。由于在训练样本数比较少的情况下，模型中状态数N过多会影响模型的准确性</w:t>
      </w:r>
      <w:r>
        <w:rPr>
          <w:rFonts w:hint="eastAsia"/>
          <w:vertAlign w:val="superscript"/>
        </w:rPr>
        <w:t>[44]</w:t>
      </w:r>
      <w:r>
        <w:rPr>
          <w:rFonts w:hint="eastAsia"/>
        </w:rPr>
        <w:t>。由于本系统中对“物质”、“超级”、“调整”、“奋斗”、“比赛”、“举行”、“壮丽”、“出版”、“朋友”、“教学”这10种手掌动态手语进行识别，因此本文中将每个手语的状态范围设置为2~9，依次测试每个手语处于最佳识别率时的状态值。图5-4展示了手语“壮丽”在30个(x,y)平面输入样本的情况下，取不同状态值时的识别结果分布。从图中易得手语“壮丽”的HMM模型的状态值为7。表5-1展示了个手语与其最佳状态值之间的对应关系。</w:t>
      </w:r>
    </w:p>
    <w:p>
      <w:pPr>
        <w:pStyle w:val="44"/>
        <w:rPr>
          <w:rFonts w:hint="eastAsia"/>
        </w:rPr>
      </w:pPr>
    </w:p>
    <w:p>
      <w:pPr>
        <w:pStyle w:val="44"/>
        <w:spacing w:line="240" w:lineRule="auto"/>
        <w:jc w:val="center"/>
        <w:rPr>
          <w:rFonts w:hint="eastAsia"/>
        </w:rPr>
      </w:pPr>
      <w:r>
        <w:rPr>
          <w:rFonts w:ascii="Times New Roman" w:hAnsi="Times New Roman" w:eastAsia="宋体" w:cs="Times New Roman"/>
          <w:kern w:val="2"/>
          <w:sz w:val="24"/>
          <w:szCs w:val="24"/>
          <w:lang w:val="en-US" w:eastAsia="zh-CN" w:bidi="ar-SA"/>
        </w:rPr>
        <w:pict>
          <v:shape id="图表 1" o:spid="_x0000_s1171" type="#_x0000_t75" style="height:124.6pt;width:259.9pt;rotation:0f;" o:ole="f" fillcolor="#FFFFFF" filled="f" o:preferrelative="t" stroked="f" coordorigin="0,0" coordsize="21600,21600">
            <v:fill on="f" color2="#FFFFFF" focus="0%"/>
            <v:imagedata gain="65536f" blacklevel="0f" gamma="0" o:title="" r:id="rId152"/>
            <o:lock v:ext="edit" position="f" selection="f" grouping="f" rotation="f" cropping="f" text="f" aspectratio="t"/>
            <w10:wrap type="none"/>
            <w10:anchorlock/>
          </v:shape>
        </w:pict>
      </w:r>
    </w:p>
    <w:p>
      <w:pPr>
        <w:pStyle w:val="15"/>
        <w:rPr>
          <w:rFonts w:hint="eastAsia"/>
        </w:rPr>
      </w:pPr>
      <w:r>
        <w:rPr>
          <w:rFonts w:hint="eastAsia"/>
        </w:rPr>
        <w:t>图 5-4   状态与识别结果关系图</w:t>
      </w:r>
    </w:p>
    <w:p>
      <w:pPr>
        <w:rPr>
          <w:rFonts w:hint="eastAsia"/>
        </w:rPr>
      </w:pPr>
    </w:p>
    <w:p>
      <w:pPr>
        <w:ind w:firstLine="2940" w:firstLineChars="1400"/>
        <w:rPr>
          <w:rFonts w:hint="eastAsia"/>
        </w:rPr>
      </w:pPr>
      <w:r>
        <w:rPr>
          <w:rFonts w:hint="eastAsia"/>
        </w:rPr>
        <w:t>表 5-1   各手语最佳状态对应表</w:t>
      </w:r>
    </w:p>
    <w:tbl>
      <w:tblPr>
        <w:tblStyle w:val="42"/>
        <w:tblW w:w="5490" w:type="dxa"/>
        <w:jc w:val="center"/>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left w:w="108" w:type="dxa"/>
          <w:right w:w="108" w:type="dxa"/>
        </w:tblCellMar>
      </w:tblPr>
      <w:tblGrid>
        <w:gridCol w:w="1189"/>
        <w:gridCol w:w="836"/>
        <w:gridCol w:w="868"/>
        <w:gridCol w:w="879"/>
        <w:gridCol w:w="849"/>
        <w:gridCol w:w="869"/>
      </w:tblGrid>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left w:w="108" w:type="dxa"/>
            <w:right w:w="108" w:type="dxa"/>
          </w:tblCellMar>
        </w:tblPrEx>
        <w:trPr>
          <w:trHeight w:val="377" w:hRule="atLeast"/>
          <w:jc w:val="center"/>
        </w:trPr>
        <w:tc>
          <w:tcPr>
            <w:tcW w:w="1189" w:type="dxa"/>
            <w:tcBorders>
              <w:right w:val="single" w:color="auto" w:sz="4" w:space="0"/>
            </w:tcBorders>
            <w:vAlign w:val="center"/>
          </w:tcPr>
          <w:p>
            <w:pPr>
              <w:pStyle w:val="44"/>
              <w:ind w:firstLine="0" w:firstLineChars="0"/>
              <w:jc w:val="center"/>
              <w:rPr>
                <w:rFonts w:hint="eastAsia"/>
                <w:b/>
                <w:sz w:val="21"/>
                <w:szCs w:val="21"/>
              </w:rPr>
            </w:pPr>
            <w:r>
              <w:rPr>
                <w:rFonts w:hint="eastAsia"/>
                <w:b/>
                <w:sz w:val="21"/>
                <w:szCs w:val="21"/>
              </w:rPr>
              <w:t>手语</w:t>
            </w:r>
          </w:p>
        </w:tc>
        <w:tc>
          <w:tcPr>
            <w:tcW w:w="836" w:type="dxa"/>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物质</w:t>
            </w:r>
          </w:p>
        </w:tc>
        <w:tc>
          <w:tcPr>
            <w:tcW w:w="868" w:type="dxa"/>
            <w:vAlign w:val="center"/>
          </w:tcPr>
          <w:p>
            <w:pPr>
              <w:pStyle w:val="44"/>
              <w:ind w:firstLine="0" w:firstLineChars="0"/>
              <w:jc w:val="center"/>
              <w:rPr>
                <w:rFonts w:hint="eastAsia"/>
                <w:sz w:val="21"/>
                <w:szCs w:val="21"/>
              </w:rPr>
            </w:pPr>
            <w:r>
              <w:rPr>
                <w:rFonts w:hint="eastAsia"/>
                <w:sz w:val="21"/>
                <w:szCs w:val="21"/>
              </w:rPr>
              <w:t>超级</w:t>
            </w:r>
          </w:p>
        </w:tc>
        <w:tc>
          <w:tcPr>
            <w:tcW w:w="879" w:type="dxa"/>
            <w:vAlign w:val="center"/>
          </w:tcPr>
          <w:p>
            <w:pPr>
              <w:pStyle w:val="44"/>
              <w:ind w:firstLine="0" w:firstLineChars="0"/>
              <w:jc w:val="center"/>
              <w:rPr>
                <w:rFonts w:hint="eastAsia"/>
                <w:sz w:val="21"/>
                <w:szCs w:val="21"/>
              </w:rPr>
            </w:pPr>
            <w:r>
              <w:rPr>
                <w:rFonts w:hint="eastAsia"/>
                <w:sz w:val="21"/>
                <w:szCs w:val="21"/>
              </w:rPr>
              <w:t>调整</w:t>
            </w:r>
          </w:p>
        </w:tc>
        <w:tc>
          <w:tcPr>
            <w:tcW w:w="849" w:type="dxa"/>
            <w:vAlign w:val="center"/>
          </w:tcPr>
          <w:p>
            <w:pPr>
              <w:pStyle w:val="44"/>
              <w:ind w:firstLine="0" w:firstLineChars="0"/>
              <w:jc w:val="center"/>
              <w:rPr>
                <w:rFonts w:hint="eastAsia"/>
                <w:sz w:val="21"/>
                <w:szCs w:val="21"/>
              </w:rPr>
            </w:pPr>
            <w:r>
              <w:rPr>
                <w:rFonts w:hint="eastAsia"/>
                <w:sz w:val="21"/>
                <w:szCs w:val="21"/>
              </w:rPr>
              <w:t>奋斗</w:t>
            </w:r>
          </w:p>
        </w:tc>
        <w:tc>
          <w:tcPr>
            <w:tcW w:w="869" w:type="dxa"/>
            <w:vAlign w:val="center"/>
          </w:tcPr>
          <w:p>
            <w:pPr>
              <w:pStyle w:val="44"/>
              <w:ind w:firstLine="0" w:firstLineChars="0"/>
              <w:jc w:val="center"/>
              <w:rPr>
                <w:rFonts w:hint="eastAsia"/>
                <w:sz w:val="21"/>
                <w:szCs w:val="21"/>
              </w:rPr>
            </w:pPr>
            <w:r>
              <w:rPr>
                <w:rFonts w:hint="eastAsia"/>
                <w:sz w:val="21"/>
                <w:szCs w:val="21"/>
              </w:rPr>
              <w:t>比赛</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left w:w="108" w:type="dxa"/>
            <w:right w:w="108" w:type="dxa"/>
          </w:tblCellMar>
        </w:tblPrEx>
        <w:trPr>
          <w:trHeight w:val="412" w:hRule="atLeast"/>
          <w:jc w:val="center"/>
        </w:trPr>
        <w:tc>
          <w:tcPr>
            <w:tcW w:w="1189" w:type="dxa"/>
            <w:tcBorders>
              <w:right w:val="single" w:color="auto" w:sz="4" w:space="0"/>
            </w:tcBorders>
            <w:vAlign w:val="center"/>
          </w:tcPr>
          <w:p>
            <w:pPr>
              <w:pStyle w:val="44"/>
              <w:ind w:firstLine="0" w:firstLineChars="0"/>
              <w:jc w:val="center"/>
              <w:rPr>
                <w:rFonts w:hint="eastAsia"/>
                <w:b/>
                <w:sz w:val="21"/>
                <w:szCs w:val="21"/>
              </w:rPr>
            </w:pPr>
            <w:r>
              <w:rPr>
                <w:rFonts w:hint="eastAsia"/>
                <w:b/>
                <w:sz w:val="21"/>
                <w:szCs w:val="21"/>
              </w:rPr>
              <w:t>状态值</w:t>
            </w:r>
          </w:p>
        </w:tc>
        <w:tc>
          <w:tcPr>
            <w:tcW w:w="836" w:type="dxa"/>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4</w:t>
            </w:r>
          </w:p>
        </w:tc>
        <w:tc>
          <w:tcPr>
            <w:tcW w:w="868" w:type="dxa"/>
            <w:vAlign w:val="center"/>
          </w:tcPr>
          <w:p>
            <w:pPr>
              <w:pStyle w:val="44"/>
              <w:ind w:firstLine="0" w:firstLineChars="0"/>
              <w:jc w:val="center"/>
              <w:rPr>
                <w:rFonts w:hint="eastAsia"/>
                <w:sz w:val="21"/>
                <w:szCs w:val="21"/>
              </w:rPr>
            </w:pPr>
            <w:r>
              <w:rPr>
                <w:rFonts w:hint="eastAsia"/>
                <w:sz w:val="21"/>
                <w:szCs w:val="21"/>
              </w:rPr>
              <w:t>5</w:t>
            </w:r>
          </w:p>
        </w:tc>
        <w:tc>
          <w:tcPr>
            <w:tcW w:w="879" w:type="dxa"/>
            <w:vAlign w:val="center"/>
          </w:tcPr>
          <w:p>
            <w:pPr>
              <w:pStyle w:val="44"/>
              <w:ind w:firstLine="0" w:firstLineChars="0"/>
              <w:jc w:val="center"/>
              <w:rPr>
                <w:rFonts w:hint="eastAsia"/>
                <w:sz w:val="21"/>
                <w:szCs w:val="21"/>
              </w:rPr>
            </w:pPr>
            <w:r>
              <w:rPr>
                <w:rFonts w:hint="eastAsia"/>
                <w:sz w:val="21"/>
                <w:szCs w:val="21"/>
              </w:rPr>
              <w:t>9</w:t>
            </w:r>
          </w:p>
        </w:tc>
        <w:tc>
          <w:tcPr>
            <w:tcW w:w="849" w:type="dxa"/>
            <w:vAlign w:val="center"/>
          </w:tcPr>
          <w:p>
            <w:pPr>
              <w:pStyle w:val="44"/>
              <w:ind w:firstLine="0" w:firstLineChars="0"/>
              <w:jc w:val="center"/>
              <w:rPr>
                <w:rFonts w:hint="eastAsia"/>
                <w:sz w:val="21"/>
                <w:szCs w:val="21"/>
              </w:rPr>
            </w:pPr>
            <w:r>
              <w:rPr>
                <w:rFonts w:hint="eastAsia"/>
                <w:sz w:val="21"/>
                <w:szCs w:val="21"/>
              </w:rPr>
              <w:t>8</w:t>
            </w:r>
          </w:p>
        </w:tc>
        <w:tc>
          <w:tcPr>
            <w:tcW w:w="869" w:type="dxa"/>
            <w:vAlign w:val="center"/>
          </w:tcPr>
          <w:p>
            <w:pPr>
              <w:pStyle w:val="44"/>
              <w:ind w:firstLine="0" w:firstLineChars="0"/>
              <w:jc w:val="center"/>
              <w:rPr>
                <w:rFonts w:hint="eastAsia"/>
                <w:sz w:val="21"/>
                <w:szCs w:val="21"/>
              </w:rPr>
            </w:pPr>
            <w:r>
              <w:rPr>
                <w:rFonts w:hint="eastAsia"/>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left w:w="108" w:type="dxa"/>
            <w:right w:w="108" w:type="dxa"/>
          </w:tblCellMar>
        </w:tblPrEx>
        <w:trPr>
          <w:trHeight w:val="412" w:hRule="atLeast"/>
          <w:jc w:val="center"/>
        </w:trPr>
        <w:tc>
          <w:tcPr>
            <w:tcW w:w="1189" w:type="dxa"/>
            <w:tcBorders>
              <w:right w:val="single" w:color="auto" w:sz="4" w:space="0"/>
            </w:tcBorders>
            <w:vAlign w:val="center"/>
          </w:tcPr>
          <w:p>
            <w:pPr>
              <w:pStyle w:val="44"/>
              <w:ind w:firstLine="0" w:firstLineChars="0"/>
              <w:jc w:val="center"/>
              <w:rPr>
                <w:rFonts w:hint="eastAsia"/>
                <w:b/>
                <w:sz w:val="21"/>
                <w:szCs w:val="21"/>
              </w:rPr>
            </w:pPr>
            <w:r>
              <w:rPr>
                <w:rFonts w:hint="eastAsia"/>
                <w:b/>
                <w:sz w:val="21"/>
                <w:szCs w:val="21"/>
              </w:rPr>
              <w:t>手语</w:t>
            </w:r>
          </w:p>
        </w:tc>
        <w:tc>
          <w:tcPr>
            <w:tcW w:w="836" w:type="dxa"/>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举行</w:t>
            </w:r>
          </w:p>
        </w:tc>
        <w:tc>
          <w:tcPr>
            <w:tcW w:w="868" w:type="dxa"/>
            <w:vAlign w:val="center"/>
          </w:tcPr>
          <w:p>
            <w:pPr>
              <w:pStyle w:val="44"/>
              <w:ind w:firstLine="0" w:firstLineChars="0"/>
              <w:jc w:val="center"/>
              <w:rPr>
                <w:rFonts w:hint="eastAsia"/>
                <w:sz w:val="21"/>
                <w:szCs w:val="21"/>
              </w:rPr>
            </w:pPr>
            <w:r>
              <w:rPr>
                <w:rFonts w:hint="eastAsia"/>
                <w:sz w:val="21"/>
                <w:szCs w:val="21"/>
              </w:rPr>
              <w:t>壮丽</w:t>
            </w:r>
          </w:p>
        </w:tc>
        <w:tc>
          <w:tcPr>
            <w:tcW w:w="879" w:type="dxa"/>
            <w:vAlign w:val="center"/>
          </w:tcPr>
          <w:p>
            <w:pPr>
              <w:pStyle w:val="44"/>
              <w:ind w:firstLine="0" w:firstLineChars="0"/>
              <w:jc w:val="center"/>
              <w:rPr>
                <w:rFonts w:hint="eastAsia"/>
                <w:sz w:val="21"/>
                <w:szCs w:val="21"/>
              </w:rPr>
            </w:pPr>
            <w:r>
              <w:rPr>
                <w:rFonts w:hint="eastAsia"/>
                <w:sz w:val="21"/>
                <w:szCs w:val="21"/>
              </w:rPr>
              <w:t>出版</w:t>
            </w:r>
          </w:p>
        </w:tc>
        <w:tc>
          <w:tcPr>
            <w:tcW w:w="849" w:type="dxa"/>
            <w:vAlign w:val="center"/>
          </w:tcPr>
          <w:p>
            <w:pPr>
              <w:pStyle w:val="44"/>
              <w:ind w:firstLine="0" w:firstLineChars="0"/>
              <w:jc w:val="center"/>
              <w:rPr>
                <w:rFonts w:hint="eastAsia"/>
                <w:sz w:val="21"/>
                <w:szCs w:val="21"/>
              </w:rPr>
            </w:pPr>
            <w:r>
              <w:rPr>
                <w:rFonts w:hint="eastAsia"/>
                <w:sz w:val="21"/>
                <w:szCs w:val="21"/>
              </w:rPr>
              <w:t>朋友</w:t>
            </w:r>
          </w:p>
        </w:tc>
        <w:tc>
          <w:tcPr>
            <w:tcW w:w="869" w:type="dxa"/>
            <w:vAlign w:val="center"/>
          </w:tcPr>
          <w:p>
            <w:pPr>
              <w:pStyle w:val="44"/>
              <w:ind w:firstLine="0" w:firstLineChars="0"/>
              <w:jc w:val="center"/>
              <w:rPr>
                <w:rFonts w:hint="eastAsia"/>
                <w:sz w:val="21"/>
                <w:szCs w:val="21"/>
              </w:rPr>
            </w:pPr>
            <w:r>
              <w:rPr>
                <w:rFonts w:hint="eastAsia"/>
                <w:sz w:val="21"/>
                <w:szCs w:val="21"/>
              </w:rPr>
              <w:t>教学</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left w:w="108" w:type="dxa"/>
            <w:right w:w="108" w:type="dxa"/>
          </w:tblCellMar>
        </w:tblPrEx>
        <w:trPr>
          <w:trHeight w:val="412" w:hRule="atLeast"/>
          <w:jc w:val="center"/>
        </w:trPr>
        <w:tc>
          <w:tcPr>
            <w:tcW w:w="1189" w:type="dxa"/>
            <w:tcBorders>
              <w:bottom w:val="single" w:color="auto" w:sz="4" w:space="0"/>
              <w:right w:val="single" w:color="auto" w:sz="4" w:space="0"/>
            </w:tcBorders>
            <w:vAlign w:val="center"/>
          </w:tcPr>
          <w:p>
            <w:pPr>
              <w:pStyle w:val="44"/>
              <w:ind w:firstLine="0" w:firstLineChars="0"/>
              <w:jc w:val="center"/>
              <w:rPr>
                <w:rFonts w:hint="eastAsia"/>
                <w:b/>
                <w:sz w:val="21"/>
                <w:szCs w:val="21"/>
              </w:rPr>
            </w:pPr>
            <w:r>
              <w:rPr>
                <w:rFonts w:hint="eastAsia"/>
                <w:b/>
                <w:sz w:val="21"/>
                <w:szCs w:val="21"/>
              </w:rPr>
              <w:t>状态值</w:t>
            </w:r>
          </w:p>
        </w:tc>
        <w:tc>
          <w:tcPr>
            <w:tcW w:w="836" w:type="dxa"/>
            <w:tcBorders>
              <w:left w:val="single" w:color="auto" w:sz="4" w:space="0"/>
              <w:bottom w:val="single" w:color="auto" w:sz="4" w:space="0"/>
            </w:tcBorders>
            <w:vAlign w:val="center"/>
          </w:tcPr>
          <w:p>
            <w:pPr>
              <w:pStyle w:val="44"/>
              <w:ind w:firstLine="0" w:firstLineChars="0"/>
              <w:jc w:val="center"/>
              <w:rPr>
                <w:rFonts w:hint="eastAsia"/>
                <w:sz w:val="21"/>
                <w:szCs w:val="21"/>
              </w:rPr>
            </w:pPr>
            <w:r>
              <w:rPr>
                <w:rFonts w:hint="eastAsia"/>
                <w:sz w:val="21"/>
                <w:szCs w:val="21"/>
              </w:rPr>
              <w:t>7</w:t>
            </w:r>
          </w:p>
        </w:tc>
        <w:tc>
          <w:tcPr>
            <w:tcW w:w="868" w:type="dxa"/>
            <w:vAlign w:val="center"/>
          </w:tcPr>
          <w:p>
            <w:pPr>
              <w:pStyle w:val="44"/>
              <w:ind w:firstLine="0" w:firstLineChars="0"/>
              <w:jc w:val="center"/>
              <w:rPr>
                <w:rFonts w:hint="eastAsia"/>
                <w:sz w:val="21"/>
                <w:szCs w:val="21"/>
              </w:rPr>
            </w:pPr>
            <w:r>
              <w:rPr>
                <w:rFonts w:hint="eastAsia"/>
                <w:sz w:val="21"/>
                <w:szCs w:val="21"/>
              </w:rPr>
              <w:t>7</w:t>
            </w:r>
          </w:p>
        </w:tc>
        <w:tc>
          <w:tcPr>
            <w:tcW w:w="879" w:type="dxa"/>
            <w:vAlign w:val="center"/>
          </w:tcPr>
          <w:p>
            <w:pPr>
              <w:pStyle w:val="44"/>
              <w:ind w:firstLine="0" w:firstLineChars="0"/>
              <w:jc w:val="center"/>
              <w:rPr>
                <w:rFonts w:hint="eastAsia"/>
                <w:sz w:val="21"/>
                <w:szCs w:val="21"/>
              </w:rPr>
            </w:pPr>
            <w:r>
              <w:rPr>
                <w:rFonts w:hint="eastAsia"/>
                <w:sz w:val="21"/>
                <w:szCs w:val="21"/>
              </w:rPr>
              <w:t>8</w:t>
            </w:r>
          </w:p>
        </w:tc>
        <w:tc>
          <w:tcPr>
            <w:tcW w:w="849" w:type="dxa"/>
            <w:vAlign w:val="center"/>
          </w:tcPr>
          <w:p>
            <w:pPr>
              <w:pStyle w:val="44"/>
              <w:ind w:firstLine="0" w:firstLineChars="0"/>
              <w:jc w:val="center"/>
              <w:rPr>
                <w:rFonts w:hint="eastAsia"/>
                <w:sz w:val="21"/>
                <w:szCs w:val="21"/>
              </w:rPr>
            </w:pPr>
            <w:r>
              <w:rPr>
                <w:rFonts w:hint="eastAsia"/>
                <w:sz w:val="21"/>
                <w:szCs w:val="21"/>
              </w:rPr>
              <w:t>4</w:t>
            </w:r>
          </w:p>
        </w:tc>
        <w:tc>
          <w:tcPr>
            <w:tcW w:w="869" w:type="dxa"/>
            <w:vAlign w:val="center"/>
          </w:tcPr>
          <w:p>
            <w:pPr>
              <w:pStyle w:val="44"/>
              <w:ind w:firstLine="0" w:firstLineChars="0"/>
              <w:jc w:val="center"/>
              <w:rPr>
                <w:rFonts w:hint="eastAsia"/>
                <w:sz w:val="21"/>
                <w:szCs w:val="21"/>
              </w:rPr>
            </w:pPr>
            <w:r>
              <w:rPr>
                <w:rFonts w:hint="eastAsia"/>
                <w:sz w:val="21"/>
                <w:szCs w:val="21"/>
              </w:rPr>
              <w:t>3</w:t>
            </w:r>
          </w:p>
        </w:tc>
      </w:tr>
    </w:tbl>
    <w:p>
      <w:pPr>
        <w:pStyle w:val="44"/>
        <w:rPr>
          <w:rFonts w:hint="eastAsia"/>
        </w:rPr>
      </w:pPr>
    </w:p>
    <w:p>
      <w:pPr>
        <w:pStyle w:val="44"/>
        <w:rPr>
          <w:rFonts w:hint="eastAsia"/>
        </w:rPr>
      </w:pPr>
      <w:r>
        <w:rPr>
          <w:rFonts w:hint="eastAsia"/>
        </w:rPr>
        <w:t>因为在提取特征向量时，单手在平面中的特征值存在4个，双手则存在16个特征值，即N值为16。</w:t>
      </w:r>
    </w:p>
    <w:p>
      <w:pPr>
        <w:pStyle w:val="44"/>
        <w:rPr>
          <w:rFonts w:hint="eastAsia"/>
        </w:rPr>
      </w:pPr>
      <w:r>
        <w:rPr>
          <w:rFonts w:hint="eastAsia"/>
        </w:rPr>
        <w:t>模型中的状态转移矩阵A的初始值根据设置的随机种子，由系统随机获得。系统中将种子设置为15，以N=7为例，那么T[7][7]为获得的随机矩阵，sum[i]为T中第i行所有值的和，则最终获取的矩阵A中的值a</w:t>
      </w:r>
      <w:r>
        <w:rPr>
          <w:rFonts w:hint="eastAsia"/>
          <w:vertAlign w:val="subscript"/>
        </w:rPr>
        <w:t>ij</w:t>
      </w:r>
      <w:r>
        <w:rPr>
          <w:rFonts w:hint="eastAsia"/>
        </w:rPr>
        <w:t>=t[i][j]/sum[i]，如式5-6所示。</w:t>
      </w:r>
    </w:p>
    <w:p>
      <w:pPr>
        <w:pStyle w:val="44"/>
        <w:rPr>
          <w:rFonts w:hint="eastAsia"/>
        </w:rPr>
      </w:pPr>
    </w:p>
    <w:p>
      <w:pPr>
        <w:pStyle w:val="44"/>
        <w:spacing w:line="240" w:lineRule="auto"/>
        <w:ind w:firstLine="0" w:firstLineChars="0"/>
        <w:rPr>
          <w:rFonts w:hint="eastAsia"/>
        </w:rPr>
      </w:pPr>
      <w:r>
        <w:rPr>
          <w:rFonts w:ascii="Times New Roman" w:hAnsi="Times New Roman" w:eastAsia="宋体" w:cs="Times New Roman"/>
          <w:kern w:val="2"/>
          <w:sz w:val="24"/>
          <w:szCs w:val="24"/>
          <w:lang w:val="en-US" w:eastAsia="zh-CN" w:bidi="ar-SA"/>
        </w:rPr>
        <w:object>
          <v:shape id="Picture 94" type="#_x0000_t75" style="height:133.3pt;width:407.25pt;rotation:0f;" o:ole="t" fillcolor="#FFFFFF" filled="f" o:preferrelative="t" stroked="f" coordorigin="0,0" coordsize="21600,21600">
            <v:fill on="f" color2="#FFFFFF" focus="0%"/>
            <v:imagedata gain="65536f" blacklevel="0f" gamma="0" o:title="" r:id="rId154"/>
            <o:lock v:ext="edit" position="f" selection="f" grouping="f" rotation="f" cropping="f" text="f" aspectratio="t"/>
            <w10:wrap type="none"/>
            <w10:anchorlock/>
          </v:shape>
          <o:OLEObject Type="Embed" ProgID="" ShapeID="Picture 94" DrawAspect="Content" ObjectID="_157" r:id="rId153"/>
        </w:object>
      </w:r>
      <w:r>
        <w:rPr>
          <w:rFonts w:hint="eastAsia"/>
        </w:rPr>
        <w:t xml:space="preserve"> (5-6)</w:t>
      </w:r>
    </w:p>
    <w:p>
      <w:pPr>
        <w:pStyle w:val="44"/>
        <w:spacing w:line="240" w:lineRule="auto"/>
        <w:ind w:firstLine="0" w:firstLineChars="0"/>
        <w:jc w:val="left"/>
        <w:rPr>
          <w:rFonts w:hint="eastAsia"/>
        </w:rPr>
      </w:pPr>
      <w:r>
        <w:rPr>
          <w:rFonts w:hint="eastAsia"/>
        </w:rPr>
        <w:t>同理得到观察矩阵B，如式5-7所示。</w:t>
      </w:r>
    </w:p>
    <w:p>
      <w:pPr>
        <w:pStyle w:val="44"/>
        <w:spacing w:line="240" w:lineRule="auto"/>
        <w:ind w:firstLine="0" w:firstLineChars="0"/>
        <w:jc w:val="center"/>
        <w:rPr>
          <w:rFonts w:hint="eastAsia"/>
        </w:rPr>
      </w:pPr>
      <w:r>
        <w:rPr>
          <w:rFonts w:ascii="Times New Roman" w:hAnsi="Times New Roman" w:eastAsia="宋体" w:cs="Times New Roman"/>
          <w:kern w:val="2"/>
          <w:sz w:val="24"/>
          <w:szCs w:val="24"/>
          <w:lang w:val="en-US" w:eastAsia="zh-CN" w:bidi="ar-SA"/>
        </w:rPr>
        <w:object>
          <v:shape id="Picture 95" type="#_x0000_t75" style="height:132.65pt;width:256.3pt;rotation:0f;" o:ole="t" fillcolor="#FFFFFF" filled="f" o:preferrelative="t" stroked="f" coordorigin="0,0" coordsize="21600,21600">
            <v:fill on="f" color2="#FFFFFF" focus="0%"/>
            <v:imagedata gain="65536f" blacklevel="0f" gamma="0" o:title="" r:id="rId156"/>
            <o:lock v:ext="edit" position="f" selection="f" grouping="f" rotation="f" cropping="f" text="f" aspectratio="t"/>
            <w10:wrap type="none"/>
            <w10:anchorlock/>
          </v:shape>
          <o:OLEObject Type="Embed" ProgID="" ShapeID="Picture 95" DrawAspect="Content" ObjectID="_158" r:id="rId155"/>
        </w:object>
      </w:r>
      <w:r>
        <w:rPr>
          <w:rFonts w:hint="eastAsia"/>
        </w:rPr>
        <w:t xml:space="preserve"> (5-7)</w:t>
      </w:r>
    </w:p>
    <w:p>
      <w:pPr>
        <w:pStyle w:val="44"/>
        <w:ind w:firstLine="0" w:firstLineChars="0"/>
        <w:rPr>
          <w:rFonts w:hint="eastAsia"/>
        </w:rPr>
      </w:pPr>
      <w:r>
        <w:rPr>
          <w:rFonts w:hint="eastAsia"/>
        </w:rPr>
        <w:t>初始状态分布π如式5-8所示。</w:t>
      </w:r>
    </w:p>
    <w:p>
      <w:pPr>
        <w:pStyle w:val="44"/>
        <w:ind w:firstLine="0" w:firstLineChars="0"/>
        <w:rPr>
          <w:rFonts w:hint="eastAsia"/>
        </w:rPr>
      </w:pPr>
      <w:r>
        <w:rPr>
          <w:rFonts w:ascii="Times New Roman" w:hAnsi="Times New Roman" w:eastAsia="宋体" w:cs="Times New Roman"/>
          <w:kern w:val="2"/>
          <w:sz w:val="24"/>
          <w:szCs w:val="24"/>
          <w:lang w:val="en-US" w:eastAsia="zh-CN" w:bidi="ar-SA"/>
        </w:rPr>
        <w:object>
          <v:shape id="Picture 96" type="#_x0000_t75" style="height:18pt;width:407.35pt;rotation:0f;" o:ole="t" fillcolor="#FFFFFF" filled="f" o:preferrelative="t" stroked="f" coordorigin="0,0" coordsize="21600,21600">
            <v:fill on="f" color2="#FFFFFF" focus="0%"/>
            <v:imagedata gain="65536f" blacklevel="0f" gamma="0" o:title="" r:id="rId158"/>
            <o:lock v:ext="edit" position="f" selection="f" grouping="f" rotation="f" cropping="f" text="f" aspectratio="t"/>
            <w10:wrap type="none"/>
            <w10:anchorlock/>
          </v:shape>
          <o:OLEObject Type="Embed" ProgID="" ShapeID="Picture 96" DrawAspect="Content" ObjectID="_159" r:id="rId157"/>
        </w:object>
      </w:r>
      <w:r>
        <w:rPr>
          <w:rFonts w:hint="eastAsia"/>
        </w:rPr>
        <w:t xml:space="preserve">  (5-8)</w:t>
      </w:r>
    </w:p>
    <w:p>
      <w:pPr>
        <w:pStyle w:val="44"/>
        <w:numPr>
          <w:ilvl w:val="0"/>
          <w:numId w:val="37"/>
        </w:numPr>
        <w:spacing w:before="120" w:beforeLines="50" w:after="120" w:afterLines="50"/>
        <w:ind w:left="1202" w:firstLineChars="0"/>
        <w:rPr>
          <w:rFonts w:hint="eastAsia"/>
        </w:rPr>
      </w:pPr>
      <w:r>
        <w:rPr>
          <w:rFonts w:hint="eastAsia"/>
        </w:rPr>
        <w:t>模型的训练</w:t>
      </w:r>
    </w:p>
    <w:p>
      <w:pPr>
        <w:pStyle w:val="44"/>
        <w:rPr>
          <w:rFonts w:hint="eastAsia"/>
        </w:rPr>
      </w:pPr>
      <w:r>
        <w:rPr>
          <w:rFonts w:hint="eastAsia"/>
        </w:rPr>
        <w:t>模型的训练部分本系统做了一部分改进，即通过其识别结果训练双层的HMM模型。</w:t>
      </w:r>
    </w:p>
    <w:p>
      <w:pPr>
        <w:pStyle w:val="44"/>
        <w:rPr>
          <w:rFonts w:hint="eastAsia"/>
        </w:rPr>
      </w:pPr>
      <w:r>
        <w:rPr>
          <w:rFonts w:hint="eastAsia"/>
        </w:rPr>
        <w:t>系统首先通过Baum Welch算法在针对(x,y)平面的特征进行训练，得到10个HMM模型，并将测试集代入这10个模型中，计算其识别率；当个别手语的识别率较低时，则使用样本对HMM模型重新训练，直至该模型的识别率趋于稳定；最后再用测试集来计算生成的10个HMM模型的识别率，且当该模型的识别率低于85%时，认为该模型的识别效果欠佳，则对该模型对应的深度特征进行训练，生成其深度特征的HMM模型。</w:t>
      </w:r>
    </w:p>
    <w:p>
      <w:pPr>
        <w:pStyle w:val="44"/>
        <w:rPr>
          <w:rFonts w:hint="eastAsia"/>
        </w:rPr>
      </w:pPr>
      <w:r>
        <w:rPr>
          <w:rFonts w:hint="eastAsia"/>
        </w:rPr>
        <w:t>本系统分别对十个手语在(x,y)平面进行训练和识别。其中，物质、奋斗、出版、和朋友这4个手语识别率低于85%，因此提取它们的深度特征向量样本进行训练，生成其深度特征的HMM模型。</w:t>
      </w:r>
    </w:p>
    <w:p>
      <w:pPr>
        <w:pStyle w:val="44"/>
        <w:numPr>
          <w:ilvl w:val="0"/>
          <w:numId w:val="37"/>
        </w:numPr>
        <w:spacing w:before="120" w:beforeLines="50" w:after="120" w:afterLines="50"/>
        <w:ind w:left="1202" w:firstLineChars="0"/>
        <w:rPr>
          <w:rFonts w:hint="eastAsia"/>
        </w:rPr>
      </w:pPr>
      <w:r>
        <w:rPr>
          <w:rFonts w:hint="eastAsia"/>
        </w:rPr>
        <w:t>手语的识别</w:t>
      </w:r>
    </w:p>
    <w:p>
      <w:pPr>
        <w:pStyle w:val="44"/>
        <w:rPr>
          <w:rFonts w:hint="eastAsia"/>
        </w:rPr>
      </w:pPr>
      <w:r>
        <w:rPr>
          <w:rFonts w:hint="eastAsia"/>
        </w:rPr>
        <w:t>系统首先在(x,y)平面内对10种手语进行识别，将10种手语产生的测试集分别代入已训练的10个HMM模型中，通过Viterbi算法计算手语的识别率。</w:t>
      </w:r>
    </w:p>
    <w:p>
      <w:pPr>
        <w:pStyle w:val="44"/>
        <w:rPr>
          <w:rFonts w:hint="eastAsia"/>
        </w:rPr>
      </w:pPr>
      <w:r>
        <w:rPr>
          <w:rFonts w:hint="eastAsia"/>
        </w:rPr>
        <w:t>当某些手语在(x,y)平面内识别率低于85%时，为了使识别结果的准确性，使用了双层的HMM模型。将识别率低于85%的手语通过训练好的深度HMM再次识别。</w:t>
      </w:r>
    </w:p>
    <w:p>
      <w:pPr>
        <w:pStyle w:val="44"/>
        <w:rPr>
          <w:rFonts w:hint="eastAsia"/>
        </w:rPr>
      </w:pPr>
      <w:r>
        <w:rPr>
          <w:rFonts w:hint="eastAsia"/>
        </w:rPr>
        <w:t>以本系统为例，由于系统训练的(x,y)平面的HMM模型对手语“超级”、“调整”、“比赛”、“举行”、“壮丽”和“教学”这6种手语识别效果较好，因此不需要训练其在深度平面内的HMM模型。</w:t>
      </w:r>
    </w:p>
    <w:p>
      <w:pPr>
        <w:pStyle w:val="44"/>
        <w:rPr>
          <w:rFonts w:hint="eastAsia"/>
        </w:rPr>
      </w:pPr>
      <w:r>
        <w:rPr>
          <w:rFonts w:hint="eastAsia"/>
        </w:rPr>
        <w:t>在(x,y)平面的识别过程中，发现手语误识的原因大多是将一种手语识别成其它某个手语，或者某种手语模型无法识别。如对于手语“物质”，识别成“朋友”的概率达10%，手语“奋斗”中不识别样本占13%。具体4种手语的误识对应关系如表5-2所示。</w:t>
      </w:r>
    </w:p>
    <w:p>
      <w:pPr>
        <w:pStyle w:val="15"/>
      </w:pPr>
      <w:r>
        <w:rPr>
          <w:rFonts w:hint="eastAsia"/>
        </w:rPr>
        <w:t>表 5-2 正确手语和误识手语对应关系</w:t>
      </w:r>
    </w:p>
    <w:tbl>
      <w:tblPr>
        <w:tblStyle w:val="42"/>
        <w:tblW w:w="6553" w:type="dxa"/>
        <w:jc w:val="center"/>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left w:w="108" w:type="dxa"/>
          <w:right w:w="108" w:type="dxa"/>
        </w:tblCellMar>
      </w:tblPr>
      <w:tblGrid>
        <w:gridCol w:w="1310"/>
        <w:gridCol w:w="1310"/>
        <w:gridCol w:w="1311"/>
        <w:gridCol w:w="1311"/>
        <w:gridCol w:w="1311"/>
      </w:tblGrid>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left w:w="108" w:type="dxa"/>
            <w:right w:w="108" w:type="dxa"/>
          </w:tblCellMar>
        </w:tblPrEx>
        <w:trPr>
          <w:jc w:val="center"/>
        </w:trPr>
        <w:tc>
          <w:tcPr>
            <w:tcW w:w="1310" w:type="dxa"/>
            <w:tcBorders>
              <w:right w:val="single" w:color="auto" w:sz="4" w:space="0"/>
            </w:tcBorders>
            <w:vAlign w:val="top"/>
          </w:tcPr>
          <w:p>
            <w:pPr>
              <w:pStyle w:val="44"/>
              <w:ind w:firstLine="0" w:firstLineChars="0"/>
              <w:rPr>
                <w:rFonts w:hint="eastAsia"/>
                <w:b/>
                <w:sz w:val="21"/>
                <w:szCs w:val="21"/>
              </w:rPr>
            </w:pPr>
            <w:r>
              <w:rPr>
                <w:rFonts w:hint="eastAsia"/>
                <w:b/>
                <w:sz w:val="21"/>
                <w:szCs w:val="21"/>
              </w:rPr>
              <w:t>正确手语</w:t>
            </w:r>
          </w:p>
        </w:tc>
        <w:tc>
          <w:tcPr>
            <w:tcW w:w="1310" w:type="dxa"/>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物质</w:t>
            </w:r>
          </w:p>
        </w:tc>
        <w:tc>
          <w:tcPr>
            <w:tcW w:w="1311" w:type="dxa"/>
            <w:vAlign w:val="center"/>
          </w:tcPr>
          <w:p>
            <w:pPr>
              <w:pStyle w:val="44"/>
              <w:ind w:firstLine="0" w:firstLineChars="0"/>
              <w:jc w:val="center"/>
              <w:rPr>
                <w:rFonts w:hint="eastAsia"/>
                <w:sz w:val="21"/>
                <w:szCs w:val="21"/>
              </w:rPr>
            </w:pPr>
            <w:r>
              <w:rPr>
                <w:rFonts w:hint="eastAsia"/>
                <w:sz w:val="21"/>
                <w:szCs w:val="21"/>
              </w:rPr>
              <w:t>奋斗</w:t>
            </w:r>
          </w:p>
        </w:tc>
        <w:tc>
          <w:tcPr>
            <w:tcW w:w="1311" w:type="dxa"/>
            <w:vAlign w:val="center"/>
          </w:tcPr>
          <w:p>
            <w:pPr>
              <w:pStyle w:val="44"/>
              <w:ind w:firstLine="0" w:firstLineChars="0"/>
              <w:jc w:val="center"/>
              <w:rPr>
                <w:rFonts w:hint="eastAsia"/>
                <w:sz w:val="21"/>
                <w:szCs w:val="21"/>
              </w:rPr>
            </w:pPr>
            <w:r>
              <w:rPr>
                <w:rFonts w:hint="eastAsia"/>
                <w:sz w:val="21"/>
                <w:szCs w:val="21"/>
              </w:rPr>
              <w:t>出版</w:t>
            </w:r>
          </w:p>
        </w:tc>
        <w:tc>
          <w:tcPr>
            <w:tcW w:w="1311" w:type="dxa"/>
            <w:vAlign w:val="center"/>
          </w:tcPr>
          <w:p>
            <w:pPr>
              <w:pStyle w:val="44"/>
              <w:ind w:firstLine="0" w:firstLineChars="0"/>
              <w:jc w:val="center"/>
              <w:rPr>
                <w:rFonts w:hint="eastAsia"/>
                <w:sz w:val="21"/>
                <w:szCs w:val="21"/>
              </w:rPr>
            </w:pPr>
            <w:r>
              <w:rPr>
                <w:rFonts w:hint="eastAsia"/>
                <w:sz w:val="21"/>
                <w:szCs w:val="21"/>
              </w:rPr>
              <w:t>朋友</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left w:w="108" w:type="dxa"/>
            <w:right w:w="108" w:type="dxa"/>
          </w:tblCellMar>
        </w:tblPrEx>
        <w:trPr>
          <w:jc w:val="center"/>
        </w:trPr>
        <w:tc>
          <w:tcPr>
            <w:tcW w:w="1310" w:type="dxa"/>
            <w:tcBorders>
              <w:right w:val="single" w:color="auto" w:sz="4" w:space="0"/>
            </w:tcBorders>
            <w:vAlign w:val="top"/>
          </w:tcPr>
          <w:p>
            <w:pPr>
              <w:pStyle w:val="44"/>
              <w:ind w:firstLine="0" w:firstLineChars="0"/>
              <w:jc w:val="center"/>
              <w:rPr>
                <w:rFonts w:hint="eastAsia"/>
                <w:b/>
                <w:sz w:val="21"/>
                <w:szCs w:val="21"/>
              </w:rPr>
            </w:pPr>
            <w:r>
              <w:rPr>
                <w:rFonts w:hint="eastAsia"/>
                <w:b/>
                <w:sz w:val="21"/>
                <w:szCs w:val="21"/>
              </w:rPr>
              <w:t>误识</w:t>
            </w:r>
          </w:p>
        </w:tc>
        <w:tc>
          <w:tcPr>
            <w:tcW w:w="1310" w:type="dxa"/>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调整</w:t>
            </w:r>
          </w:p>
        </w:tc>
        <w:tc>
          <w:tcPr>
            <w:tcW w:w="1311" w:type="dxa"/>
            <w:vAlign w:val="center"/>
          </w:tcPr>
          <w:p>
            <w:pPr>
              <w:pStyle w:val="44"/>
              <w:ind w:firstLine="0" w:firstLineChars="0"/>
              <w:jc w:val="center"/>
              <w:rPr>
                <w:rFonts w:hint="eastAsia"/>
                <w:sz w:val="21"/>
                <w:szCs w:val="21"/>
              </w:rPr>
            </w:pPr>
            <w:r>
              <w:rPr>
                <w:rFonts w:hint="eastAsia"/>
                <w:sz w:val="21"/>
                <w:szCs w:val="21"/>
              </w:rPr>
              <w:t>无法识别</w:t>
            </w:r>
          </w:p>
        </w:tc>
        <w:tc>
          <w:tcPr>
            <w:tcW w:w="1311" w:type="dxa"/>
            <w:vAlign w:val="center"/>
          </w:tcPr>
          <w:p>
            <w:pPr>
              <w:pStyle w:val="44"/>
              <w:ind w:firstLine="0" w:firstLineChars="0"/>
              <w:jc w:val="center"/>
              <w:rPr>
                <w:rFonts w:hint="eastAsia"/>
                <w:sz w:val="21"/>
                <w:szCs w:val="21"/>
              </w:rPr>
            </w:pPr>
            <w:r>
              <w:rPr>
                <w:rFonts w:hint="eastAsia"/>
                <w:sz w:val="21"/>
                <w:szCs w:val="21"/>
              </w:rPr>
              <w:t>物质</w:t>
            </w:r>
          </w:p>
        </w:tc>
        <w:tc>
          <w:tcPr>
            <w:tcW w:w="1311" w:type="dxa"/>
            <w:vAlign w:val="center"/>
          </w:tcPr>
          <w:p>
            <w:pPr>
              <w:pStyle w:val="44"/>
              <w:ind w:firstLine="0" w:firstLineChars="0"/>
              <w:jc w:val="center"/>
              <w:rPr>
                <w:rFonts w:hint="eastAsia"/>
                <w:sz w:val="21"/>
                <w:szCs w:val="21"/>
              </w:rPr>
            </w:pPr>
            <w:r>
              <w:rPr>
                <w:rFonts w:hint="eastAsia"/>
                <w:sz w:val="21"/>
                <w:szCs w:val="21"/>
              </w:rPr>
              <w:t>调整</w:t>
            </w:r>
          </w:p>
        </w:tc>
      </w:tr>
    </w:tbl>
    <w:p>
      <w:pPr>
        <w:pStyle w:val="44"/>
        <w:rPr>
          <w:rFonts w:hint="eastAsia"/>
        </w:rPr>
      </w:pPr>
      <w:r>
        <w:rPr>
          <w:rFonts w:hint="eastAsia"/>
        </w:rPr>
        <w:t>因此，本系统中，当测试手语通过(x,y)平面的HMM模型识别结果在误识手语列表中时，则可以假设其存在误识的可能性。因此，为了排除这种可能，提高识别的正确率，需要对这个手语通过深度平面的HMM模型再次识别。具体的识别流程如图5-5所示。</w:t>
      </w:r>
    </w:p>
    <w:p>
      <w:pPr>
        <w:pStyle w:val="44"/>
        <w:rPr>
          <w:rFonts w:hint="eastAsia"/>
          <w:color w:val="FF0000"/>
        </w:rPr>
      </w:pPr>
      <w:r>
        <w:rPr>
          <w:rFonts w:hint="eastAsia"/>
        </w:rPr>
        <w:t>通过上述方法，得出10种手语使用改进的双层HMM模型的最终识别结果。</w:t>
      </w:r>
    </w:p>
    <w:p>
      <w:pPr>
        <w:pStyle w:val="44"/>
        <w:spacing w:line="240" w:lineRule="auto"/>
        <w:jc w:val="center"/>
      </w:pPr>
      <w:r>
        <w:rPr>
          <w:rFonts w:ascii="Times New Roman" w:hAnsi="Times New Roman" w:eastAsia="宋体" w:cs="Times New Roman"/>
          <w:kern w:val="2"/>
          <w:sz w:val="24"/>
          <w:szCs w:val="24"/>
          <w:lang w:val="en-US" w:eastAsia="zh-CN" w:bidi="ar-SA"/>
        </w:rPr>
        <w:object>
          <v:shape id="Picture 97" type="#_x0000_t75" style="height:263.65pt;width:259.95pt;rotation:0f;" o:ole="t" fillcolor="#FFFFFF" filled="f" o:preferrelative="t" stroked="f" coordorigin="0,0" coordsize="21600,21600">
            <v:fill on="f" color2="#FFFFFF" focus="0%"/>
            <v:imagedata gain="65536f" blacklevel="0f" gamma="0" o:title="" r:id="rId160"/>
            <o:lock v:ext="edit" position="f" selection="f" grouping="f" rotation="f" cropping="f" text="f" aspectratio="t"/>
            <w10:wrap type="none"/>
            <w10:anchorlock/>
          </v:shape>
          <o:OLEObject Type="Embed" ProgID="" ShapeID="Picture 97" DrawAspect="Content" ObjectID="_160" r:id="rId159"/>
        </w:object>
      </w:r>
    </w:p>
    <w:p>
      <w:pPr>
        <w:pStyle w:val="15"/>
        <w:rPr>
          <w:rFonts w:hint="eastAsia"/>
        </w:rPr>
      </w:pPr>
      <w:r>
        <w:rPr>
          <w:rFonts w:hint="eastAsia"/>
        </w:rPr>
        <w:t>图5-5 手语识别流程</w:t>
      </w:r>
    </w:p>
    <w:p>
      <w:pPr>
        <w:pStyle w:val="56"/>
        <w:numPr>
          <w:ilvl w:val="0"/>
          <w:numId w:val="30"/>
        </w:numPr>
        <w:rPr>
          <w:rFonts w:hint="eastAsia"/>
        </w:rPr>
      </w:pPr>
      <w:bookmarkStart w:id="112" w:name="_Toc387910679"/>
      <w:r>
        <w:rPr>
          <w:rFonts w:hint="eastAsia"/>
        </w:rPr>
        <w:t>基于SVM/HMM的手指动态手语识别</w:t>
      </w:r>
      <w:bookmarkEnd w:id="112"/>
    </w:p>
    <w:p>
      <w:pPr>
        <w:pStyle w:val="44"/>
        <w:rPr>
          <w:rFonts w:hint="eastAsia"/>
        </w:rPr>
      </w:pPr>
      <w:r>
        <w:rPr>
          <w:rFonts w:hint="eastAsia"/>
        </w:rPr>
        <w:t>训练HMM模型时，需要得到样本特征向量中的观测值个数。对于手指动态手语的特征向量，选取的是手部深度直方图信息的变化值，对于不同的手语其深度图像变化较大，不容易确定观测值个数。因此不能直接使用HMM模型进行训练和识别。</w:t>
      </w:r>
    </w:p>
    <w:p>
      <w:pPr>
        <w:pStyle w:val="44"/>
        <w:ind w:firstLine="0" w:firstLineChars="0"/>
        <w:rPr>
          <w:rFonts w:hint="eastAsia"/>
        </w:rPr>
      </w:pPr>
      <w:r>
        <w:rPr>
          <w:rFonts w:hint="eastAsia"/>
        </w:rPr>
        <w:t>由于SVM模型对小样本、高维度及非线性等问题有很好的而解决能力</w:t>
      </w:r>
      <w:r>
        <w:rPr>
          <w:rFonts w:hint="eastAsia"/>
          <w:vertAlign w:val="superscript"/>
        </w:rPr>
        <w:t>[25]</w:t>
      </w:r>
      <w:r>
        <w:rPr>
          <w:rFonts w:hint="eastAsia"/>
        </w:rPr>
        <w:t>，结合HMM较强的处理时间序列能力，本文将这两种模型相结合，使用SVM/HMM模型，来进行手指动态手语的识别。</w:t>
      </w:r>
    </w:p>
    <w:p>
      <w:pPr>
        <w:pStyle w:val="44"/>
        <w:rPr>
          <w:rFonts w:hint="eastAsia"/>
        </w:rPr>
      </w:pPr>
      <w:r>
        <w:rPr>
          <w:rFonts w:hint="eastAsia"/>
        </w:rPr>
        <w:t>由于系统中一共选取了10种手指动态手语，因此使用SVM模型的输出结果有10种。首先，将每个手语的10个特征向量依次输入SVM模型中，通过SVM模型将手语特征向量进行分类。每个手语输出一个长度为10的识别序列，将这个识别序列作为HMM模型的输入，再次进行识别，从而得到最终的识别结果。SVM/HMM模型的结构如图5-6所示。</w:t>
      </w:r>
    </w:p>
    <w:p>
      <w:pPr>
        <w:pStyle w:val="44"/>
        <w:numPr>
          <w:ilvl w:val="0"/>
          <w:numId w:val="38"/>
        </w:numPr>
        <w:tabs>
          <w:tab w:val="left" w:pos="284"/>
        </w:tabs>
        <w:spacing w:before="120" w:beforeLines="50" w:after="120" w:afterLines="50"/>
        <w:ind w:left="709" w:hanging="283" w:firstLineChars="0"/>
        <w:rPr>
          <w:rFonts w:hint="eastAsia"/>
        </w:rPr>
      </w:pPr>
      <w:r>
        <w:rPr>
          <w:rFonts w:hint="eastAsia"/>
        </w:rPr>
        <w:t>SVM模型的识别</w:t>
      </w:r>
    </w:p>
    <w:p>
      <w:pPr>
        <w:pStyle w:val="44"/>
        <w:numPr>
          <w:ilvl w:val="0"/>
          <w:numId w:val="39"/>
        </w:numPr>
        <w:spacing w:before="120" w:beforeLines="50" w:after="120" w:afterLines="50"/>
        <w:ind w:hanging="491" w:firstLineChars="0"/>
        <w:rPr>
          <w:rFonts w:hint="eastAsia"/>
        </w:rPr>
      </w:pPr>
      <w:r>
        <w:rPr>
          <w:rFonts w:hint="eastAsia"/>
        </w:rPr>
        <w:t>模型的选择</w:t>
      </w:r>
    </w:p>
    <w:p>
      <w:pPr>
        <w:pStyle w:val="44"/>
        <w:rPr>
          <w:rFonts w:hint="eastAsia"/>
        </w:rPr>
      </w:pPr>
      <w:r>
        <w:rPr>
          <w:rFonts w:hint="eastAsia"/>
        </w:rPr>
        <w:t>本系统主要通过SVM开发软件包LIBSVM，它包含的模式一共有5种：C-SVM分类，nu-SVM分类，one-class-SVM单分类器，epsilion-SVM回归，nu-SVM回归。这些方法主要通过变换函数项、参数等方法改变公式，使其产生出的算法在解决某类或多类问题时更有优势。本系统中使用的手语样本相对较少，这里选用C-SVM模式。</w:t>
      </w:r>
    </w:p>
    <w:p>
      <w:pPr>
        <w:pStyle w:val="44"/>
        <w:spacing w:line="240" w:lineRule="auto"/>
        <w:jc w:val="center"/>
        <w:rPr>
          <w:rFonts w:hint="eastAsia"/>
        </w:rPr>
      </w:pPr>
      <w:r>
        <w:rPr>
          <w:rFonts w:ascii="Times New Roman" w:hAnsi="Times New Roman" w:eastAsia="宋体" w:cs="Times New Roman"/>
          <w:kern w:val="2"/>
          <w:sz w:val="24"/>
          <w:szCs w:val="24"/>
          <w:lang w:val="en-US" w:eastAsia="zh-CN" w:bidi="ar-SA"/>
        </w:rPr>
        <w:object>
          <v:shape id="Picture 98" type="#_x0000_t75" style="height:226.65pt;width:240.85pt;rotation:0f;" o:ole="t" fillcolor="#FFFFFF" filled="f" o:preferrelative="t" stroked="f" coordorigin="0,0" coordsize="21600,21600">
            <v:fill on="f" color2="#FFFFFF" focus="0%"/>
            <v:imagedata gain="65536f" blacklevel="0f" gamma="0" o:title="" r:id="rId162"/>
            <o:lock v:ext="edit" position="f" selection="f" grouping="f" rotation="f" cropping="f" text="f" aspectratio="t"/>
            <w10:wrap type="none"/>
            <w10:anchorlock/>
          </v:shape>
          <o:OLEObject Type="Embed" ProgID="" ShapeID="Picture 98" DrawAspect="Content" ObjectID="_161" r:id="rId161"/>
        </w:object>
      </w:r>
    </w:p>
    <w:p>
      <w:pPr>
        <w:pStyle w:val="15"/>
        <w:rPr>
          <w:rFonts w:hint="eastAsia"/>
        </w:rPr>
      </w:pPr>
      <w:r>
        <w:rPr>
          <w:rFonts w:hint="eastAsia"/>
        </w:rPr>
        <w:t>图5-6 SVM/HMM模型结构</w:t>
      </w:r>
    </w:p>
    <w:p>
      <w:pPr>
        <w:pStyle w:val="44"/>
        <w:numPr>
          <w:ilvl w:val="0"/>
          <w:numId w:val="39"/>
        </w:numPr>
        <w:spacing w:before="120" w:beforeLines="50" w:after="120" w:afterLines="50"/>
        <w:ind w:hanging="491" w:firstLineChars="0"/>
        <w:rPr>
          <w:rFonts w:hint="eastAsia"/>
        </w:rPr>
      </w:pPr>
      <w:r>
        <w:rPr>
          <w:rFonts w:hint="eastAsia"/>
        </w:rPr>
        <w:t>核函数的选择</w:t>
      </w:r>
    </w:p>
    <w:p>
      <w:pPr>
        <w:pStyle w:val="44"/>
        <w:tabs>
          <w:tab w:val="left" w:pos="1470"/>
        </w:tabs>
        <w:rPr>
          <w:rFonts w:hint="eastAsia"/>
        </w:rPr>
      </w:pPr>
      <w:r>
        <w:rPr>
          <w:rFonts w:hint="eastAsia"/>
        </w:rPr>
        <w:t>径向基核函数核函数在SVM模型中使用比较广泛，本系统中选择的核函数是径向基核函数(RBF)，如式5-4所示，RBF核函数类似高斯分布，也称高斯核函数。它将样本映射到更高维的空间，线性核函数是径向基核函数的一个特例，因此可以用RBF代替线性核函数。由于核函数参数的个数对函数的复杂程度影响很大，参数越多函数越复杂，因为径向基核函数比多项式核函数需要更少的参数，并且当多项式的阶数较高时，可能会导致溢出的情况，所以相对来说使用径向基核函数更加简单。</w:t>
      </w:r>
    </w:p>
    <w:p>
      <w:pPr>
        <w:pStyle w:val="44"/>
        <w:numPr>
          <w:ilvl w:val="0"/>
          <w:numId w:val="39"/>
        </w:numPr>
        <w:spacing w:before="120" w:beforeLines="50" w:after="120" w:afterLines="50"/>
        <w:ind w:hanging="491" w:firstLineChars="0"/>
        <w:rPr>
          <w:rFonts w:hint="eastAsia"/>
        </w:rPr>
      </w:pPr>
      <w:r>
        <w:rPr>
          <w:rFonts w:hint="eastAsia"/>
        </w:rPr>
        <w:t>参数选择</w:t>
      </w:r>
    </w:p>
    <w:p>
      <w:pPr>
        <w:pStyle w:val="44"/>
        <w:tabs>
          <w:tab w:val="left" w:pos="1470"/>
        </w:tabs>
        <w:rPr>
          <w:rFonts w:hint="eastAsia"/>
        </w:rPr>
      </w:pPr>
      <w:r>
        <w:rPr>
          <w:rFonts w:hint="eastAsia"/>
        </w:rPr>
        <w:t>使用RBF核函数，需要设置其参数和其惩罚因子的值。即需要输入惩罚因子C到目标函数中，得出SVM对应的测试集的识别率。本系统通过使用LIBSVM的grid.py工具，训练得到惩罚因子C的值为13。</w:t>
      </w:r>
    </w:p>
    <w:p>
      <w:pPr>
        <w:pStyle w:val="44"/>
        <w:numPr>
          <w:ilvl w:val="0"/>
          <w:numId w:val="39"/>
        </w:numPr>
        <w:spacing w:before="120" w:beforeLines="50" w:after="120" w:afterLines="50"/>
        <w:ind w:hanging="491" w:firstLineChars="0"/>
        <w:rPr>
          <w:rFonts w:hint="eastAsia"/>
        </w:rPr>
      </w:pPr>
      <w:r>
        <w:rPr>
          <w:rFonts w:hint="eastAsia"/>
        </w:rPr>
        <w:t>分类方法选择</w:t>
      </w:r>
    </w:p>
    <w:p>
      <w:pPr>
        <w:pStyle w:val="44"/>
        <w:tabs>
          <w:tab w:val="left" w:pos="1470"/>
        </w:tabs>
        <w:rPr>
          <w:rFonts w:hint="eastAsia"/>
        </w:rPr>
      </w:pPr>
      <w:r>
        <w:rPr>
          <w:rFonts w:hint="eastAsia"/>
        </w:rPr>
        <w:t>常用的SVM算法主要有一对一、一对多和DAG-SVM算法。</w:t>
      </w:r>
    </w:p>
    <w:p>
      <w:pPr>
        <w:pStyle w:val="44"/>
        <w:tabs>
          <w:tab w:val="left" w:pos="1470"/>
        </w:tabs>
        <w:rPr>
          <w:rFonts w:hint="eastAsia"/>
        </w:rPr>
      </w:pPr>
      <w:r>
        <w:rPr>
          <w:rFonts w:hint="eastAsia"/>
        </w:rPr>
        <w:t>对于有M类样本，一对一SVM算法使用不同的两类样本训练成一个SVM分类器，需要构建M(M-1)/2个分类器。一对多SVM算法即将某个类的样本与其他所有类的区分，来训练SVM模型，共需要训练M个分类器。DAG-SVM算法是一个二叉树结构，二叉树一共有M个叶子节点，代表着M个类。测试样本通过每层的判别，最终落到的叶子节点所代表的类别即为该测试样本的类别。本文使用一对一SVM算法作为分类算法</w:t>
      </w:r>
      <w:r>
        <w:rPr>
          <w:rFonts w:hint="eastAsia"/>
          <w:vertAlign w:val="superscript"/>
        </w:rPr>
        <w:t>[51]</w:t>
      </w:r>
      <w:r>
        <w:rPr>
          <w:rFonts w:hint="eastAsia"/>
        </w:rPr>
        <w:t>。</w:t>
      </w:r>
    </w:p>
    <w:p>
      <w:pPr>
        <w:pStyle w:val="44"/>
        <w:numPr>
          <w:ilvl w:val="0"/>
          <w:numId w:val="38"/>
        </w:numPr>
        <w:tabs>
          <w:tab w:val="left" w:pos="284"/>
        </w:tabs>
        <w:spacing w:before="120" w:beforeLines="50" w:after="120" w:afterLines="50"/>
        <w:ind w:left="709" w:hanging="283" w:firstLineChars="0"/>
        <w:rPr>
          <w:rFonts w:hint="eastAsia"/>
        </w:rPr>
      </w:pPr>
      <w:r>
        <w:rPr>
          <w:rFonts w:hint="eastAsia"/>
        </w:rPr>
        <w:t>SVM/HMM模型的识别</w:t>
      </w:r>
    </w:p>
    <w:p>
      <w:pPr>
        <w:pStyle w:val="44"/>
        <w:spacing w:before="120" w:beforeLines="50" w:after="120" w:afterLines="50"/>
        <w:ind w:firstLineChars="0"/>
        <w:rPr>
          <w:rFonts w:hint="eastAsia"/>
        </w:rPr>
      </w:pPr>
      <w:r>
        <w:rPr>
          <w:rFonts w:hint="eastAsia"/>
        </w:rPr>
        <w:t>通过SVM模型对手指动态手语特征向量的训练，使每个手语产生了长度为10，且取值范围为1到10的识别序列。将产生的识别序列作为HMM模型的特征向量再次进行训练和识别，最终的到识别结果。其中，HMM模型的训练和识别过程与本文5.3中相近。</w:t>
      </w:r>
    </w:p>
    <w:p>
      <w:pPr>
        <w:pStyle w:val="44"/>
        <w:tabs>
          <w:tab w:val="left" w:pos="1470"/>
        </w:tabs>
        <w:rPr>
          <w:rFonts w:hint="eastAsia"/>
        </w:rPr>
      </w:pPr>
      <w:r>
        <w:rPr>
          <w:rFonts w:hint="eastAsia"/>
        </w:rPr>
        <w:t>本系统共针对10种手指动态手语进行识别，其中单手数字动态手语有3个，分别是“三十”、“六十”和“九十”。单手动态词语有3个，分别是“阿姨”、“职权”和“组长”。双手动态词语包含4个，分别是“工人”、“导师”、“家属”和“亲戚”。</w:t>
      </w:r>
    </w:p>
    <w:p>
      <w:pPr>
        <w:pStyle w:val="56"/>
        <w:numPr>
          <w:ilvl w:val="0"/>
          <w:numId w:val="30"/>
        </w:numPr>
        <w:rPr>
          <w:rFonts w:hint="eastAsia"/>
        </w:rPr>
      </w:pPr>
      <w:bookmarkStart w:id="113" w:name="_Toc387910680"/>
      <w:r>
        <w:rPr>
          <w:rFonts w:hint="eastAsia"/>
        </w:rPr>
        <w:t>基于SVM的静态手语识别</w:t>
      </w:r>
      <w:bookmarkEnd w:id="113"/>
    </w:p>
    <w:p>
      <w:pPr>
        <w:pStyle w:val="44"/>
        <w:spacing w:before="120" w:beforeLines="50" w:after="120" w:afterLines="50"/>
        <w:ind w:firstLineChars="0"/>
        <w:rPr>
          <w:rFonts w:hint="eastAsia"/>
        </w:rPr>
      </w:pPr>
      <w:r>
        <w:rPr>
          <w:rFonts w:hint="eastAsia"/>
        </w:rPr>
        <w:t>本文中对静态手语的识别是根据提取手部的轮廓信息作为其特征向量，其手部轮廓信息包含手掌与手指的轮廓特征，因此系统将其统一进行处理和识别。</w:t>
      </w:r>
    </w:p>
    <w:p>
      <w:pPr>
        <w:pStyle w:val="44"/>
        <w:numPr>
          <w:ilvl w:val="0"/>
          <w:numId w:val="40"/>
        </w:numPr>
        <w:spacing w:before="120" w:beforeLines="50" w:after="120" w:afterLines="50"/>
        <w:ind w:firstLineChars="0"/>
        <w:rPr>
          <w:rFonts w:hint="eastAsia"/>
        </w:rPr>
      </w:pPr>
      <w:r>
        <w:rPr>
          <w:rFonts w:hint="eastAsia"/>
        </w:rPr>
        <w:t>SVM模型的参数选择及训练</w:t>
      </w:r>
    </w:p>
    <w:p>
      <w:pPr>
        <w:pStyle w:val="44"/>
        <w:tabs>
          <w:tab w:val="left" w:pos="1470"/>
        </w:tabs>
        <w:rPr>
          <w:rFonts w:hint="eastAsia"/>
        </w:rPr>
      </w:pPr>
      <w:r>
        <w:rPr>
          <w:rFonts w:hint="eastAsia"/>
        </w:rPr>
        <w:t>本系统中静态手语的识别方式与动态手指语类似，均采用SVM模型。选用C-SVM模式，设其核函数为RBF，通过使用LIBSVM的grid.py工具，训练得到惩罚因子C的值为12。</w:t>
      </w:r>
    </w:p>
    <w:p>
      <w:pPr>
        <w:pStyle w:val="44"/>
        <w:numPr>
          <w:ilvl w:val="0"/>
          <w:numId w:val="40"/>
        </w:numPr>
        <w:spacing w:before="120" w:beforeLines="50" w:after="120" w:afterLines="50"/>
        <w:ind w:firstLineChars="0"/>
        <w:rPr>
          <w:rFonts w:hint="eastAsia"/>
        </w:rPr>
      </w:pPr>
      <w:r>
        <w:rPr>
          <w:rFonts w:hint="eastAsia"/>
        </w:rPr>
        <w:t>手语的识别</w:t>
      </w:r>
    </w:p>
    <w:p>
      <w:pPr>
        <w:pStyle w:val="44"/>
        <w:tabs>
          <w:tab w:val="left" w:pos="1470"/>
        </w:tabs>
        <w:rPr>
          <w:rFonts w:hint="eastAsia"/>
        </w:rPr>
      </w:pPr>
      <w:r>
        <w:rPr>
          <w:rFonts w:hint="eastAsia"/>
        </w:rPr>
        <w:t>本系统分别对10个静态手语进行识别，其中单手静态手语5个，静态手语分字母、数字和词句，分别为“A”、“E”、“五”、“十”和“山”。双手静态手语5个，分别为“个”，“饼干”，“房子”，“王（姓）”和“教育”。</w:t>
      </w:r>
    </w:p>
    <w:p>
      <w:pPr>
        <w:pStyle w:val="44"/>
        <w:tabs>
          <w:tab w:val="left" w:pos="1470"/>
        </w:tabs>
        <w:rPr>
          <w:rFonts w:hint="eastAsia"/>
        </w:rPr>
      </w:pPr>
      <w:r>
        <w:rPr>
          <w:rFonts w:hint="eastAsia"/>
        </w:rPr>
        <w:t>与手指运动识别一样，静态手语的识别选用一对一SVM算法。因为系统中一共对10个静态手语进行识别，所以共产生45个SVM模型。</w:t>
      </w:r>
    </w:p>
    <w:p>
      <w:pPr>
        <w:pStyle w:val="56"/>
        <w:numPr>
          <w:ilvl w:val="0"/>
          <w:numId w:val="30"/>
        </w:numPr>
        <w:rPr>
          <w:rFonts w:hint="eastAsia"/>
        </w:rPr>
      </w:pPr>
      <w:bookmarkStart w:id="114" w:name="_Toc387910681"/>
      <w:r>
        <w:rPr>
          <w:rFonts w:hint="eastAsia"/>
        </w:rPr>
        <w:t>本章小结</w:t>
      </w:r>
      <w:bookmarkEnd w:id="114"/>
    </w:p>
    <w:p>
      <w:pPr>
        <w:pStyle w:val="44"/>
        <w:tabs>
          <w:tab w:val="left" w:pos="1470"/>
        </w:tabs>
        <w:rPr>
          <w:rFonts w:hint="eastAsia"/>
        </w:rPr>
      </w:pPr>
      <w:r>
        <w:rPr>
          <w:rFonts w:hint="eastAsia"/>
        </w:rPr>
        <w:t>本章介绍了系统中所使用的HMM和SVM算法，并详细阐述了每种手语所使用的算法及其参数的配置。详细阐述了基于双层HMM算法的动态手掌识别的参数配置和识别流程，同时讲述了基于SVM模型的动态手指语与静态手语的识别。说明了模型的配置和参数的选择，给出了每种手语的识别结果并对结果进行分析。</w:t>
      </w:r>
    </w:p>
    <w:p>
      <w:pPr>
        <w:pStyle w:val="53"/>
        <w:numPr>
          <w:ilvl w:val="0"/>
          <w:numId w:val="8"/>
        </w:numPr>
        <w:rPr>
          <w:rFonts w:hint="eastAsia"/>
          <w:b w:val="0"/>
        </w:rPr>
      </w:pPr>
      <w:bookmarkStart w:id="115" w:name="_Toc387910682"/>
      <w:r>
        <w:rPr>
          <w:rFonts w:hint="eastAsia"/>
          <w:b w:val="0"/>
        </w:rPr>
        <w:t>手语识别系统的设计与实现</w:t>
      </w:r>
      <w:bookmarkEnd w:id="115"/>
    </w:p>
    <w:p>
      <w:pPr>
        <w:pStyle w:val="44"/>
        <w:tabs>
          <w:tab w:val="left" w:pos="1470"/>
        </w:tabs>
        <w:rPr>
          <w:rFonts w:hint="eastAsia"/>
        </w:rPr>
      </w:pPr>
      <w:bookmarkStart w:id="116" w:name="OLE_LINK14"/>
      <w:bookmarkStart w:id="117" w:name="OLE_LINK13"/>
      <w:r>
        <w:rPr>
          <w:rFonts w:hint="eastAsia"/>
        </w:rPr>
        <w:t>通过手语识别系统，减少了聋哑人和健全人之间的沟通障碍，促进他们之间的交流。将手语识别系统应用于聋哑学校，帮助聋哑学生与健全人沟通，扩大聋哑学生的交友圈，使他们更多的接触健全人的世界，帮助他们更加健康的学习和生活。同时也为人机交互技术的研究提供了一种新的实现方式。</w:t>
      </w:r>
    </w:p>
    <w:p>
      <w:pPr>
        <w:pStyle w:val="44"/>
        <w:tabs>
          <w:tab w:val="left" w:pos="1470"/>
        </w:tabs>
        <w:rPr>
          <w:rFonts w:hint="eastAsia"/>
        </w:rPr>
      </w:pPr>
      <w:r>
        <w:rPr>
          <w:rFonts w:hint="eastAsia"/>
        </w:rPr>
        <w:t>本章结合前文对手部跟踪、特征提取和手语识别算法等的研究和阐述，实现了基于手掌运动和手指运动的动态手语识别和基于手部轮廓的静态手语识别，将手语翻译成人们易懂的词语显示出来。本章详细介绍了本系统中主要功能的设计与实现，系统的整体流程如图6-1所示。</w:t>
      </w:r>
    </w:p>
    <w:p>
      <w:pPr>
        <w:pStyle w:val="44"/>
        <w:tabs>
          <w:tab w:val="left" w:pos="1470"/>
        </w:tabs>
        <w:spacing w:line="240" w:lineRule="auto"/>
        <w:jc w:val="center"/>
        <w:rPr>
          <w:rFonts w:hint="eastAsia"/>
        </w:rPr>
      </w:pPr>
      <w:r>
        <w:rPr>
          <w:rFonts w:ascii="Times New Roman" w:hAnsi="Times New Roman" w:eastAsia="宋体" w:cs="Times New Roman"/>
          <w:kern w:val="2"/>
          <w:sz w:val="24"/>
          <w:szCs w:val="24"/>
          <w:lang w:val="en-US" w:eastAsia="zh-CN" w:bidi="ar-SA"/>
        </w:rPr>
        <w:object>
          <v:shape id="Picture 99" type="#_x0000_t75" style="height:384.9pt;width:314.3pt;rotation:0f;" o:ole="t" fillcolor="#FFFFFF" filled="f" o:preferrelative="t" stroked="f" coordorigin="0,0" coordsize="21600,21600">
            <v:fill on="f" color2="#FFFFFF" focus="0%"/>
            <v:imagedata gain="65536f" blacklevel="0f" gamma="0" o:title="" r:id="rId164"/>
            <o:lock v:ext="edit" position="f" selection="f" grouping="f" rotation="f" cropping="f" text="f" aspectratio="t"/>
            <w10:wrap type="none"/>
            <w10:anchorlock/>
          </v:shape>
          <o:OLEObject Type="Embed" ProgID="" ShapeID="Picture 99" DrawAspect="Content" ObjectID="_162" r:id="rId163"/>
        </w:object>
      </w:r>
    </w:p>
    <w:p>
      <w:pPr>
        <w:pStyle w:val="44"/>
        <w:tabs>
          <w:tab w:val="left" w:pos="1470"/>
        </w:tabs>
        <w:spacing w:line="240" w:lineRule="auto"/>
        <w:ind w:firstLine="420"/>
        <w:jc w:val="center"/>
        <w:rPr>
          <w:rFonts w:hint="eastAsia"/>
          <w:sz w:val="21"/>
          <w:szCs w:val="21"/>
        </w:rPr>
      </w:pPr>
      <w:r>
        <w:rPr>
          <w:rFonts w:hint="eastAsia"/>
          <w:sz w:val="21"/>
          <w:szCs w:val="21"/>
        </w:rPr>
        <w:t>图6-1 系统流程图</w:t>
      </w:r>
    </w:p>
    <w:p>
      <w:pPr>
        <w:pStyle w:val="56"/>
        <w:numPr>
          <w:ilvl w:val="0"/>
          <w:numId w:val="41"/>
        </w:numPr>
        <w:rPr>
          <w:rFonts w:hint="eastAsia"/>
          <w:spacing w:val="8"/>
        </w:rPr>
      </w:pPr>
      <w:bookmarkStart w:id="118" w:name="_Toc387910683"/>
      <w:r>
        <w:rPr>
          <w:rFonts w:hint="eastAsia"/>
          <w:spacing w:val="8"/>
        </w:rPr>
        <w:t>系统硬件及软件环境</w:t>
      </w:r>
      <w:bookmarkEnd w:id="118"/>
    </w:p>
    <w:p>
      <w:pPr>
        <w:pStyle w:val="44"/>
        <w:numPr>
          <w:ilvl w:val="0"/>
          <w:numId w:val="42"/>
        </w:numPr>
        <w:spacing w:before="260" w:after="260" w:line="360" w:lineRule="auto"/>
        <w:ind w:firstLineChars="0"/>
        <w:outlineLvl w:val="2"/>
        <w:rPr>
          <w:rFonts w:hint="eastAsia" w:ascii="黑体" w:hAnsi="黑体" w:eastAsia="黑体"/>
          <w:sz w:val="28"/>
          <w:szCs w:val="28"/>
        </w:rPr>
      </w:pPr>
      <w:bookmarkStart w:id="119" w:name="_Toc387910684"/>
      <w:r>
        <w:rPr>
          <w:rFonts w:hint="eastAsia" w:ascii="黑体" w:hAnsi="黑体" w:eastAsia="黑体"/>
          <w:sz w:val="28"/>
          <w:szCs w:val="28"/>
        </w:rPr>
        <w:t>硬件环境</w:t>
      </w:r>
      <w:bookmarkEnd w:id="119"/>
    </w:p>
    <w:p>
      <w:pPr>
        <w:pStyle w:val="44"/>
        <w:tabs>
          <w:tab w:val="left" w:pos="1470"/>
        </w:tabs>
        <w:rPr>
          <w:rFonts w:hint="eastAsia"/>
        </w:rPr>
      </w:pPr>
      <w:r>
        <w:rPr>
          <w:rFonts w:hint="eastAsia"/>
        </w:rPr>
        <w:t>（1）PC主机一台</w:t>
      </w:r>
    </w:p>
    <w:p>
      <w:pPr>
        <w:pStyle w:val="44"/>
        <w:tabs>
          <w:tab w:val="left" w:pos="1470"/>
        </w:tabs>
        <w:rPr>
          <w:rFonts w:hint="eastAsia"/>
        </w:rPr>
      </w:pPr>
      <w:r>
        <w:rPr>
          <w:rFonts w:hint="eastAsia"/>
        </w:rPr>
        <w:t>配置信息：华硕笔记本电脑，其型号为X42JZ，CPU为Intel(R) Core(TM) i3 480M，主频为2.13 GHz。内存为2.00 GB。显卡为ADM Radeon HD 6470M，显存为512M，支持DirectX11。</w:t>
      </w:r>
    </w:p>
    <w:p>
      <w:pPr>
        <w:pStyle w:val="44"/>
        <w:tabs>
          <w:tab w:val="left" w:pos="1470"/>
        </w:tabs>
        <w:rPr>
          <w:rFonts w:hint="eastAsia"/>
        </w:rPr>
      </w:pPr>
      <w:r>
        <w:rPr>
          <w:rFonts w:hint="eastAsia"/>
        </w:rPr>
        <w:t>（2）Kinect体感摄像机</w:t>
      </w:r>
    </w:p>
    <w:p>
      <w:pPr>
        <w:pStyle w:val="44"/>
        <w:tabs>
          <w:tab w:val="left" w:pos="1470"/>
        </w:tabs>
        <w:rPr>
          <w:rFonts w:hint="eastAsia"/>
        </w:rPr>
      </w:pPr>
      <w:r>
        <w:rPr>
          <w:rFonts w:hint="eastAsia"/>
        </w:rPr>
        <w:t>配置信息：类别为Xbox360，水平视角为57度，垂直视角为43度，机身转动范围为正负27度，传感深度范围为1.2~3.5米，有效工作距离为5米</w:t>
      </w:r>
      <w:r>
        <w:rPr>
          <w:rFonts w:hint="eastAsia"/>
          <w:vertAlign w:val="superscript"/>
        </w:rPr>
        <w:t>[28]</w:t>
      </w:r>
      <w:r>
        <w:rPr>
          <w:rFonts w:hint="eastAsia"/>
        </w:rPr>
        <w:t>。</w:t>
      </w:r>
    </w:p>
    <w:p>
      <w:pPr>
        <w:pStyle w:val="44"/>
        <w:numPr>
          <w:ilvl w:val="0"/>
          <w:numId w:val="42"/>
        </w:numPr>
        <w:spacing w:before="260" w:after="260" w:line="360" w:lineRule="auto"/>
        <w:ind w:firstLineChars="0"/>
        <w:outlineLvl w:val="2"/>
        <w:rPr>
          <w:rFonts w:hint="eastAsia"/>
          <w:spacing w:val="8"/>
        </w:rPr>
      </w:pPr>
      <w:bookmarkStart w:id="120" w:name="_Toc387910685"/>
      <w:r>
        <w:rPr>
          <w:rFonts w:hint="eastAsia" w:ascii="黑体" w:hAnsi="黑体" w:eastAsia="黑体"/>
          <w:sz w:val="28"/>
          <w:szCs w:val="28"/>
        </w:rPr>
        <w:t>软件环境</w:t>
      </w:r>
      <w:bookmarkEnd w:id="120"/>
    </w:p>
    <w:p>
      <w:pPr>
        <w:pStyle w:val="44"/>
        <w:tabs>
          <w:tab w:val="left" w:pos="1470"/>
        </w:tabs>
        <w:ind w:firstLine="512"/>
        <w:rPr>
          <w:rFonts w:hint="eastAsia"/>
          <w:spacing w:val="8"/>
        </w:rPr>
      </w:pPr>
      <w:r>
        <w:rPr>
          <w:rFonts w:hint="eastAsia"/>
          <w:spacing w:val="8"/>
        </w:rPr>
        <w:t>操作系统为Windows7，32位，使用Microsoft Visual Studio2010工具开发。Kinect驱动为</w:t>
      </w:r>
      <w:r>
        <w:rPr>
          <w:spacing w:val="8"/>
        </w:rPr>
        <w:t>SensorKinect</w:t>
      </w:r>
      <w:r>
        <w:rPr>
          <w:rFonts w:hint="eastAsia"/>
          <w:spacing w:val="8"/>
        </w:rPr>
        <w:t xml:space="preserve"> </w:t>
      </w:r>
      <w:r>
        <w:rPr>
          <w:spacing w:val="8"/>
        </w:rPr>
        <w:t>5.0.0</w:t>
      </w:r>
      <w:r>
        <w:rPr>
          <w:rFonts w:hint="eastAsia"/>
          <w:spacing w:val="8"/>
        </w:rPr>
        <w:t>，Kinect开发包为</w:t>
      </w:r>
      <w:r>
        <w:rPr>
          <w:spacing w:val="8"/>
        </w:rPr>
        <w:t>OPENNI</w:t>
      </w:r>
      <w:r>
        <w:rPr>
          <w:rFonts w:hint="eastAsia"/>
          <w:spacing w:val="8"/>
        </w:rPr>
        <w:t xml:space="preserve"> </w:t>
      </w:r>
      <w:r>
        <w:rPr>
          <w:spacing w:val="8"/>
        </w:rPr>
        <w:t>1.0.0.23</w:t>
      </w:r>
      <w:r>
        <w:rPr>
          <w:rFonts w:hint="eastAsia"/>
          <w:spacing w:val="8"/>
        </w:rPr>
        <w:t>，NITE为</w:t>
      </w:r>
      <w:r>
        <w:rPr>
          <w:spacing w:val="8"/>
        </w:rPr>
        <w:t>NITE</w:t>
      </w:r>
      <w:r>
        <w:rPr>
          <w:rFonts w:hint="eastAsia"/>
          <w:spacing w:val="8"/>
        </w:rPr>
        <w:t xml:space="preserve"> </w:t>
      </w:r>
      <w:r>
        <w:rPr>
          <w:spacing w:val="8"/>
        </w:rPr>
        <w:t>1.3.0.17</w:t>
      </w:r>
      <w:r>
        <w:rPr>
          <w:rFonts w:hint="eastAsia"/>
          <w:spacing w:val="8"/>
        </w:rPr>
        <w:t>，图像处理软件使用OpenCV 2.4.4。</w:t>
      </w:r>
    </w:p>
    <w:p>
      <w:pPr>
        <w:pStyle w:val="56"/>
        <w:numPr>
          <w:ilvl w:val="0"/>
          <w:numId w:val="41"/>
        </w:numPr>
        <w:rPr>
          <w:rFonts w:hint="eastAsia"/>
          <w:spacing w:val="8"/>
        </w:rPr>
      </w:pPr>
      <w:bookmarkStart w:id="121" w:name="_Toc387910686"/>
      <w:r>
        <w:rPr>
          <w:rFonts w:hint="eastAsia"/>
          <w:spacing w:val="8"/>
        </w:rPr>
        <w:t>手部检测与追踪</w:t>
      </w:r>
      <w:bookmarkEnd w:id="121"/>
    </w:p>
    <w:p>
      <w:pPr>
        <w:pStyle w:val="44"/>
        <w:tabs>
          <w:tab w:val="left" w:pos="1470"/>
        </w:tabs>
        <w:ind w:firstLine="512"/>
        <w:rPr>
          <w:rFonts w:hint="eastAsia"/>
          <w:spacing w:val="8"/>
        </w:rPr>
      </w:pPr>
      <w:r>
        <w:rPr>
          <w:rFonts w:hint="eastAsia"/>
          <w:spacing w:val="8"/>
        </w:rPr>
        <w:t>本研究主要使用Kinect体感设备和OpenNI/NITE平台，实现人体手语的识别。手部的检测与追踪是系统对手语处理和识别的前提，本系统中使用OpenNI/NITE自带的手部追踪算法。</w:t>
      </w:r>
    </w:p>
    <w:p>
      <w:pPr>
        <w:pStyle w:val="44"/>
        <w:tabs>
          <w:tab w:val="left" w:pos="1470"/>
        </w:tabs>
        <w:ind w:firstLine="512"/>
        <w:rPr>
          <w:rFonts w:hint="eastAsia"/>
          <w:spacing w:val="8"/>
        </w:rPr>
      </w:pPr>
      <w:r>
        <w:rPr>
          <w:rFonts w:hint="eastAsia"/>
          <w:spacing w:val="8"/>
        </w:rPr>
        <w:t>OpenNI骨架由关节点(Joint)构成，每一个关节点都包含位置信息。OpenNI首先通过Kinect获取深度图像，进而提取人物信息，这里使用了OpenNI中DepthGenerator和UserGenerator生产节点，用来产生深度图像和人物信息。根据获取的人物信息生成骨骼信息，为了确定关节点的位置，使用了NITE中预先定义的矫正用姿势“Psi”，如图2所示。</w:t>
      </w:r>
    </w:p>
    <w:p>
      <w:pPr>
        <w:pStyle w:val="44"/>
        <w:tabs>
          <w:tab w:val="left" w:pos="1470"/>
        </w:tabs>
        <w:spacing w:line="240" w:lineRule="auto"/>
        <w:jc w:val="center"/>
        <w:rPr>
          <w:rFonts w:hint="eastAsia"/>
        </w:rPr>
      </w:pPr>
      <w:r>
        <w:rPr>
          <w:rFonts w:ascii="Times New Roman" w:hAnsi="Times New Roman" w:eastAsia="宋体" w:cs="Times New Roman"/>
          <w:kern w:val="2"/>
          <w:sz w:val="24"/>
          <w:szCs w:val="24"/>
          <w:lang w:val="en-US" w:eastAsia="zh-CN" w:bidi="ar-SA"/>
        </w:rPr>
        <w:pict>
          <v:shape id="图片 13" o:spid="_x0000_s1178" type="#_x0000_t75" style="height:111.2pt;width:118.25pt;rotation:0f;" o:ole="f" fillcolor="#FFFFFF" filled="f" o:preferrelative="t" stroked="f" coordorigin="0,0" coordsize="21600,21600">
            <v:fill on="f" color2="#FFFFFF" focus="0%"/>
            <v:imagedata gain="65536f" blacklevel="0f" gamma="0" o:title="" r:id="rId165"/>
            <o:lock v:ext="edit" position="f" selection="f" grouping="f" rotation="f" cropping="f" text="f" aspectratio="t"/>
            <w10:wrap type="none"/>
            <w10:anchorlock/>
          </v:shape>
        </w:pict>
      </w:r>
    </w:p>
    <w:p>
      <w:pPr>
        <w:pStyle w:val="44"/>
        <w:tabs>
          <w:tab w:val="left" w:pos="1470"/>
        </w:tabs>
        <w:ind w:firstLine="452"/>
        <w:jc w:val="center"/>
        <w:rPr>
          <w:rFonts w:hint="eastAsia"/>
          <w:spacing w:val="8"/>
          <w:sz w:val="21"/>
          <w:szCs w:val="21"/>
        </w:rPr>
      </w:pPr>
      <w:r>
        <w:rPr>
          <w:rFonts w:hint="eastAsia"/>
          <w:spacing w:val="8"/>
          <w:sz w:val="21"/>
          <w:szCs w:val="21"/>
        </w:rPr>
        <w:t>图6-2 “Psi”姿势图</w:t>
      </w:r>
    </w:p>
    <w:p>
      <w:pPr>
        <w:pStyle w:val="44"/>
        <w:tabs>
          <w:tab w:val="left" w:pos="1470"/>
        </w:tabs>
        <w:ind w:firstLine="512"/>
        <w:rPr>
          <w:rFonts w:hint="eastAsia"/>
        </w:rPr>
      </w:pPr>
      <w:r>
        <w:rPr>
          <w:rFonts w:hint="eastAsia"/>
          <w:spacing w:val="8"/>
        </w:rPr>
        <w:t>当人物摆出的“Psi”姿势且NITE正确识别后，调用Skeleton进行人体骨骼的校正和分析。当骨骼校正成功后，便可对骨骼关节点追踪，通过GetSkeleton函数获取骨骼点信息。如果骨骼校正失败，则重新矫正。当骨骼追踪成功后，可通过GetSkeletonJoint()来读取骨骼的信息。函数具体声明如下：XnStatus  xn::SkeletonCapability::GetSkeletonJoint(XnUserID user,XnSkeletonJoint eJoint, XnSkeletonJointTransformation &amp;  joint);其中，user为追踪的用户的ID；eJoint指定系统要追踪哪个关节，这里追踪的是用户的手部信息，因此可设为</w:t>
      </w:r>
      <w:r>
        <w:rPr>
          <w:spacing w:val="8"/>
        </w:rPr>
        <w:t>XN_SKEL_</w:t>
      </w:r>
      <w:r>
        <w:rPr>
          <w:rFonts w:hint="eastAsia"/>
          <w:spacing w:val="8"/>
        </w:rPr>
        <w:t>LEFT</w:t>
      </w:r>
      <w:r>
        <w:rPr>
          <w:spacing w:val="8"/>
        </w:rPr>
        <w:t>_HAND</w:t>
      </w:r>
      <w:r>
        <w:rPr>
          <w:rFonts w:hint="eastAsia"/>
          <w:spacing w:val="8"/>
        </w:rPr>
        <w:t>和</w:t>
      </w:r>
      <w:r>
        <w:rPr>
          <w:spacing w:val="8"/>
        </w:rPr>
        <w:t>XN_SKEL_RIGHT_HAND</w:t>
      </w:r>
      <w:r>
        <w:rPr>
          <w:rFonts w:hint="eastAsia"/>
          <w:spacing w:val="8"/>
        </w:rPr>
        <w:t>；joint则用来存储要追踪的关节点信息。具体识别与追踪流程如图6-3所示。</w:t>
      </w:r>
    </w:p>
    <w:p>
      <w:pPr>
        <w:pStyle w:val="44"/>
        <w:tabs>
          <w:tab w:val="left" w:pos="1470"/>
        </w:tabs>
        <w:spacing w:line="240" w:lineRule="auto"/>
        <w:jc w:val="center"/>
        <w:rPr>
          <w:rFonts w:hint="eastAsia"/>
        </w:rPr>
      </w:pPr>
      <w:r>
        <w:rPr>
          <w:rFonts w:ascii="Times New Roman" w:hAnsi="Times New Roman" w:eastAsia="宋体" w:cs="Times New Roman"/>
          <w:kern w:val="2"/>
          <w:sz w:val="24"/>
          <w:szCs w:val="24"/>
          <w:lang w:val="en-US" w:eastAsia="zh-CN" w:bidi="ar-SA"/>
        </w:rPr>
        <w:object>
          <v:shape id="Picture 101" type="#_x0000_t75" style="height:335.35pt;width:259.75pt;rotation:0f;" o:ole="t" fillcolor="#FFFFFF" filled="f" o:preferrelative="t" stroked="f" coordorigin="0,0" coordsize="21600,21600">
            <v:fill on="f" color2="#FFFFFF" focus="0%"/>
            <v:imagedata gain="65536f" blacklevel="0f" gamma="0" o:title="" r:id="rId167"/>
            <o:lock v:ext="edit" position="f" selection="f" grouping="f" rotation="f" cropping="f" text="f" aspectratio="t"/>
            <w10:wrap type="none"/>
            <w10:anchorlock/>
          </v:shape>
          <o:OLEObject Type="Embed" ProgID="" ShapeID="Picture 101" DrawAspect="Content" ObjectID="_164" r:id="rId166"/>
        </w:object>
      </w:r>
    </w:p>
    <w:p>
      <w:pPr>
        <w:pStyle w:val="15"/>
        <w:rPr>
          <w:rFonts w:hint="eastAsia"/>
        </w:rPr>
      </w:pPr>
      <w:r>
        <w:rPr>
          <w:rFonts w:hint="eastAsia"/>
        </w:rPr>
        <w:t>图6-3手部追踪与识别流程</w:t>
      </w:r>
    </w:p>
    <w:p>
      <w:pPr>
        <w:pStyle w:val="44"/>
        <w:tabs>
          <w:tab w:val="left" w:pos="1470"/>
        </w:tabs>
        <w:rPr>
          <w:rFonts w:hint="eastAsia"/>
        </w:rPr>
      </w:pPr>
      <w:r>
        <w:rPr>
          <w:rFonts w:hint="eastAsia"/>
        </w:rPr>
        <w:t>手部追踪与识别的实现部分代码如下</w:t>
      </w:r>
      <w:r>
        <w:rPr>
          <w:rFonts w:hint="eastAsia"/>
          <w:vertAlign w:val="superscript"/>
        </w:rPr>
        <w:t>[52]</w:t>
      </w:r>
      <w:r>
        <w:rPr>
          <w:rFonts w:hint="eastAsia"/>
        </w:rPr>
        <w:t>：</w:t>
      </w:r>
    </w:p>
    <w:p>
      <w:pPr>
        <w:autoSpaceDE w:val="0"/>
        <w:autoSpaceDN w:val="0"/>
        <w:adjustRightInd w:val="0"/>
        <w:spacing w:line="400" w:lineRule="exact"/>
        <w:jc w:val="left"/>
        <w:rPr>
          <w:rFonts w:hint="eastAsia"/>
          <w:kern w:val="0"/>
          <w:szCs w:val="21"/>
        </w:rPr>
      </w:pPr>
      <w:r>
        <w:rPr>
          <w:rFonts w:hint="eastAsia"/>
          <w:kern w:val="0"/>
          <w:szCs w:val="21"/>
        </w:rPr>
        <w:t>//发现新用户</w:t>
      </w:r>
    </w:p>
    <w:p>
      <w:pPr>
        <w:autoSpaceDE w:val="0"/>
        <w:autoSpaceDN w:val="0"/>
        <w:adjustRightInd w:val="0"/>
        <w:spacing w:line="400" w:lineRule="exact"/>
        <w:jc w:val="left"/>
        <w:rPr>
          <w:rFonts w:hint="eastAsia"/>
          <w:kern w:val="0"/>
          <w:szCs w:val="21"/>
        </w:rPr>
      </w:pPr>
      <w:r>
        <w:rPr>
          <w:kern w:val="0"/>
          <w:szCs w:val="21"/>
        </w:rPr>
        <w:t xml:space="preserve">void XN_CALLBACK_TYPE NewUser( xn::UserGenerator&amp; generator, XnUserID user, </w:t>
      </w:r>
    </w:p>
    <w:p>
      <w:pPr>
        <w:autoSpaceDE w:val="0"/>
        <w:autoSpaceDN w:val="0"/>
        <w:adjustRightInd w:val="0"/>
        <w:spacing w:line="400" w:lineRule="exact"/>
        <w:jc w:val="left"/>
        <w:rPr>
          <w:kern w:val="0"/>
          <w:szCs w:val="21"/>
        </w:rPr>
      </w:pPr>
      <w:r>
        <w:rPr>
          <w:kern w:val="0"/>
          <w:szCs w:val="21"/>
        </w:rPr>
        <w:t>void* pCookie ){</w:t>
      </w:r>
    </w:p>
    <w:p>
      <w:pPr>
        <w:autoSpaceDE w:val="0"/>
        <w:autoSpaceDN w:val="0"/>
        <w:adjustRightInd w:val="0"/>
        <w:spacing w:line="400" w:lineRule="exact"/>
        <w:jc w:val="center"/>
        <w:rPr>
          <w:kern w:val="0"/>
          <w:szCs w:val="21"/>
        </w:rPr>
      </w:pPr>
      <w:r>
        <w:rPr>
          <w:kern w:val="0"/>
          <w:szCs w:val="21"/>
        </w:rPr>
        <w:t>generator.GetPoseDetectionCap().StartPoseDetection("Psi", user);</w:t>
      </w:r>
    </w:p>
    <w:p>
      <w:pPr>
        <w:autoSpaceDE w:val="0"/>
        <w:autoSpaceDN w:val="0"/>
        <w:adjustRightInd w:val="0"/>
        <w:spacing w:line="400" w:lineRule="exact"/>
        <w:jc w:val="left"/>
        <w:rPr>
          <w:rFonts w:hint="eastAsia"/>
          <w:kern w:val="0"/>
          <w:szCs w:val="21"/>
        </w:rPr>
      </w:pPr>
      <w:r>
        <w:rPr>
          <w:kern w:val="0"/>
          <w:szCs w:val="21"/>
        </w:rPr>
        <w:t>}</w:t>
      </w:r>
    </w:p>
    <w:p>
      <w:pPr>
        <w:autoSpaceDE w:val="0"/>
        <w:autoSpaceDN w:val="0"/>
        <w:adjustRightInd w:val="0"/>
        <w:spacing w:line="400" w:lineRule="exact"/>
        <w:jc w:val="left"/>
        <w:rPr>
          <w:kern w:val="0"/>
          <w:szCs w:val="21"/>
        </w:rPr>
      </w:pPr>
      <w:r>
        <w:rPr>
          <w:rFonts w:hint="eastAsia"/>
          <w:kern w:val="0"/>
          <w:szCs w:val="21"/>
        </w:rPr>
        <w:t>//骨骼校正</w:t>
      </w:r>
    </w:p>
    <w:p>
      <w:pPr>
        <w:autoSpaceDE w:val="0"/>
        <w:autoSpaceDN w:val="0"/>
        <w:adjustRightInd w:val="0"/>
        <w:spacing w:line="400" w:lineRule="exact"/>
        <w:jc w:val="left"/>
        <w:rPr>
          <w:kern w:val="0"/>
          <w:szCs w:val="21"/>
        </w:rPr>
      </w:pPr>
      <w:r>
        <w:rPr>
          <w:kern w:val="0"/>
          <w:szCs w:val="21"/>
        </w:rPr>
        <w:t>void XN_CALLBACK_TYPE CalibrationEnd( xn::SkeletonCapability&amp; skeleton,XnUserID user,</w:t>
      </w:r>
    </w:p>
    <w:p>
      <w:pPr>
        <w:autoSpaceDE w:val="0"/>
        <w:autoSpaceDN w:val="0"/>
        <w:adjustRightInd w:val="0"/>
        <w:spacing w:line="400" w:lineRule="exact"/>
        <w:jc w:val="left"/>
        <w:rPr>
          <w:kern w:val="0"/>
          <w:szCs w:val="21"/>
        </w:rPr>
      </w:pPr>
      <w:r>
        <w:rPr>
          <w:kern w:val="0"/>
          <w:szCs w:val="21"/>
        </w:rPr>
        <w:t>XnBool bSuccess, void* pCookie ){</w:t>
      </w:r>
    </w:p>
    <w:p>
      <w:pPr>
        <w:autoSpaceDE w:val="0"/>
        <w:autoSpaceDN w:val="0"/>
        <w:adjustRightInd w:val="0"/>
        <w:spacing w:line="400" w:lineRule="exact"/>
        <w:jc w:val="left"/>
        <w:rPr>
          <w:kern w:val="0"/>
          <w:szCs w:val="21"/>
        </w:rPr>
      </w:pPr>
      <w:r>
        <w:rPr>
          <w:kern w:val="0"/>
          <w:szCs w:val="21"/>
        </w:rPr>
        <w:t xml:space="preserve">  if( bSuccess ) {</w:t>
      </w:r>
    </w:p>
    <w:p>
      <w:pPr>
        <w:autoSpaceDE w:val="0"/>
        <w:autoSpaceDN w:val="0"/>
        <w:adjustRightInd w:val="0"/>
        <w:spacing w:line="400" w:lineRule="exact"/>
        <w:jc w:val="left"/>
        <w:rPr>
          <w:kern w:val="0"/>
          <w:szCs w:val="21"/>
        </w:rPr>
      </w:pPr>
      <w:r>
        <w:rPr>
          <w:kern w:val="0"/>
          <w:szCs w:val="21"/>
        </w:rPr>
        <w:t xml:space="preserve">        skeleton.StartTracking( user );</w:t>
      </w:r>
    </w:p>
    <w:p>
      <w:pPr>
        <w:autoSpaceDE w:val="0"/>
        <w:autoSpaceDN w:val="0"/>
        <w:adjustRightInd w:val="0"/>
        <w:spacing w:line="400" w:lineRule="exact"/>
        <w:jc w:val="left"/>
        <w:rPr>
          <w:kern w:val="0"/>
          <w:szCs w:val="21"/>
        </w:rPr>
      </w:pPr>
      <w:r>
        <w:rPr>
          <w:kern w:val="0"/>
          <w:szCs w:val="21"/>
        </w:rPr>
        <w:t xml:space="preserve">  } else</w:t>
      </w:r>
    </w:p>
    <w:p>
      <w:pPr>
        <w:autoSpaceDE w:val="0"/>
        <w:autoSpaceDN w:val="0"/>
        <w:adjustRightInd w:val="0"/>
        <w:spacing w:line="400" w:lineRule="exact"/>
        <w:jc w:val="left"/>
        <w:rPr>
          <w:kern w:val="0"/>
          <w:szCs w:val="21"/>
        </w:rPr>
      </w:pPr>
      <w:r>
        <w:rPr>
          <w:kern w:val="0"/>
          <w:szCs w:val="21"/>
        </w:rPr>
        <w:t xml:space="preserve">  {</w:t>
      </w:r>
    </w:p>
    <w:p>
      <w:pPr>
        <w:autoSpaceDE w:val="0"/>
        <w:autoSpaceDN w:val="0"/>
        <w:adjustRightInd w:val="0"/>
        <w:spacing w:line="400" w:lineRule="exact"/>
        <w:jc w:val="left"/>
        <w:rPr>
          <w:kern w:val="0"/>
          <w:szCs w:val="21"/>
        </w:rPr>
      </w:pPr>
      <w:r>
        <w:rPr>
          <w:kern w:val="0"/>
          <w:szCs w:val="21"/>
        </w:rPr>
        <w:t xml:space="preserve">       ((xn::UserGenerator*)pCookie)-&gt;GetPoseDetectionCap().StartPoseDetection( "Psi", user );</w:t>
      </w:r>
    </w:p>
    <w:p>
      <w:pPr>
        <w:autoSpaceDE w:val="0"/>
        <w:autoSpaceDN w:val="0"/>
        <w:adjustRightInd w:val="0"/>
        <w:spacing w:line="400" w:lineRule="exact"/>
        <w:jc w:val="left"/>
        <w:rPr>
          <w:kern w:val="0"/>
          <w:szCs w:val="21"/>
        </w:rPr>
      </w:pPr>
      <w:r>
        <w:rPr>
          <w:kern w:val="0"/>
          <w:szCs w:val="21"/>
        </w:rPr>
        <w:t xml:space="preserve">  }</w:t>
      </w:r>
    </w:p>
    <w:p>
      <w:pPr>
        <w:autoSpaceDE w:val="0"/>
        <w:autoSpaceDN w:val="0"/>
        <w:adjustRightInd w:val="0"/>
        <w:spacing w:line="400" w:lineRule="exact"/>
        <w:jc w:val="left"/>
        <w:rPr>
          <w:rFonts w:hint="eastAsia"/>
          <w:kern w:val="0"/>
          <w:szCs w:val="21"/>
        </w:rPr>
      </w:pPr>
      <w:r>
        <w:rPr>
          <w:kern w:val="0"/>
          <w:szCs w:val="21"/>
        </w:rPr>
        <w:t>}</w:t>
      </w:r>
    </w:p>
    <w:p>
      <w:pPr>
        <w:autoSpaceDE w:val="0"/>
        <w:autoSpaceDN w:val="0"/>
        <w:adjustRightInd w:val="0"/>
        <w:spacing w:line="400" w:lineRule="exact"/>
        <w:jc w:val="left"/>
        <w:rPr>
          <w:kern w:val="0"/>
          <w:szCs w:val="21"/>
        </w:rPr>
      </w:pPr>
      <w:r>
        <w:rPr>
          <w:rFonts w:hint="eastAsia"/>
          <w:kern w:val="0"/>
          <w:szCs w:val="21"/>
        </w:rPr>
        <w:t>//姿势检测</w:t>
      </w:r>
    </w:p>
    <w:p>
      <w:pPr>
        <w:autoSpaceDE w:val="0"/>
        <w:autoSpaceDN w:val="0"/>
        <w:adjustRightInd w:val="0"/>
        <w:spacing w:line="400" w:lineRule="exact"/>
        <w:jc w:val="left"/>
        <w:rPr>
          <w:kern w:val="0"/>
          <w:szCs w:val="21"/>
        </w:rPr>
      </w:pPr>
      <w:r>
        <w:rPr>
          <w:kern w:val="0"/>
          <w:szCs w:val="21"/>
        </w:rPr>
        <w:t>void XN_CALLBACK_TYPE PoseDetected( xn::PoseDetectionCapability&amp; poseDetection,const XnChar* strPose, XnUserID user, oid* pCookie){</w:t>
      </w:r>
    </w:p>
    <w:p>
      <w:pPr>
        <w:autoSpaceDE w:val="0"/>
        <w:autoSpaceDN w:val="0"/>
        <w:adjustRightInd w:val="0"/>
        <w:spacing w:line="400" w:lineRule="exact"/>
        <w:jc w:val="left"/>
        <w:rPr>
          <w:kern w:val="0"/>
          <w:szCs w:val="21"/>
        </w:rPr>
      </w:pPr>
      <w:r>
        <w:rPr>
          <w:kern w:val="0"/>
          <w:szCs w:val="21"/>
        </w:rPr>
        <w:t xml:space="preserve">  ((xn::UserGenerator*)pCookie)-&gt;GetSkeletonCap().RequestCalibration( user, FALSE );</w:t>
      </w:r>
    </w:p>
    <w:p>
      <w:pPr>
        <w:autoSpaceDE w:val="0"/>
        <w:autoSpaceDN w:val="0"/>
        <w:adjustRightInd w:val="0"/>
        <w:spacing w:line="400" w:lineRule="exact"/>
        <w:jc w:val="left"/>
        <w:rPr>
          <w:kern w:val="0"/>
          <w:szCs w:val="21"/>
        </w:rPr>
      </w:pPr>
      <w:r>
        <w:rPr>
          <w:kern w:val="0"/>
          <w:szCs w:val="21"/>
        </w:rPr>
        <w:t xml:space="preserve">  poseDetection.StopPoseDetection( user );</w:t>
      </w:r>
    </w:p>
    <w:p>
      <w:pPr>
        <w:autoSpaceDE w:val="0"/>
        <w:autoSpaceDN w:val="0"/>
        <w:adjustRightInd w:val="0"/>
        <w:spacing w:line="400" w:lineRule="exact"/>
        <w:jc w:val="left"/>
        <w:rPr>
          <w:rFonts w:hint="eastAsia"/>
          <w:kern w:val="0"/>
          <w:szCs w:val="21"/>
        </w:rPr>
      </w:pPr>
      <w:r>
        <w:rPr>
          <w:kern w:val="0"/>
          <w:szCs w:val="21"/>
        </w:rPr>
        <w:t>}</w:t>
      </w:r>
    </w:p>
    <w:p>
      <w:pPr>
        <w:pStyle w:val="56"/>
        <w:numPr>
          <w:ilvl w:val="0"/>
          <w:numId w:val="41"/>
        </w:numPr>
        <w:rPr>
          <w:rFonts w:hint="eastAsia"/>
          <w:kern w:val="0"/>
          <w:szCs w:val="21"/>
        </w:rPr>
      </w:pPr>
      <w:bookmarkStart w:id="122" w:name="_Toc387910687"/>
      <w:r>
        <w:rPr>
          <w:rFonts w:hint="eastAsia"/>
          <w:kern w:val="0"/>
          <w:szCs w:val="21"/>
        </w:rPr>
        <w:t>手语特征提取的实现</w:t>
      </w:r>
      <w:bookmarkEnd w:id="122"/>
    </w:p>
    <w:p>
      <w:pPr>
        <w:pStyle w:val="44"/>
        <w:numPr>
          <w:ilvl w:val="0"/>
          <w:numId w:val="43"/>
        </w:numPr>
        <w:spacing w:before="260" w:after="260" w:line="360" w:lineRule="auto"/>
        <w:ind w:firstLineChars="0"/>
        <w:outlineLvl w:val="2"/>
        <w:rPr>
          <w:rFonts w:hint="eastAsia" w:ascii="黑体" w:hAnsi="黑体" w:eastAsia="黑体"/>
          <w:spacing w:val="8"/>
          <w:sz w:val="28"/>
          <w:szCs w:val="28"/>
        </w:rPr>
      </w:pPr>
      <w:bookmarkStart w:id="123" w:name="_Toc387910688"/>
      <w:r>
        <w:rPr>
          <w:rFonts w:hint="eastAsia" w:ascii="黑体" w:hAnsi="黑体" w:eastAsia="黑体"/>
          <w:spacing w:val="8"/>
          <w:sz w:val="28"/>
          <w:szCs w:val="28"/>
        </w:rPr>
        <w:t>手掌运动特征提取</w:t>
      </w:r>
      <w:bookmarkEnd w:id="123"/>
      <w:r>
        <w:rPr>
          <w:rFonts w:hint="eastAsia" w:ascii="黑体" w:hAnsi="黑体" w:eastAsia="黑体"/>
          <w:spacing w:val="8"/>
          <w:sz w:val="28"/>
          <w:szCs w:val="28"/>
        </w:rPr>
        <w:t xml:space="preserve"> </w:t>
      </w:r>
    </w:p>
    <w:p>
      <w:pPr>
        <w:pStyle w:val="44"/>
        <w:tabs>
          <w:tab w:val="left" w:pos="1470"/>
        </w:tabs>
        <w:ind w:firstLine="512"/>
        <w:rPr>
          <w:rFonts w:hint="eastAsia"/>
          <w:spacing w:val="8"/>
        </w:rPr>
      </w:pPr>
      <w:r>
        <w:rPr>
          <w:rFonts w:hint="eastAsia"/>
          <w:spacing w:val="8"/>
        </w:rPr>
        <w:t>手掌运动特征提取方法在章节4.2.1详细介绍，系统每隔3帧记录一次手部位置，并计算特征向量。当将手部看似静止，其实位置在某种程度上都会发生微小的变化，由于Kinect摄像机捕捉位置较敏感，当发生这些变化时它都会捕捉到，计算特征向量时就会产生误差，因此在提取前后手部的位置时设置阀值，本系统设相隔两次提取的位置距离相隔小于10mm时，认为手部位置并未发生变化。十种手语在(x,y)平面内的部分样本特征向量如表6-1所示。</w:t>
      </w:r>
    </w:p>
    <w:p>
      <w:pPr>
        <w:pStyle w:val="15"/>
      </w:pPr>
      <w:r>
        <w:rPr>
          <w:rFonts w:hint="eastAsia"/>
        </w:rPr>
        <w:t>表6-1 手掌运动特征向量</w:t>
      </w:r>
    </w:p>
    <w:tbl>
      <w:tblPr>
        <w:tblStyle w:val="42"/>
        <w:tblW w:w="917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834"/>
        <w:gridCol w:w="834"/>
        <w:gridCol w:w="834"/>
        <w:gridCol w:w="834"/>
        <w:gridCol w:w="834"/>
        <w:gridCol w:w="834"/>
        <w:gridCol w:w="834"/>
        <w:gridCol w:w="834"/>
        <w:gridCol w:w="834"/>
        <w:gridCol w:w="834"/>
        <w:gridCol w:w="8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34" w:type="dxa"/>
            <w:tcBorders>
              <w:top w:val="single" w:color="auto" w:sz="4" w:space="0"/>
              <w:bottom w:val="single" w:color="auto" w:sz="4" w:space="0"/>
            </w:tcBorders>
            <w:vAlign w:val="center"/>
          </w:tcPr>
          <w:p>
            <w:pPr>
              <w:autoSpaceDE w:val="0"/>
              <w:autoSpaceDN w:val="0"/>
              <w:adjustRightInd w:val="0"/>
              <w:spacing w:line="400" w:lineRule="exact"/>
              <w:jc w:val="center"/>
              <w:rPr>
                <w:b/>
                <w:kern w:val="0"/>
                <w:szCs w:val="21"/>
              </w:rPr>
            </w:pPr>
            <w:r>
              <w:rPr>
                <w:rFonts w:hint="eastAsia"/>
                <w:b/>
                <w:kern w:val="0"/>
                <w:szCs w:val="21"/>
              </w:rPr>
              <w:t>名称</w:t>
            </w:r>
          </w:p>
        </w:tc>
        <w:tc>
          <w:tcPr>
            <w:tcW w:w="8340" w:type="dxa"/>
            <w:gridSpan w:val="10"/>
            <w:tcBorders>
              <w:top w:val="single" w:color="auto" w:sz="4" w:space="0"/>
              <w:left w:val="nil"/>
              <w:bottom w:val="single" w:color="auto" w:sz="4" w:space="0"/>
            </w:tcBorders>
            <w:vAlign w:val="center"/>
          </w:tcPr>
          <w:p>
            <w:pPr>
              <w:autoSpaceDE w:val="0"/>
              <w:autoSpaceDN w:val="0"/>
              <w:adjustRightInd w:val="0"/>
              <w:spacing w:line="400" w:lineRule="exact"/>
              <w:jc w:val="center"/>
              <w:rPr>
                <w:b/>
                <w:kern w:val="0"/>
                <w:szCs w:val="21"/>
              </w:rPr>
            </w:pPr>
            <w:r>
              <w:rPr>
                <w:rFonts w:hint="eastAsia"/>
                <w:b/>
                <w:kern w:val="0"/>
                <w:szCs w:val="21"/>
              </w:rPr>
              <w:t>特征向量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34" w:type="dxa"/>
            <w:tcBorders>
              <w:top w:val="single" w:color="auto" w:sz="4" w:space="0"/>
            </w:tcBorders>
            <w:vAlign w:val="center"/>
          </w:tcPr>
          <w:p>
            <w:pPr>
              <w:autoSpaceDE w:val="0"/>
              <w:autoSpaceDN w:val="0"/>
              <w:adjustRightInd w:val="0"/>
              <w:spacing w:line="400" w:lineRule="exact"/>
              <w:jc w:val="center"/>
              <w:rPr>
                <w:kern w:val="0"/>
                <w:szCs w:val="21"/>
              </w:rPr>
            </w:pPr>
            <w:r>
              <w:rPr>
                <w:rFonts w:hint="eastAsia"/>
                <w:kern w:val="0"/>
                <w:szCs w:val="21"/>
              </w:rPr>
              <w:t>物质</w:t>
            </w:r>
          </w:p>
        </w:tc>
        <w:tc>
          <w:tcPr>
            <w:tcW w:w="834" w:type="dxa"/>
            <w:tcBorders>
              <w:top w:val="single" w:color="auto" w:sz="4" w:space="0"/>
              <w:left w:val="nil"/>
            </w:tcBorders>
            <w:vAlign w:val="center"/>
          </w:tcPr>
          <w:p>
            <w:pPr>
              <w:jc w:val="center"/>
              <w:rPr>
                <w:szCs w:val="21"/>
              </w:rPr>
            </w:pPr>
            <w:r>
              <w:rPr>
                <w:szCs w:val="21"/>
              </w:rPr>
              <w:t>8</w:t>
            </w:r>
          </w:p>
        </w:tc>
        <w:tc>
          <w:tcPr>
            <w:tcW w:w="834" w:type="dxa"/>
            <w:tcBorders>
              <w:top w:val="single" w:color="auto" w:sz="4" w:space="0"/>
            </w:tcBorders>
            <w:vAlign w:val="center"/>
          </w:tcPr>
          <w:p>
            <w:pPr>
              <w:jc w:val="center"/>
              <w:rPr>
                <w:szCs w:val="21"/>
              </w:rPr>
            </w:pPr>
            <w:r>
              <w:rPr>
                <w:szCs w:val="21"/>
              </w:rPr>
              <w:t>12</w:t>
            </w:r>
          </w:p>
        </w:tc>
        <w:tc>
          <w:tcPr>
            <w:tcW w:w="834" w:type="dxa"/>
            <w:tcBorders>
              <w:top w:val="single" w:color="auto" w:sz="4" w:space="0"/>
            </w:tcBorders>
            <w:vAlign w:val="center"/>
          </w:tcPr>
          <w:p>
            <w:pPr>
              <w:jc w:val="center"/>
              <w:rPr>
                <w:szCs w:val="21"/>
              </w:rPr>
            </w:pPr>
            <w:r>
              <w:rPr>
                <w:szCs w:val="21"/>
              </w:rPr>
              <w:t>6</w:t>
            </w:r>
          </w:p>
        </w:tc>
        <w:tc>
          <w:tcPr>
            <w:tcW w:w="834" w:type="dxa"/>
            <w:tcBorders>
              <w:top w:val="single" w:color="auto" w:sz="4" w:space="0"/>
            </w:tcBorders>
            <w:vAlign w:val="center"/>
          </w:tcPr>
          <w:p>
            <w:pPr>
              <w:jc w:val="center"/>
              <w:rPr>
                <w:szCs w:val="21"/>
              </w:rPr>
            </w:pPr>
            <w:r>
              <w:rPr>
                <w:szCs w:val="21"/>
              </w:rPr>
              <w:t>2</w:t>
            </w:r>
          </w:p>
        </w:tc>
        <w:tc>
          <w:tcPr>
            <w:tcW w:w="834" w:type="dxa"/>
            <w:tcBorders>
              <w:top w:val="single" w:color="auto" w:sz="4" w:space="0"/>
            </w:tcBorders>
            <w:vAlign w:val="center"/>
          </w:tcPr>
          <w:p>
            <w:pPr>
              <w:jc w:val="center"/>
              <w:rPr>
                <w:szCs w:val="21"/>
              </w:rPr>
            </w:pPr>
            <w:r>
              <w:rPr>
                <w:szCs w:val="21"/>
              </w:rPr>
              <w:t>2</w:t>
            </w:r>
          </w:p>
        </w:tc>
        <w:tc>
          <w:tcPr>
            <w:tcW w:w="834" w:type="dxa"/>
            <w:tcBorders>
              <w:top w:val="single" w:color="auto" w:sz="4" w:space="0"/>
            </w:tcBorders>
            <w:vAlign w:val="center"/>
          </w:tcPr>
          <w:p>
            <w:pPr>
              <w:jc w:val="center"/>
              <w:rPr>
                <w:szCs w:val="21"/>
              </w:rPr>
            </w:pPr>
            <w:r>
              <w:rPr>
                <w:szCs w:val="21"/>
              </w:rPr>
              <w:t>2</w:t>
            </w:r>
          </w:p>
        </w:tc>
        <w:tc>
          <w:tcPr>
            <w:tcW w:w="834" w:type="dxa"/>
            <w:tcBorders>
              <w:top w:val="single" w:color="auto" w:sz="4" w:space="0"/>
            </w:tcBorders>
            <w:vAlign w:val="center"/>
          </w:tcPr>
          <w:p>
            <w:pPr>
              <w:jc w:val="center"/>
              <w:rPr>
                <w:szCs w:val="21"/>
              </w:rPr>
            </w:pPr>
            <w:r>
              <w:rPr>
                <w:szCs w:val="21"/>
              </w:rPr>
              <w:t>9</w:t>
            </w:r>
          </w:p>
        </w:tc>
        <w:tc>
          <w:tcPr>
            <w:tcW w:w="834" w:type="dxa"/>
            <w:tcBorders>
              <w:top w:val="single" w:color="auto" w:sz="4" w:space="0"/>
            </w:tcBorders>
            <w:vAlign w:val="center"/>
          </w:tcPr>
          <w:p>
            <w:pPr>
              <w:jc w:val="center"/>
              <w:rPr>
                <w:szCs w:val="21"/>
              </w:rPr>
            </w:pPr>
            <w:r>
              <w:rPr>
                <w:szCs w:val="21"/>
              </w:rPr>
              <w:t>8</w:t>
            </w:r>
          </w:p>
        </w:tc>
        <w:tc>
          <w:tcPr>
            <w:tcW w:w="834" w:type="dxa"/>
            <w:tcBorders>
              <w:top w:val="single" w:color="auto" w:sz="4" w:space="0"/>
            </w:tcBorders>
            <w:vAlign w:val="center"/>
          </w:tcPr>
          <w:p>
            <w:pPr>
              <w:jc w:val="center"/>
              <w:rPr>
                <w:szCs w:val="21"/>
              </w:rPr>
            </w:pPr>
            <w:r>
              <w:rPr>
                <w:szCs w:val="21"/>
              </w:rPr>
              <w:t>8</w:t>
            </w:r>
          </w:p>
        </w:tc>
        <w:tc>
          <w:tcPr>
            <w:tcW w:w="834" w:type="dxa"/>
            <w:tcBorders>
              <w:top w:val="single" w:color="auto" w:sz="4" w:space="0"/>
            </w:tcBorders>
            <w:vAlign w:val="center"/>
          </w:tcPr>
          <w:p>
            <w:pPr>
              <w:jc w:val="center"/>
              <w:rPr>
                <w:szCs w:val="21"/>
              </w:rPr>
            </w:pPr>
            <w:r>
              <w:rPr>
                <w:szCs w:val="21"/>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34" w:type="dxa"/>
            <w:vAlign w:val="center"/>
          </w:tcPr>
          <w:p>
            <w:pPr>
              <w:autoSpaceDE w:val="0"/>
              <w:autoSpaceDN w:val="0"/>
              <w:adjustRightInd w:val="0"/>
              <w:spacing w:line="400" w:lineRule="exact"/>
              <w:jc w:val="center"/>
              <w:rPr>
                <w:kern w:val="0"/>
                <w:szCs w:val="21"/>
              </w:rPr>
            </w:pPr>
            <w:r>
              <w:rPr>
                <w:rFonts w:hint="eastAsia"/>
                <w:kern w:val="0"/>
                <w:szCs w:val="21"/>
              </w:rPr>
              <w:t>超级</w:t>
            </w:r>
          </w:p>
        </w:tc>
        <w:tc>
          <w:tcPr>
            <w:tcW w:w="834" w:type="dxa"/>
            <w:tcBorders>
              <w:left w:val="nil"/>
            </w:tcBorders>
            <w:vAlign w:val="center"/>
          </w:tcPr>
          <w:p>
            <w:pPr>
              <w:jc w:val="center"/>
              <w:rPr>
                <w:szCs w:val="21"/>
              </w:rPr>
            </w:pPr>
            <w:r>
              <w:rPr>
                <w:szCs w:val="21"/>
              </w:rPr>
              <w:t>9</w:t>
            </w:r>
          </w:p>
        </w:tc>
        <w:tc>
          <w:tcPr>
            <w:tcW w:w="834" w:type="dxa"/>
            <w:vAlign w:val="center"/>
          </w:tcPr>
          <w:p>
            <w:pPr>
              <w:jc w:val="center"/>
              <w:rPr>
                <w:szCs w:val="21"/>
              </w:rPr>
            </w:pPr>
            <w:r>
              <w:rPr>
                <w:szCs w:val="21"/>
              </w:rPr>
              <w:t>1</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7</w:t>
            </w:r>
          </w:p>
        </w:tc>
        <w:tc>
          <w:tcPr>
            <w:tcW w:w="834" w:type="dxa"/>
            <w:vAlign w:val="center"/>
          </w:tcPr>
          <w:p>
            <w:pPr>
              <w:jc w:val="center"/>
              <w:rPr>
                <w:szCs w:val="21"/>
              </w:rPr>
            </w:pPr>
            <w:r>
              <w:rPr>
                <w:szCs w:val="21"/>
              </w:rPr>
              <w:t>7</w:t>
            </w:r>
          </w:p>
        </w:tc>
        <w:tc>
          <w:tcPr>
            <w:tcW w:w="834" w:type="dxa"/>
            <w:vAlign w:val="center"/>
          </w:tcPr>
          <w:p>
            <w:pPr>
              <w:jc w:val="center"/>
              <w:rPr>
                <w:szCs w:val="21"/>
              </w:rPr>
            </w:pPr>
            <w:r>
              <w:rPr>
                <w:szCs w:val="21"/>
              </w:rPr>
              <w:t>7</w:t>
            </w:r>
          </w:p>
        </w:tc>
        <w:tc>
          <w:tcPr>
            <w:tcW w:w="834" w:type="dxa"/>
            <w:vAlign w:val="center"/>
          </w:tcPr>
          <w:p>
            <w:pPr>
              <w:jc w:val="center"/>
              <w:rPr>
                <w:szCs w:val="21"/>
              </w:rPr>
            </w:pPr>
            <w:r>
              <w:rPr>
                <w:szCs w:val="21"/>
              </w:rPr>
              <w:t>1</w:t>
            </w:r>
          </w:p>
        </w:tc>
        <w:tc>
          <w:tcPr>
            <w:tcW w:w="834" w:type="dxa"/>
            <w:vAlign w:val="center"/>
          </w:tcPr>
          <w:p>
            <w:pPr>
              <w:jc w:val="center"/>
              <w:rPr>
                <w:szCs w:val="21"/>
              </w:rPr>
            </w:pPr>
            <w:r>
              <w:rPr>
                <w:szCs w:val="21"/>
              </w:rPr>
              <w:t>15</w:t>
            </w:r>
          </w:p>
        </w:tc>
        <w:tc>
          <w:tcPr>
            <w:tcW w:w="834" w:type="dxa"/>
            <w:vAlign w:val="center"/>
          </w:tcPr>
          <w:p>
            <w:pPr>
              <w:jc w:val="center"/>
              <w:rPr>
                <w:szCs w:val="21"/>
              </w:rPr>
            </w:pPr>
            <w:r>
              <w:rPr>
                <w:szCs w:val="21"/>
              </w:rPr>
              <w:t>3</w:t>
            </w:r>
          </w:p>
        </w:tc>
        <w:tc>
          <w:tcPr>
            <w:tcW w:w="834" w:type="dxa"/>
            <w:vAlign w:val="center"/>
          </w:tcPr>
          <w:p>
            <w:pPr>
              <w:jc w:val="center"/>
              <w:rPr>
                <w:szCs w:val="21"/>
              </w:rPr>
            </w:pPr>
            <w:r>
              <w:rPr>
                <w:szCs w:val="21"/>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34" w:type="dxa"/>
            <w:vAlign w:val="center"/>
          </w:tcPr>
          <w:p>
            <w:pPr>
              <w:autoSpaceDE w:val="0"/>
              <w:autoSpaceDN w:val="0"/>
              <w:adjustRightInd w:val="0"/>
              <w:spacing w:line="400" w:lineRule="exact"/>
              <w:jc w:val="center"/>
              <w:rPr>
                <w:kern w:val="0"/>
                <w:szCs w:val="21"/>
              </w:rPr>
            </w:pPr>
            <w:r>
              <w:rPr>
                <w:rFonts w:hint="eastAsia"/>
                <w:kern w:val="0"/>
                <w:szCs w:val="21"/>
              </w:rPr>
              <w:t>调整</w:t>
            </w:r>
          </w:p>
        </w:tc>
        <w:tc>
          <w:tcPr>
            <w:tcW w:w="834" w:type="dxa"/>
            <w:tcBorders>
              <w:left w:val="nil"/>
            </w:tcBorders>
            <w:vAlign w:val="center"/>
          </w:tcPr>
          <w:p>
            <w:pPr>
              <w:jc w:val="center"/>
              <w:rPr>
                <w:szCs w:val="21"/>
              </w:rPr>
            </w:pPr>
            <w:r>
              <w:rPr>
                <w:szCs w:val="21"/>
              </w:rPr>
              <w:t>2</w:t>
            </w:r>
          </w:p>
        </w:tc>
        <w:tc>
          <w:tcPr>
            <w:tcW w:w="834" w:type="dxa"/>
            <w:vAlign w:val="center"/>
          </w:tcPr>
          <w:p>
            <w:pPr>
              <w:jc w:val="center"/>
              <w:rPr>
                <w:szCs w:val="21"/>
              </w:rPr>
            </w:pPr>
            <w:r>
              <w:rPr>
                <w:szCs w:val="21"/>
              </w:rPr>
              <w:t>8</w:t>
            </w:r>
          </w:p>
        </w:tc>
        <w:tc>
          <w:tcPr>
            <w:tcW w:w="834" w:type="dxa"/>
            <w:vAlign w:val="center"/>
          </w:tcPr>
          <w:p>
            <w:pPr>
              <w:jc w:val="center"/>
              <w:rPr>
                <w:szCs w:val="21"/>
              </w:rPr>
            </w:pPr>
            <w:r>
              <w:rPr>
                <w:szCs w:val="21"/>
              </w:rPr>
              <w:t>8</w:t>
            </w:r>
          </w:p>
        </w:tc>
        <w:tc>
          <w:tcPr>
            <w:tcW w:w="834" w:type="dxa"/>
            <w:vAlign w:val="center"/>
          </w:tcPr>
          <w:p>
            <w:pPr>
              <w:jc w:val="center"/>
              <w:rPr>
                <w:szCs w:val="21"/>
              </w:rPr>
            </w:pPr>
            <w:r>
              <w:rPr>
                <w:szCs w:val="21"/>
              </w:rPr>
              <w:t>2</w:t>
            </w:r>
          </w:p>
        </w:tc>
        <w:tc>
          <w:tcPr>
            <w:tcW w:w="834" w:type="dxa"/>
            <w:vAlign w:val="center"/>
          </w:tcPr>
          <w:p>
            <w:pPr>
              <w:jc w:val="center"/>
              <w:rPr>
                <w:szCs w:val="21"/>
              </w:rPr>
            </w:pPr>
            <w:r>
              <w:rPr>
                <w:szCs w:val="21"/>
              </w:rPr>
              <w:t>11</w:t>
            </w:r>
          </w:p>
        </w:tc>
        <w:tc>
          <w:tcPr>
            <w:tcW w:w="834" w:type="dxa"/>
            <w:vAlign w:val="center"/>
          </w:tcPr>
          <w:p>
            <w:pPr>
              <w:jc w:val="center"/>
              <w:rPr>
                <w:szCs w:val="21"/>
              </w:rPr>
            </w:pPr>
            <w:r>
              <w:rPr>
                <w:szCs w:val="21"/>
              </w:rPr>
              <w:t>8</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34" w:type="dxa"/>
            <w:vAlign w:val="center"/>
          </w:tcPr>
          <w:p>
            <w:pPr>
              <w:autoSpaceDE w:val="0"/>
              <w:autoSpaceDN w:val="0"/>
              <w:adjustRightInd w:val="0"/>
              <w:spacing w:line="400" w:lineRule="exact"/>
              <w:jc w:val="center"/>
              <w:rPr>
                <w:kern w:val="0"/>
                <w:szCs w:val="21"/>
              </w:rPr>
            </w:pPr>
            <w:r>
              <w:rPr>
                <w:rFonts w:hint="eastAsia"/>
                <w:kern w:val="0"/>
                <w:szCs w:val="21"/>
              </w:rPr>
              <w:t>奋斗</w:t>
            </w:r>
          </w:p>
        </w:tc>
        <w:tc>
          <w:tcPr>
            <w:tcW w:w="834" w:type="dxa"/>
            <w:tcBorders>
              <w:left w:val="nil"/>
            </w:tcBorders>
            <w:vAlign w:val="center"/>
          </w:tcPr>
          <w:p>
            <w:pPr>
              <w:jc w:val="center"/>
              <w:rPr>
                <w:szCs w:val="21"/>
              </w:rPr>
            </w:pPr>
            <w:r>
              <w:rPr>
                <w:szCs w:val="21"/>
              </w:rPr>
              <w:t>7</w:t>
            </w:r>
          </w:p>
        </w:tc>
        <w:tc>
          <w:tcPr>
            <w:tcW w:w="834" w:type="dxa"/>
            <w:vAlign w:val="center"/>
          </w:tcPr>
          <w:p>
            <w:pPr>
              <w:jc w:val="center"/>
              <w:rPr>
                <w:szCs w:val="21"/>
              </w:rPr>
            </w:pPr>
            <w:r>
              <w:rPr>
                <w:szCs w:val="21"/>
              </w:rPr>
              <w:t>11</w:t>
            </w:r>
          </w:p>
        </w:tc>
        <w:tc>
          <w:tcPr>
            <w:tcW w:w="834" w:type="dxa"/>
            <w:vAlign w:val="center"/>
          </w:tcPr>
          <w:p>
            <w:pPr>
              <w:jc w:val="center"/>
              <w:rPr>
                <w:szCs w:val="21"/>
              </w:rPr>
            </w:pPr>
            <w:r>
              <w:rPr>
                <w:szCs w:val="21"/>
              </w:rPr>
              <w:t>10</w:t>
            </w:r>
          </w:p>
        </w:tc>
        <w:tc>
          <w:tcPr>
            <w:tcW w:w="834" w:type="dxa"/>
            <w:vAlign w:val="center"/>
          </w:tcPr>
          <w:p>
            <w:pPr>
              <w:jc w:val="center"/>
              <w:rPr>
                <w:szCs w:val="21"/>
              </w:rPr>
            </w:pPr>
            <w:r>
              <w:rPr>
                <w:szCs w:val="21"/>
              </w:rPr>
              <w:t>8</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4</w:t>
            </w:r>
          </w:p>
        </w:tc>
        <w:tc>
          <w:tcPr>
            <w:tcW w:w="834" w:type="dxa"/>
            <w:vAlign w:val="center"/>
          </w:tcPr>
          <w:p>
            <w:pPr>
              <w:jc w:val="center"/>
              <w:rPr>
                <w:szCs w:val="21"/>
              </w:rPr>
            </w:pPr>
            <w:r>
              <w:rPr>
                <w:szCs w:val="21"/>
              </w:rPr>
              <w:t>14</w:t>
            </w:r>
          </w:p>
        </w:tc>
        <w:tc>
          <w:tcPr>
            <w:tcW w:w="834" w:type="dxa"/>
            <w:vAlign w:val="center"/>
          </w:tcPr>
          <w:p>
            <w:pPr>
              <w:jc w:val="center"/>
              <w:rPr>
                <w:szCs w:val="21"/>
              </w:rPr>
            </w:pPr>
            <w:r>
              <w:rPr>
                <w:szCs w:val="21"/>
              </w:rPr>
              <w:t>11</w:t>
            </w:r>
          </w:p>
        </w:tc>
        <w:tc>
          <w:tcPr>
            <w:tcW w:w="834" w:type="dxa"/>
            <w:vAlign w:val="center"/>
          </w:tcPr>
          <w:p>
            <w:pPr>
              <w:jc w:val="center"/>
              <w:rPr>
                <w:szCs w:val="21"/>
              </w:rPr>
            </w:pPr>
            <w:r>
              <w:rPr>
                <w:szCs w:val="21"/>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34" w:type="dxa"/>
            <w:vAlign w:val="center"/>
          </w:tcPr>
          <w:p>
            <w:pPr>
              <w:autoSpaceDE w:val="0"/>
              <w:autoSpaceDN w:val="0"/>
              <w:adjustRightInd w:val="0"/>
              <w:spacing w:line="400" w:lineRule="exact"/>
              <w:jc w:val="center"/>
              <w:rPr>
                <w:kern w:val="0"/>
                <w:szCs w:val="21"/>
              </w:rPr>
            </w:pPr>
            <w:r>
              <w:rPr>
                <w:rFonts w:hint="eastAsia"/>
                <w:kern w:val="0"/>
                <w:szCs w:val="21"/>
              </w:rPr>
              <w:t>比赛</w:t>
            </w:r>
          </w:p>
        </w:tc>
        <w:tc>
          <w:tcPr>
            <w:tcW w:w="834" w:type="dxa"/>
            <w:tcBorders>
              <w:left w:val="nil"/>
            </w:tcBorders>
            <w:vAlign w:val="center"/>
          </w:tcPr>
          <w:p>
            <w:pPr>
              <w:jc w:val="center"/>
              <w:rPr>
                <w:szCs w:val="21"/>
              </w:rPr>
            </w:pPr>
            <w:r>
              <w:rPr>
                <w:szCs w:val="21"/>
              </w:rPr>
              <w:t>7</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7</w:t>
            </w:r>
          </w:p>
        </w:tc>
        <w:tc>
          <w:tcPr>
            <w:tcW w:w="834" w:type="dxa"/>
            <w:vAlign w:val="center"/>
          </w:tcPr>
          <w:p>
            <w:pPr>
              <w:jc w:val="center"/>
              <w:rPr>
                <w:szCs w:val="21"/>
              </w:rPr>
            </w:pPr>
            <w:r>
              <w:rPr>
                <w:szCs w:val="21"/>
              </w:rPr>
              <w:t>7</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34" w:type="dxa"/>
            <w:vAlign w:val="center"/>
          </w:tcPr>
          <w:p>
            <w:pPr>
              <w:autoSpaceDE w:val="0"/>
              <w:autoSpaceDN w:val="0"/>
              <w:adjustRightInd w:val="0"/>
              <w:spacing w:line="400" w:lineRule="exact"/>
              <w:jc w:val="center"/>
              <w:rPr>
                <w:kern w:val="0"/>
                <w:szCs w:val="21"/>
              </w:rPr>
            </w:pPr>
            <w:r>
              <w:rPr>
                <w:rFonts w:hint="eastAsia"/>
                <w:kern w:val="0"/>
                <w:szCs w:val="21"/>
              </w:rPr>
              <w:t>举行</w:t>
            </w:r>
          </w:p>
        </w:tc>
        <w:tc>
          <w:tcPr>
            <w:tcW w:w="834" w:type="dxa"/>
            <w:tcBorders>
              <w:left w:val="nil"/>
            </w:tcBorders>
            <w:vAlign w:val="center"/>
          </w:tcPr>
          <w:p>
            <w:pPr>
              <w:jc w:val="center"/>
              <w:rPr>
                <w:szCs w:val="21"/>
              </w:rPr>
            </w:pPr>
            <w:r>
              <w:rPr>
                <w:szCs w:val="21"/>
              </w:rPr>
              <w:t>15</w:t>
            </w:r>
          </w:p>
        </w:tc>
        <w:tc>
          <w:tcPr>
            <w:tcW w:w="834" w:type="dxa"/>
            <w:vAlign w:val="center"/>
          </w:tcPr>
          <w:p>
            <w:pPr>
              <w:jc w:val="center"/>
              <w:rPr>
                <w:szCs w:val="21"/>
              </w:rPr>
            </w:pPr>
            <w:r>
              <w:rPr>
                <w:szCs w:val="21"/>
              </w:rPr>
              <w:t>15</w:t>
            </w:r>
          </w:p>
        </w:tc>
        <w:tc>
          <w:tcPr>
            <w:tcW w:w="834" w:type="dxa"/>
            <w:vAlign w:val="center"/>
          </w:tcPr>
          <w:p>
            <w:pPr>
              <w:jc w:val="center"/>
              <w:rPr>
                <w:szCs w:val="21"/>
              </w:rPr>
            </w:pPr>
            <w:r>
              <w:rPr>
                <w:szCs w:val="21"/>
              </w:rPr>
              <w:t>8</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34" w:type="dxa"/>
            <w:vAlign w:val="center"/>
          </w:tcPr>
          <w:p>
            <w:pPr>
              <w:autoSpaceDE w:val="0"/>
              <w:autoSpaceDN w:val="0"/>
              <w:adjustRightInd w:val="0"/>
              <w:spacing w:line="400" w:lineRule="exact"/>
              <w:jc w:val="center"/>
              <w:rPr>
                <w:kern w:val="0"/>
                <w:szCs w:val="21"/>
              </w:rPr>
            </w:pPr>
            <w:r>
              <w:rPr>
                <w:rFonts w:hint="eastAsia"/>
                <w:kern w:val="0"/>
                <w:szCs w:val="21"/>
              </w:rPr>
              <w:t>壮丽</w:t>
            </w:r>
          </w:p>
        </w:tc>
        <w:tc>
          <w:tcPr>
            <w:tcW w:w="834" w:type="dxa"/>
            <w:tcBorders>
              <w:left w:val="nil"/>
            </w:tcBorders>
            <w:vAlign w:val="center"/>
          </w:tcPr>
          <w:p>
            <w:pPr>
              <w:jc w:val="center"/>
              <w:rPr>
                <w:szCs w:val="21"/>
              </w:rPr>
            </w:pPr>
            <w:r>
              <w:rPr>
                <w:szCs w:val="21"/>
              </w:rPr>
              <w:t>6</w:t>
            </w:r>
          </w:p>
        </w:tc>
        <w:tc>
          <w:tcPr>
            <w:tcW w:w="834" w:type="dxa"/>
            <w:vAlign w:val="center"/>
          </w:tcPr>
          <w:p>
            <w:pPr>
              <w:jc w:val="center"/>
              <w:rPr>
                <w:szCs w:val="21"/>
              </w:rPr>
            </w:pPr>
            <w:r>
              <w:rPr>
                <w:szCs w:val="21"/>
              </w:rPr>
              <w:t>5</w:t>
            </w:r>
          </w:p>
        </w:tc>
        <w:tc>
          <w:tcPr>
            <w:tcW w:w="834" w:type="dxa"/>
            <w:vAlign w:val="center"/>
          </w:tcPr>
          <w:p>
            <w:pPr>
              <w:jc w:val="center"/>
              <w:rPr>
                <w:szCs w:val="21"/>
              </w:rPr>
            </w:pPr>
            <w:r>
              <w:rPr>
                <w:szCs w:val="21"/>
              </w:rPr>
              <w:t>8</w:t>
            </w:r>
          </w:p>
        </w:tc>
        <w:tc>
          <w:tcPr>
            <w:tcW w:w="834" w:type="dxa"/>
            <w:vAlign w:val="center"/>
          </w:tcPr>
          <w:p>
            <w:pPr>
              <w:jc w:val="center"/>
              <w:rPr>
                <w:szCs w:val="21"/>
              </w:rPr>
            </w:pPr>
            <w:r>
              <w:rPr>
                <w:szCs w:val="21"/>
              </w:rPr>
              <w:t>15</w:t>
            </w:r>
          </w:p>
        </w:tc>
        <w:tc>
          <w:tcPr>
            <w:tcW w:w="834" w:type="dxa"/>
            <w:vAlign w:val="center"/>
          </w:tcPr>
          <w:p>
            <w:pPr>
              <w:jc w:val="center"/>
              <w:rPr>
                <w:szCs w:val="21"/>
              </w:rPr>
            </w:pPr>
            <w:r>
              <w:rPr>
                <w:szCs w:val="21"/>
              </w:rPr>
              <w:t>14</w:t>
            </w:r>
          </w:p>
        </w:tc>
        <w:tc>
          <w:tcPr>
            <w:tcW w:w="834" w:type="dxa"/>
            <w:vAlign w:val="center"/>
          </w:tcPr>
          <w:p>
            <w:pPr>
              <w:jc w:val="center"/>
              <w:rPr>
                <w:szCs w:val="21"/>
              </w:rPr>
            </w:pPr>
            <w:r>
              <w:rPr>
                <w:szCs w:val="21"/>
              </w:rPr>
              <w:t>9</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8</w:t>
            </w:r>
          </w:p>
        </w:tc>
        <w:tc>
          <w:tcPr>
            <w:tcW w:w="834" w:type="dxa"/>
            <w:vAlign w:val="center"/>
          </w:tcPr>
          <w:p>
            <w:pPr>
              <w:jc w:val="center"/>
              <w:rPr>
                <w:szCs w:val="21"/>
              </w:rPr>
            </w:pPr>
            <w:r>
              <w:rPr>
                <w:szCs w:val="21"/>
              </w:rPr>
              <w:t>3</w:t>
            </w:r>
          </w:p>
        </w:tc>
        <w:tc>
          <w:tcPr>
            <w:tcW w:w="834" w:type="dxa"/>
            <w:vAlign w:val="center"/>
          </w:tcPr>
          <w:p>
            <w:pPr>
              <w:jc w:val="center"/>
              <w:rPr>
                <w:szCs w:val="21"/>
              </w:rPr>
            </w:pPr>
            <w:r>
              <w:rPr>
                <w:szCs w:val="21"/>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34" w:type="dxa"/>
            <w:vAlign w:val="center"/>
          </w:tcPr>
          <w:p>
            <w:pPr>
              <w:autoSpaceDE w:val="0"/>
              <w:autoSpaceDN w:val="0"/>
              <w:adjustRightInd w:val="0"/>
              <w:spacing w:line="400" w:lineRule="exact"/>
              <w:jc w:val="center"/>
              <w:rPr>
                <w:kern w:val="0"/>
                <w:szCs w:val="21"/>
              </w:rPr>
            </w:pPr>
            <w:r>
              <w:rPr>
                <w:rFonts w:hint="eastAsia"/>
                <w:kern w:val="0"/>
                <w:szCs w:val="21"/>
              </w:rPr>
              <w:t>出版</w:t>
            </w:r>
          </w:p>
        </w:tc>
        <w:tc>
          <w:tcPr>
            <w:tcW w:w="834" w:type="dxa"/>
            <w:tcBorders>
              <w:left w:val="nil"/>
            </w:tcBorders>
            <w:vAlign w:val="center"/>
          </w:tcPr>
          <w:p>
            <w:pPr>
              <w:jc w:val="center"/>
              <w:rPr>
                <w:szCs w:val="21"/>
              </w:rPr>
            </w:pPr>
            <w:r>
              <w:rPr>
                <w:szCs w:val="21"/>
              </w:rPr>
              <w:t>8</w:t>
            </w:r>
          </w:p>
        </w:tc>
        <w:tc>
          <w:tcPr>
            <w:tcW w:w="834" w:type="dxa"/>
            <w:vAlign w:val="center"/>
          </w:tcPr>
          <w:p>
            <w:pPr>
              <w:jc w:val="center"/>
              <w:rPr>
                <w:szCs w:val="21"/>
              </w:rPr>
            </w:pPr>
            <w:r>
              <w:rPr>
                <w:szCs w:val="21"/>
              </w:rPr>
              <w:t>8</w:t>
            </w:r>
          </w:p>
        </w:tc>
        <w:tc>
          <w:tcPr>
            <w:tcW w:w="834" w:type="dxa"/>
            <w:vAlign w:val="center"/>
          </w:tcPr>
          <w:p>
            <w:pPr>
              <w:jc w:val="center"/>
              <w:rPr>
                <w:szCs w:val="21"/>
              </w:rPr>
            </w:pPr>
            <w:r>
              <w:rPr>
                <w:szCs w:val="21"/>
              </w:rPr>
              <w:t>13</w:t>
            </w:r>
          </w:p>
        </w:tc>
        <w:tc>
          <w:tcPr>
            <w:tcW w:w="834" w:type="dxa"/>
            <w:vAlign w:val="center"/>
          </w:tcPr>
          <w:p>
            <w:pPr>
              <w:jc w:val="center"/>
              <w:rPr>
                <w:szCs w:val="21"/>
              </w:rPr>
            </w:pPr>
            <w:r>
              <w:rPr>
                <w:szCs w:val="21"/>
              </w:rPr>
              <w:t>3</w:t>
            </w:r>
          </w:p>
        </w:tc>
        <w:tc>
          <w:tcPr>
            <w:tcW w:w="834" w:type="dxa"/>
            <w:vAlign w:val="center"/>
          </w:tcPr>
          <w:p>
            <w:pPr>
              <w:jc w:val="center"/>
              <w:rPr>
                <w:szCs w:val="21"/>
              </w:rPr>
            </w:pPr>
            <w:r>
              <w:rPr>
                <w:szCs w:val="21"/>
              </w:rPr>
              <w:t>2</w:t>
            </w:r>
          </w:p>
        </w:tc>
        <w:tc>
          <w:tcPr>
            <w:tcW w:w="834" w:type="dxa"/>
            <w:vAlign w:val="center"/>
          </w:tcPr>
          <w:p>
            <w:pPr>
              <w:jc w:val="center"/>
              <w:rPr>
                <w:szCs w:val="21"/>
              </w:rPr>
            </w:pPr>
            <w:r>
              <w:rPr>
                <w:szCs w:val="21"/>
              </w:rPr>
              <w:t>2</w:t>
            </w:r>
          </w:p>
        </w:tc>
        <w:tc>
          <w:tcPr>
            <w:tcW w:w="834" w:type="dxa"/>
            <w:vAlign w:val="center"/>
          </w:tcPr>
          <w:p>
            <w:pPr>
              <w:jc w:val="center"/>
              <w:rPr>
                <w:szCs w:val="21"/>
              </w:rPr>
            </w:pPr>
            <w:r>
              <w:rPr>
                <w:szCs w:val="21"/>
              </w:rPr>
              <w:t>2</w:t>
            </w:r>
          </w:p>
        </w:tc>
        <w:tc>
          <w:tcPr>
            <w:tcW w:w="834" w:type="dxa"/>
            <w:vAlign w:val="center"/>
          </w:tcPr>
          <w:p>
            <w:pPr>
              <w:jc w:val="center"/>
              <w:rPr>
                <w:szCs w:val="21"/>
              </w:rPr>
            </w:pPr>
            <w:r>
              <w:rPr>
                <w:szCs w:val="21"/>
              </w:rPr>
              <w:t>2</w:t>
            </w:r>
          </w:p>
        </w:tc>
        <w:tc>
          <w:tcPr>
            <w:tcW w:w="834" w:type="dxa"/>
            <w:vAlign w:val="center"/>
          </w:tcPr>
          <w:p>
            <w:pPr>
              <w:jc w:val="center"/>
              <w:rPr>
                <w:szCs w:val="21"/>
              </w:rPr>
            </w:pPr>
            <w:r>
              <w:rPr>
                <w:szCs w:val="21"/>
              </w:rPr>
              <w:t>2</w:t>
            </w:r>
          </w:p>
        </w:tc>
        <w:tc>
          <w:tcPr>
            <w:tcW w:w="834" w:type="dxa"/>
            <w:vAlign w:val="center"/>
          </w:tcPr>
          <w:p>
            <w:pPr>
              <w:jc w:val="center"/>
              <w:rPr>
                <w:szCs w:val="21"/>
              </w:rPr>
            </w:pPr>
            <w:r>
              <w:rPr>
                <w:szCs w:val="21"/>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34" w:type="dxa"/>
            <w:vAlign w:val="center"/>
          </w:tcPr>
          <w:p>
            <w:pPr>
              <w:autoSpaceDE w:val="0"/>
              <w:autoSpaceDN w:val="0"/>
              <w:adjustRightInd w:val="0"/>
              <w:spacing w:line="400" w:lineRule="exact"/>
              <w:jc w:val="center"/>
              <w:rPr>
                <w:kern w:val="0"/>
                <w:szCs w:val="21"/>
              </w:rPr>
            </w:pPr>
            <w:r>
              <w:rPr>
                <w:rFonts w:hint="eastAsia"/>
                <w:kern w:val="0"/>
                <w:szCs w:val="21"/>
              </w:rPr>
              <w:t>朋友</w:t>
            </w:r>
          </w:p>
        </w:tc>
        <w:tc>
          <w:tcPr>
            <w:tcW w:w="834" w:type="dxa"/>
            <w:tcBorders>
              <w:left w:val="nil"/>
            </w:tcBorders>
            <w:vAlign w:val="center"/>
          </w:tcPr>
          <w:p>
            <w:pPr>
              <w:jc w:val="center"/>
              <w:rPr>
                <w:szCs w:val="21"/>
              </w:rPr>
            </w:pPr>
            <w:r>
              <w:rPr>
                <w:szCs w:val="21"/>
              </w:rPr>
              <w:t>4</w:t>
            </w:r>
          </w:p>
        </w:tc>
        <w:tc>
          <w:tcPr>
            <w:tcW w:w="834" w:type="dxa"/>
            <w:vAlign w:val="center"/>
          </w:tcPr>
          <w:p>
            <w:pPr>
              <w:jc w:val="center"/>
              <w:rPr>
                <w:szCs w:val="21"/>
              </w:rPr>
            </w:pPr>
            <w:r>
              <w:rPr>
                <w:szCs w:val="21"/>
              </w:rPr>
              <w:t>11</w:t>
            </w:r>
          </w:p>
        </w:tc>
        <w:tc>
          <w:tcPr>
            <w:tcW w:w="834" w:type="dxa"/>
            <w:vAlign w:val="center"/>
          </w:tcPr>
          <w:p>
            <w:pPr>
              <w:jc w:val="center"/>
              <w:rPr>
                <w:szCs w:val="21"/>
              </w:rPr>
            </w:pPr>
            <w:r>
              <w:rPr>
                <w:szCs w:val="21"/>
              </w:rPr>
              <w:t>11</w:t>
            </w:r>
          </w:p>
        </w:tc>
        <w:tc>
          <w:tcPr>
            <w:tcW w:w="834" w:type="dxa"/>
            <w:vAlign w:val="center"/>
          </w:tcPr>
          <w:p>
            <w:pPr>
              <w:jc w:val="center"/>
              <w:rPr>
                <w:szCs w:val="21"/>
              </w:rPr>
            </w:pPr>
            <w:r>
              <w:rPr>
                <w:szCs w:val="21"/>
              </w:rPr>
              <w:t>11</w:t>
            </w:r>
          </w:p>
        </w:tc>
        <w:tc>
          <w:tcPr>
            <w:tcW w:w="834" w:type="dxa"/>
            <w:vAlign w:val="center"/>
          </w:tcPr>
          <w:p>
            <w:pPr>
              <w:jc w:val="center"/>
              <w:rPr>
                <w:szCs w:val="21"/>
              </w:rPr>
            </w:pPr>
            <w:r>
              <w:rPr>
                <w:szCs w:val="21"/>
              </w:rPr>
              <w:t>1</w:t>
            </w:r>
          </w:p>
        </w:tc>
        <w:tc>
          <w:tcPr>
            <w:tcW w:w="834" w:type="dxa"/>
            <w:vAlign w:val="center"/>
          </w:tcPr>
          <w:p>
            <w:pPr>
              <w:jc w:val="center"/>
              <w:rPr>
                <w:szCs w:val="21"/>
              </w:rPr>
            </w:pPr>
            <w:r>
              <w:rPr>
                <w:szCs w:val="21"/>
              </w:rPr>
              <w:t>1</w:t>
            </w:r>
          </w:p>
        </w:tc>
        <w:tc>
          <w:tcPr>
            <w:tcW w:w="834" w:type="dxa"/>
            <w:vAlign w:val="center"/>
          </w:tcPr>
          <w:p>
            <w:pPr>
              <w:jc w:val="center"/>
              <w:rPr>
                <w:szCs w:val="21"/>
              </w:rPr>
            </w:pPr>
            <w:r>
              <w:rPr>
                <w:szCs w:val="21"/>
              </w:rPr>
              <w:t>14</w:t>
            </w:r>
          </w:p>
        </w:tc>
        <w:tc>
          <w:tcPr>
            <w:tcW w:w="834" w:type="dxa"/>
            <w:vAlign w:val="center"/>
          </w:tcPr>
          <w:p>
            <w:pPr>
              <w:jc w:val="center"/>
              <w:rPr>
                <w:szCs w:val="21"/>
              </w:rPr>
            </w:pPr>
            <w:r>
              <w:rPr>
                <w:szCs w:val="21"/>
              </w:rPr>
              <w:t>14</w:t>
            </w:r>
          </w:p>
        </w:tc>
        <w:tc>
          <w:tcPr>
            <w:tcW w:w="834" w:type="dxa"/>
            <w:vAlign w:val="center"/>
          </w:tcPr>
          <w:p>
            <w:pPr>
              <w:jc w:val="center"/>
              <w:rPr>
                <w:szCs w:val="21"/>
              </w:rPr>
            </w:pPr>
            <w:r>
              <w:rPr>
                <w:szCs w:val="21"/>
              </w:rPr>
              <w:t>15</w:t>
            </w:r>
          </w:p>
        </w:tc>
        <w:tc>
          <w:tcPr>
            <w:tcW w:w="834" w:type="dxa"/>
            <w:vAlign w:val="center"/>
          </w:tcPr>
          <w:p>
            <w:pPr>
              <w:jc w:val="center"/>
              <w:rPr>
                <w:szCs w:val="21"/>
              </w:rPr>
            </w:pPr>
            <w:r>
              <w:rPr>
                <w:szCs w:val="21"/>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34" w:type="dxa"/>
            <w:tcBorders>
              <w:bottom w:val="single" w:color="auto" w:sz="4" w:space="0"/>
            </w:tcBorders>
            <w:vAlign w:val="center"/>
          </w:tcPr>
          <w:p>
            <w:pPr>
              <w:autoSpaceDE w:val="0"/>
              <w:autoSpaceDN w:val="0"/>
              <w:adjustRightInd w:val="0"/>
              <w:spacing w:line="400" w:lineRule="exact"/>
              <w:jc w:val="center"/>
              <w:rPr>
                <w:kern w:val="0"/>
                <w:szCs w:val="21"/>
              </w:rPr>
            </w:pPr>
            <w:r>
              <w:rPr>
                <w:rFonts w:hint="eastAsia"/>
                <w:kern w:val="0"/>
                <w:szCs w:val="21"/>
              </w:rPr>
              <w:t>教学</w:t>
            </w:r>
          </w:p>
        </w:tc>
        <w:tc>
          <w:tcPr>
            <w:tcW w:w="834" w:type="dxa"/>
            <w:tcBorders>
              <w:left w:val="nil"/>
              <w:bottom w:val="single" w:color="auto" w:sz="4" w:space="0"/>
            </w:tcBorders>
            <w:vAlign w:val="center"/>
          </w:tcPr>
          <w:p>
            <w:pPr>
              <w:jc w:val="center"/>
              <w:rPr>
                <w:szCs w:val="21"/>
              </w:rPr>
            </w:pPr>
            <w:r>
              <w:rPr>
                <w:szCs w:val="21"/>
              </w:rPr>
              <w:t>5</w:t>
            </w:r>
          </w:p>
        </w:tc>
        <w:tc>
          <w:tcPr>
            <w:tcW w:w="834" w:type="dxa"/>
            <w:tcBorders>
              <w:bottom w:val="single" w:color="auto" w:sz="4" w:space="0"/>
            </w:tcBorders>
            <w:vAlign w:val="center"/>
          </w:tcPr>
          <w:p>
            <w:pPr>
              <w:jc w:val="center"/>
              <w:rPr>
                <w:szCs w:val="21"/>
              </w:rPr>
            </w:pPr>
            <w:r>
              <w:rPr>
                <w:szCs w:val="21"/>
              </w:rPr>
              <w:t>15</w:t>
            </w:r>
          </w:p>
        </w:tc>
        <w:tc>
          <w:tcPr>
            <w:tcW w:w="834" w:type="dxa"/>
            <w:tcBorders>
              <w:bottom w:val="single" w:color="auto" w:sz="4" w:space="0"/>
            </w:tcBorders>
            <w:vAlign w:val="center"/>
          </w:tcPr>
          <w:p>
            <w:pPr>
              <w:jc w:val="center"/>
              <w:rPr>
                <w:szCs w:val="21"/>
              </w:rPr>
            </w:pPr>
            <w:r>
              <w:rPr>
                <w:szCs w:val="21"/>
              </w:rPr>
              <w:t>15</w:t>
            </w:r>
          </w:p>
        </w:tc>
        <w:tc>
          <w:tcPr>
            <w:tcW w:w="834" w:type="dxa"/>
            <w:tcBorders>
              <w:bottom w:val="single" w:color="auto" w:sz="4" w:space="0"/>
            </w:tcBorders>
            <w:vAlign w:val="center"/>
          </w:tcPr>
          <w:p>
            <w:pPr>
              <w:jc w:val="center"/>
              <w:rPr>
                <w:szCs w:val="21"/>
              </w:rPr>
            </w:pPr>
            <w:r>
              <w:rPr>
                <w:szCs w:val="21"/>
              </w:rPr>
              <w:t>2</w:t>
            </w:r>
          </w:p>
        </w:tc>
        <w:tc>
          <w:tcPr>
            <w:tcW w:w="834" w:type="dxa"/>
            <w:tcBorders>
              <w:bottom w:val="single" w:color="auto" w:sz="4" w:space="0"/>
            </w:tcBorders>
            <w:vAlign w:val="center"/>
          </w:tcPr>
          <w:p>
            <w:pPr>
              <w:jc w:val="center"/>
              <w:rPr>
                <w:szCs w:val="21"/>
              </w:rPr>
            </w:pPr>
            <w:r>
              <w:rPr>
                <w:szCs w:val="21"/>
              </w:rPr>
              <w:t>5</w:t>
            </w:r>
          </w:p>
        </w:tc>
        <w:tc>
          <w:tcPr>
            <w:tcW w:w="834" w:type="dxa"/>
            <w:tcBorders>
              <w:bottom w:val="single" w:color="auto" w:sz="4" w:space="0"/>
            </w:tcBorders>
            <w:vAlign w:val="center"/>
          </w:tcPr>
          <w:p>
            <w:pPr>
              <w:jc w:val="center"/>
              <w:rPr>
                <w:szCs w:val="21"/>
              </w:rPr>
            </w:pPr>
            <w:r>
              <w:rPr>
                <w:szCs w:val="21"/>
              </w:rPr>
              <w:t>4</w:t>
            </w:r>
          </w:p>
        </w:tc>
        <w:tc>
          <w:tcPr>
            <w:tcW w:w="834" w:type="dxa"/>
            <w:tcBorders>
              <w:bottom w:val="single" w:color="auto" w:sz="4" w:space="0"/>
            </w:tcBorders>
            <w:vAlign w:val="center"/>
          </w:tcPr>
          <w:p>
            <w:pPr>
              <w:jc w:val="center"/>
              <w:rPr>
                <w:szCs w:val="21"/>
              </w:rPr>
            </w:pPr>
            <w:r>
              <w:rPr>
                <w:szCs w:val="21"/>
              </w:rPr>
              <w:t>8</w:t>
            </w:r>
          </w:p>
        </w:tc>
        <w:tc>
          <w:tcPr>
            <w:tcW w:w="834" w:type="dxa"/>
            <w:tcBorders>
              <w:bottom w:val="single" w:color="auto" w:sz="4" w:space="0"/>
            </w:tcBorders>
            <w:vAlign w:val="center"/>
          </w:tcPr>
          <w:p>
            <w:pPr>
              <w:jc w:val="center"/>
              <w:rPr>
                <w:szCs w:val="21"/>
              </w:rPr>
            </w:pPr>
            <w:r>
              <w:rPr>
                <w:szCs w:val="21"/>
              </w:rPr>
              <w:t>15</w:t>
            </w:r>
          </w:p>
        </w:tc>
        <w:tc>
          <w:tcPr>
            <w:tcW w:w="834" w:type="dxa"/>
            <w:tcBorders>
              <w:bottom w:val="single" w:color="auto" w:sz="4" w:space="0"/>
            </w:tcBorders>
            <w:vAlign w:val="center"/>
          </w:tcPr>
          <w:p>
            <w:pPr>
              <w:jc w:val="center"/>
              <w:rPr>
                <w:szCs w:val="21"/>
              </w:rPr>
            </w:pPr>
            <w:r>
              <w:rPr>
                <w:szCs w:val="21"/>
              </w:rPr>
              <w:t>15</w:t>
            </w:r>
          </w:p>
        </w:tc>
        <w:tc>
          <w:tcPr>
            <w:tcW w:w="834" w:type="dxa"/>
            <w:tcBorders>
              <w:bottom w:val="single" w:color="auto" w:sz="4" w:space="0"/>
            </w:tcBorders>
            <w:vAlign w:val="center"/>
          </w:tcPr>
          <w:p>
            <w:pPr>
              <w:jc w:val="center"/>
              <w:rPr>
                <w:szCs w:val="21"/>
              </w:rPr>
            </w:pPr>
            <w:r>
              <w:rPr>
                <w:szCs w:val="21"/>
              </w:rPr>
              <w:t>15</w:t>
            </w:r>
          </w:p>
        </w:tc>
      </w:tr>
    </w:tbl>
    <w:p>
      <w:pPr>
        <w:pStyle w:val="44"/>
        <w:numPr>
          <w:ilvl w:val="0"/>
          <w:numId w:val="43"/>
        </w:numPr>
        <w:spacing w:before="260" w:after="260" w:line="360" w:lineRule="auto"/>
        <w:ind w:firstLineChars="0"/>
        <w:outlineLvl w:val="2"/>
        <w:rPr>
          <w:rFonts w:hint="eastAsia" w:ascii="黑体" w:hAnsi="黑体" w:eastAsia="黑体"/>
          <w:spacing w:val="8"/>
          <w:sz w:val="28"/>
          <w:szCs w:val="28"/>
        </w:rPr>
      </w:pPr>
      <w:bookmarkStart w:id="124" w:name="_Toc387910689"/>
      <w:r>
        <w:rPr>
          <w:rFonts w:hint="eastAsia" w:ascii="黑体" w:hAnsi="黑体" w:eastAsia="黑体"/>
          <w:spacing w:val="8"/>
          <w:sz w:val="28"/>
          <w:szCs w:val="28"/>
        </w:rPr>
        <w:t>手指运动特征提取</w:t>
      </w:r>
      <w:bookmarkEnd w:id="124"/>
    </w:p>
    <w:p>
      <w:pPr>
        <w:pStyle w:val="44"/>
        <w:tabs>
          <w:tab w:val="left" w:pos="1470"/>
        </w:tabs>
        <w:ind w:firstLine="0" w:firstLineChars="0"/>
        <w:rPr>
          <w:rFonts w:hint="eastAsia"/>
          <w:kern w:val="0"/>
          <w:szCs w:val="21"/>
        </w:rPr>
      </w:pPr>
      <w:r>
        <w:rPr>
          <w:rFonts w:hint="eastAsia"/>
          <w:kern w:val="0"/>
          <w:szCs w:val="21"/>
        </w:rPr>
        <w:t>通过OpenNI提取深度图像，根据深度图像追踪到手部得到手部深度ROI，具体方法在章节4.2.2中详细介绍。系统中，将深度图像大小设为640×480，ROI大小设为120×120。提取手部深度的阀值设为5，提取手部深度ROI主要代码实现如下</w:t>
      </w:r>
      <w:r>
        <w:rPr>
          <w:rFonts w:hint="eastAsia"/>
          <w:kern w:val="0"/>
          <w:szCs w:val="21"/>
          <w:vertAlign w:val="superscript"/>
        </w:rPr>
        <w:t>[39]</w:t>
      </w:r>
      <w:r>
        <w:rPr>
          <w:rFonts w:hint="eastAsia"/>
          <w:kern w:val="0"/>
          <w:szCs w:val="21"/>
        </w:rPr>
        <w:t>：</w:t>
      </w:r>
    </w:p>
    <w:p>
      <w:pPr>
        <w:autoSpaceDE w:val="0"/>
        <w:autoSpaceDN w:val="0"/>
        <w:adjustRightInd w:val="0"/>
        <w:spacing w:line="400" w:lineRule="exact"/>
        <w:jc w:val="left"/>
        <w:rPr>
          <w:kern w:val="0"/>
          <w:szCs w:val="21"/>
        </w:rPr>
      </w:pPr>
      <w:r>
        <w:rPr>
          <w:kern w:val="0"/>
          <w:szCs w:val="21"/>
        </w:rPr>
        <w:t>mDepthGenerator.ConvertRealWorldToProjective(1,&amp;mJointTranRight.position.position,&amp;handPoint);</w:t>
      </w:r>
    </w:p>
    <w:p>
      <w:pPr>
        <w:autoSpaceDE w:val="0"/>
        <w:autoSpaceDN w:val="0"/>
        <w:adjustRightInd w:val="0"/>
        <w:spacing w:line="400" w:lineRule="exact"/>
        <w:jc w:val="left"/>
        <w:rPr>
          <w:kern w:val="0"/>
          <w:szCs w:val="21"/>
        </w:rPr>
      </w:pPr>
      <w:r>
        <w:rPr>
          <w:kern w:val="0"/>
          <w:szCs w:val="21"/>
        </w:rPr>
        <w:t>handPosition.x = (float)handPoint.X;</w:t>
      </w:r>
    </w:p>
    <w:p>
      <w:pPr>
        <w:autoSpaceDE w:val="0"/>
        <w:autoSpaceDN w:val="0"/>
        <w:adjustRightInd w:val="0"/>
        <w:spacing w:line="400" w:lineRule="exact"/>
        <w:jc w:val="left"/>
        <w:rPr>
          <w:rFonts w:hint="eastAsia"/>
          <w:kern w:val="0"/>
          <w:szCs w:val="21"/>
        </w:rPr>
      </w:pPr>
      <w:r>
        <w:rPr>
          <w:kern w:val="0"/>
          <w:szCs w:val="21"/>
        </w:rPr>
        <w:t>handPosition.y = (float)handPoint.Y;</w:t>
      </w:r>
    </w:p>
    <w:p>
      <w:pPr>
        <w:autoSpaceDE w:val="0"/>
        <w:autoSpaceDN w:val="0"/>
        <w:adjustRightInd w:val="0"/>
        <w:spacing w:line="400" w:lineRule="exact"/>
        <w:jc w:val="left"/>
        <w:rPr>
          <w:rFonts w:hint="eastAsia"/>
          <w:kern w:val="0"/>
          <w:szCs w:val="21"/>
        </w:rPr>
      </w:pPr>
      <w:r>
        <w:rPr>
          <w:kern w:val="0"/>
          <w:szCs w:val="21"/>
        </w:rPr>
        <w:t>int handDepth = handPoint.Z * (DEPTH_SCALE_FACTOR);</w:t>
      </w:r>
    </w:p>
    <w:p>
      <w:pPr>
        <w:autoSpaceDE w:val="0"/>
        <w:autoSpaceDN w:val="0"/>
        <w:adjustRightInd w:val="0"/>
        <w:spacing w:line="400" w:lineRule="exact"/>
        <w:jc w:val="left"/>
        <w:rPr>
          <w:kern w:val="0"/>
          <w:szCs w:val="21"/>
        </w:rPr>
      </w:pPr>
      <w:r>
        <w:rPr>
          <w:kern w:val="0"/>
          <w:szCs w:val="21"/>
        </w:rPr>
        <w:t>roi.x = handPosition.x - 60.0;</w:t>
      </w:r>
    </w:p>
    <w:p>
      <w:pPr>
        <w:autoSpaceDE w:val="0"/>
        <w:autoSpaceDN w:val="0"/>
        <w:adjustRightInd w:val="0"/>
        <w:spacing w:line="400" w:lineRule="exact"/>
        <w:jc w:val="left"/>
        <w:rPr>
          <w:kern w:val="0"/>
          <w:szCs w:val="21"/>
        </w:rPr>
      </w:pPr>
      <w:r>
        <w:rPr>
          <w:kern w:val="0"/>
          <w:szCs w:val="21"/>
        </w:rPr>
        <w:t>roi.y = handPosition.y - 60.0;</w:t>
      </w:r>
    </w:p>
    <w:p>
      <w:pPr>
        <w:autoSpaceDE w:val="0"/>
        <w:autoSpaceDN w:val="0"/>
        <w:adjustRightInd w:val="0"/>
        <w:spacing w:line="400" w:lineRule="exact"/>
        <w:jc w:val="left"/>
        <w:rPr>
          <w:rFonts w:hint="eastAsia"/>
          <w:kern w:val="0"/>
          <w:szCs w:val="21"/>
        </w:rPr>
      </w:pPr>
      <w:r>
        <w:rPr>
          <w:kern w:val="0"/>
          <w:szCs w:val="21"/>
        </w:rPr>
        <w:t>cvSetImageROI(depthShow,cvRect(roi.x,roi.y,120,120));</w:t>
      </w:r>
    </w:p>
    <w:p>
      <w:pPr>
        <w:autoSpaceDE w:val="0"/>
        <w:autoSpaceDN w:val="0"/>
        <w:adjustRightInd w:val="0"/>
        <w:spacing w:line="400" w:lineRule="exact"/>
        <w:jc w:val="left"/>
        <w:rPr>
          <w:kern w:val="0"/>
          <w:szCs w:val="21"/>
        </w:rPr>
      </w:pPr>
      <w:r>
        <w:rPr>
          <w:kern w:val="0"/>
          <w:szCs w:val="21"/>
        </w:rPr>
        <w:t>…</w:t>
      </w:r>
    </w:p>
    <w:p>
      <w:pPr>
        <w:autoSpaceDE w:val="0"/>
        <w:autoSpaceDN w:val="0"/>
        <w:adjustRightInd w:val="0"/>
        <w:spacing w:line="400" w:lineRule="exact"/>
        <w:jc w:val="left"/>
        <w:rPr>
          <w:kern w:val="0"/>
          <w:szCs w:val="21"/>
        </w:rPr>
      </w:pPr>
      <w:r>
        <w:rPr>
          <w:kern w:val="0"/>
          <w:szCs w:val="21"/>
        </w:rPr>
        <w:t>Mat mtx(pDest);</w:t>
      </w:r>
    </w:p>
    <w:p>
      <w:pPr>
        <w:autoSpaceDE w:val="0"/>
        <w:autoSpaceDN w:val="0"/>
        <w:adjustRightInd w:val="0"/>
        <w:spacing w:line="400" w:lineRule="exact"/>
        <w:jc w:val="left"/>
        <w:rPr>
          <w:kern w:val="0"/>
          <w:szCs w:val="21"/>
        </w:rPr>
      </w:pPr>
      <w:r>
        <w:rPr>
          <w:kern w:val="0"/>
          <w:szCs w:val="21"/>
        </w:rPr>
        <w:t>Mat mtxSrc(pSrc);</w:t>
      </w:r>
    </w:p>
    <w:p>
      <w:pPr>
        <w:autoSpaceDE w:val="0"/>
        <w:autoSpaceDN w:val="0"/>
        <w:adjustRightInd w:val="0"/>
        <w:spacing w:line="400" w:lineRule="exact"/>
        <w:jc w:val="left"/>
        <w:rPr>
          <w:kern w:val="0"/>
          <w:szCs w:val="21"/>
        </w:rPr>
      </w:pPr>
      <w:r>
        <w:rPr>
          <w:kern w:val="0"/>
          <w:szCs w:val="21"/>
        </w:rPr>
        <w:t>mtx = (mtx &gt; (handDepth - BIN_THRESH_OFFSET)) &amp; (mtx &lt; (handDepth + BIN_THRESH_OFFSET));</w:t>
      </w:r>
    </w:p>
    <w:p>
      <w:pPr>
        <w:autoSpaceDE w:val="0"/>
        <w:autoSpaceDN w:val="0"/>
        <w:adjustRightInd w:val="0"/>
        <w:spacing w:line="400" w:lineRule="exact"/>
        <w:jc w:val="left"/>
        <w:rPr>
          <w:kern w:val="0"/>
          <w:szCs w:val="21"/>
        </w:rPr>
      </w:pPr>
      <w:r>
        <w:rPr>
          <w:kern w:val="0"/>
          <w:szCs w:val="21"/>
        </w:rPr>
        <w:t>medianBlur(mtx, mtx, MEDIAN_BLUR_K);</w:t>
      </w:r>
    </w:p>
    <w:p>
      <w:pPr>
        <w:autoSpaceDE w:val="0"/>
        <w:autoSpaceDN w:val="0"/>
        <w:adjustRightInd w:val="0"/>
        <w:spacing w:line="400" w:lineRule="exact"/>
        <w:jc w:val="left"/>
        <w:rPr>
          <w:rFonts w:hint="eastAsia"/>
          <w:kern w:val="0"/>
          <w:szCs w:val="21"/>
        </w:rPr>
      </w:pPr>
      <w:r>
        <w:rPr>
          <w:kern w:val="0"/>
          <w:szCs w:val="21"/>
        </w:rPr>
        <w:t>Mat mtxShow = mtx &amp; mtxSrc;</w:t>
      </w:r>
    </w:p>
    <w:p>
      <w:pPr>
        <w:pStyle w:val="44"/>
        <w:tabs>
          <w:tab w:val="left" w:pos="1470"/>
        </w:tabs>
        <w:ind w:firstLine="0" w:firstLineChars="0"/>
        <w:rPr>
          <w:rFonts w:hint="eastAsia"/>
        </w:rPr>
      </w:pPr>
      <w:r>
        <w:rPr>
          <w:rFonts w:hint="eastAsia"/>
          <w:kern w:val="0"/>
          <w:szCs w:val="21"/>
        </w:rPr>
        <w:t>提取的部分样本的特征向量如图6-4所示。</w:t>
      </w:r>
    </w:p>
    <w:p>
      <w:pPr>
        <w:pStyle w:val="44"/>
        <w:tabs>
          <w:tab w:val="left" w:pos="1470"/>
        </w:tabs>
        <w:spacing w:line="240" w:lineRule="auto"/>
        <w:ind w:firstLine="0" w:firstLineChars="0"/>
        <w:rPr>
          <w:rFonts w:hint="eastAsia"/>
        </w:rPr>
      </w:pPr>
    </w:p>
    <w:p>
      <w:pPr>
        <w:pStyle w:val="44"/>
        <w:tabs>
          <w:tab w:val="left" w:pos="1470"/>
        </w:tabs>
        <w:spacing w:line="240" w:lineRule="auto"/>
        <w:ind w:firstLine="0" w:firstLineChars="0"/>
        <w:rPr>
          <w:kern w:val="0"/>
          <w:szCs w:val="21"/>
        </w:rPr>
      </w:pPr>
      <w:r>
        <w:rPr>
          <w:rFonts w:ascii="Times New Roman" w:hAnsi="Times New Roman" w:eastAsia="宋体" w:cs="Times New Roman"/>
          <w:kern w:val="0"/>
          <w:sz w:val="24"/>
          <w:szCs w:val="21"/>
          <w:lang w:val="en-US" w:eastAsia="zh-CN" w:bidi="ar-SA"/>
        </w:rPr>
        <w:pict>
          <v:shape id="图片 102" o:spid="_x0000_s1180" type="#_x0000_t75" style="height:261.1pt;width:444.8pt;rotation:0f;" o:ole="f"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w:pict>
      </w:r>
    </w:p>
    <w:p>
      <w:pPr>
        <w:pStyle w:val="15"/>
        <w:rPr>
          <w:rFonts w:cs="Times New Roman"/>
          <w:kern w:val="0"/>
        </w:rPr>
      </w:pPr>
      <w:r>
        <w:rPr>
          <w:rFonts w:hint="eastAsia"/>
        </w:rPr>
        <w:t>图6-4 深度特征向量</w:t>
      </w:r>
    </w:p>
    <w:p>
      <w:pPr>
        <w:pStyle w:val="44"/>
        <w:numPr>
          <w:ilvl w:val="0"/>
          <w:numId w:val="43"/>
        </w:numPr>
        <w:spacing w:before="260" w:after="260" w:line="360" w:lineRule="auto"/>
        <w:ind w:firstLineChars="0"/>
        <w:outlineLvl w:val="2"/>
        <w:rPr>
          <w:rFonts w:hint="eastAsia" w:ascii="黑体" w:hAnsi="黑体" w:eastAsia="黑体"/>
          <w:spacing w:val="8"/>
          <w:sz w:val="28"/>
          <w:szCs w:val="28"/>
        </w:rPr>
      </w:pPr>
      <w:bookmarkStart w:id="125" w:name="_Toc387910690"/>
      <w:r>
        <w:rPr>
          <w:rFonts w:hint="eastAsia" w:ascii="黑体" w:hAnsi="黑体" w:eastAsia="黑体"/>
          <w:spacing w:val="8"/>
          <w:sz w:val="28"/>
          <w:szCs w:val="28"/>
        </w:rPr>
        <w:t>静态手语特征提取</w:t>
      </w:r>
      <w:bookmarkEnd w:id="125"/>
    </w:p>
    <w:p>
      <w:pPr>
        <w:pStyle w:val="44"/>
        <w:rPr>
          <w:rFonts w:hint="eastAsia"/>
        </w:rPr>
      </w:pPr>
      <w:r>
        <w:rPr>
          <w:rFonts w:hint="eastAsia"/>
          <w:kern w:val="0"/>
          <w:szCs w:val="21"/>
        </w:rPr>
        <w:t>静态手语特征提取方法在章节4.2.3中详细介绍，</w:t>
      </w:r>
      <w:r>
        <w:rPr>
          <w:rFonts w:hint="eastAsia"/>
        </w:rPr>
        <w:t>本系统中一共对10种静态手语进行识别。通过提取它们的Freeman链码，并进行了归一化和旋转不变性处理，其中静态手语“王”处理后的归一化Freeman链码和旋转不变性处理后的Freeman链码如图6-5,6-6所示。</w:t>
      </w:r>
    </w:p>
    <w:p>
      <w:pPr>
        <w:pStyle w:val="44"/>
        <w:spacing w:line="240" w:lineRule="auto"/>
        <w:ind w:firstLine="0" w:firstLineChars="0"/>
        <w:rPr>
          <w:rFonts w:hint="eastAsia"/>
        </w:rPr>
      </w:pPr>
      <w:r>
        <w:rPr>
          <w:rFonts w:hint="eastAsia" w:ascii="Times New Roman" w:hAnsi="Times New Roman" w:eastAsia="宋体" w:cs="Times New Roman"/>
          <w:kern w:val="2"/>
          <w:sz w:val="24"/>
          <w:szCs w:val="24"/>
          <w:lang w:val="en-US" w:eastAsia="zh-CN" w:bidi="ar-SA"/>
        </w:rPr>
        <w:pict>
          <v:shape id="图片 103" o:spid="_x0000_s1181" type="#_x0000_t75" style="height:183.3pt;width:447.75pt;rotation:0f;" o:ole="f" fillcolor="#FFFFFF" filled="f" o:preferrelative="t" stroked="f" coordorigin="0,0" coordsize="21600,21600">
            <v:fill on="f" color2="#FFFFFF" focus="0%"/>
            <v:imagedata gain="65536f" blacklevel="0f" gamma="0" o:title="" r:id="rId169"/>
            <o:lock v:ext="edit" position="f" selection="f" grouping="f" rotation="f" cropping="f" text="f" aspectratio="t"/>
            <w10:wrap type="none"/>
            <w10:anchorlock/>
          </v:shape>
        </w:pict>
      </w:r>
    </w:p>
    <w:p>
      <w:pPr>
        <w:pStyle w:val="15"/>
        <w:rPr>
          <w:rFonts w:hint="eastAsia"/>
        </w:rPr>
      </w:pPr>
      <w:r>
        <w:rPr>
          <w:rFonts w:hint="eastAsia"/>
        </w:rPr>
        <w:t>图 6-5 归一化Freeman链表</w:t>
      </w:r>
    </w:p>
    <w:p/>
    <w:p>
      <w:pPr>
        <w:pStyle w:val="44"/>
        <w:spacing w:line="360" w:lineRule="auto"/>
        <w:ind w:firstLine="0" w:firstLineChars="0"/>
        <w:rPr>
          <w:rFonts w:hint="eastAsia"/>
        </w:rPr>
      </w:pPr>
      <w:r>
        <w:rPr>
          <w:rFonts w:hint="eastAsia" w:ascii="Times New Roman" w:hAnsi="Times New Roman" w:eastAsia="宋体" w:cs="Times New Roman"/>
          <w:kern w:val="2"/>
          <w:sz w:val="24"/>
          <w:szCs w:val="24"/>
          <w:lang w:val="en-US" w:eastAsia="zh-CN" w:bidi="ar-SA"/>
        </w:rPr>
        <w:pict>
          <v:shape id="图片 104" o:spid="_x0000_s1182" type="#_x0000_t75" style="height:184.75pt;width:447.4pt;rotation:0f;" o:ole="f" fillcolor="#FFFFFF" filled="f" o:preferrelative="t" stroked="f" coordorigin="0,0" coordsize="21600,21600">
            <v:fill on="f" color2="#FFFFFF" focus="0%"/>
            <v:imagedata gain="65536f" blacklevel="0f" gamma="0" o:title="" r:id="rId170"/>
            <o:lock v:ext="edit" position="f" selection="f" grouping="f" rotation="f" cropping="f" text="f" aspectratio="t"/>
            <w10:wrap type="none"/>
            <w10:anchorlock/>
          </v:shape>
        </w:pict>
      </w:r>
    </w:p>
    <w:p>
      <w:pPr>
        <w:pStyle w:val="15"/>
        <w:rPr>
          <w:rFonts w:hint="eastAsia"/>
        </w:rPr>
      </w:pPr>
      <w:r>
        <w:rPr>
          <w:rFonts w:hint="eastAsia"/>
        </w:rPr>
        <w:t>图 6-6 手语特征向量</w:t>
      </w:r>
    </w:p>
    <w:p>
      <w:pPr>
        <w:pStyle w:val="56"/>
        <w:numPr>
          <w:ilvl w:val="0"/>
          <w:numId w:val="41"/>
        </w:numPr>
        <w:rPr>
          <w:rFonts w:hint="eastAsia"/>
          <w:spacing w:val="8"/>
        </w:rPr>
      </w:pPr>
      <w:bookmarkStart w:id="126" w:name="_Toc387910691"/>
      <w:r>
        <w:rPr>
          <w:rFonts w:hint="eastAsia"/>
          <w:spacing w:val="8"/>
        </w:rPr>
        <w:t>手语识别的实现及运行效果</w:t>
      </w:r>
      <w:bookmarkEnd w:id="126"/>
    </w:p>
    <w:p>
      <w:pPr>
        <w:pStyle w:val="44"/>
        <w:ind w:firstLine="512"/>
        <w:rPr>
          <w:rFonts w:hint="eastAsia"/>
          <w:spacing w:val="8"/>
        </w:rPr>
      </w:pPr>
      <w:r>
        <w:rPr>
          <w:rFonts w:hint="eastAsia"/>
          <w:spacing w:val="8"/>
        </w:rPr>
        <w:t>将上小节中的特征向量代入到模型中，得到了30种手语的HMM和SVM模型。使用Kinect捕捉并读取聋哑学生的手部信息，由于本系统将手语分为手掌动态手语识别、手指动态手语识别和静态手语识别三种情况，聋哑学生根据打出手语所属的情况，使用鼠标选择对应的识别方式。系统根据选择的类型提取手部特征信息，并代入相应的训练好的模型中识别。最终，系统对识别结果的响应方式是通过文本将结果显示在“信息输出区”中，也可以将系统设定为鼠标或键盘响应方式，进而控制电脑操作，如PPT操作、多媒体播放器播放等，改变教师与计算机的交互方式，增强老师与聋哑学生的互动性，提高教学质量。</w:t>
      </w:r>
    </w:p>
    <w:p>
      <w:pPr>
        <w:pStyle w:val="44"/>
        <w:ind w:firstLine="512"/>
        <w:rPr>
          <w:rFonts w:hint="eastAsia"/>
          <w:spacing w:val="8"/>
        </w:rPr>
      </w:pPr>
      <w:r>
        <w:rPr>
          <w:rFonts w:hint="eastAsia"/>
          <w:spacing w:val="8"/>
        </w:rPr>
        <w:t>本系统使用MFC框架，系统的初始化界面如图6-7所示。</w:t>
      </w:r>
    </w:p>
    <w:p>
      <w:pPr>
        <w:pStyle w:val="44"/>
        <w:spacing w:line="360" w:lineRule="auto"/>
        <w:ind w:firstLine="0" w:firstLineChars="0"/>
        <w:jc w:val="center"/>
      </w:pPr>
      <w:r>
        <w:rPr>
          <w:rFonts w:ascii="Times New Roman" w:hAnsi="Times New Roman" w:eastAsia="宋体" w:cs="Times New Roman"/>
          <w:kern w:val="2"/>
          <w:sz w:val="24"/>
          <w:szCs w:val="24"/>
          <w:lang w:val="en-US" w:eastAsia="zh-CN" w:bidi="ar-SA"/>
        </w:rPr>
        <w:pict>
          <v:shape id="图片 105" o:spid="_x0000_s1183" type="#_x0000_t75" style="height:174.85pt;width:273.55pt;rotation:0f;" o:ole="f" fillcolor="#FFFFFF" filled="f" o:preferrelative="t" stroked="f" coordorigin="0,0" coordsize="21600,21600">
            <v:fill on="f" color2="#FFFFFF" focus="0%"/>
            <v:imagedata gain="65536f" blacklevel="0f" gamma="0" o:title="" r:id="rId171"/>
            <o:lock v:ext="edit" position="f" selection="f" grouping="f" rotation="f" cropping="f" text="f" aspectratio="t"/>
            <w10:wrap type="none"/>
            <w10:anchorlock/>
          </v:shape>
        </w:pict>
      </w:r>
    </w:p>
    <w:p>
      <w:pPr>
        <w:pStyle w:val="15"/>
        <w:rPr>
          <w:rFonts w:hint="eastAsia"/>
        </w:rPr>
      </w:pPr>
      <w:r>
        <w:rPr>
          <w:rFonts w:hint="eastAsia"/>
        </w:rPr>
        <w:t>图 6-7 系统初始化界面</w:t>
      </w:r>
    </w:p>
    <w:p>
      <w:pPr>
        <w:pStyle w:val="44"/>
        <w:numPr>
          <w:ilvl w:val="0"/>
          <w:numId w:val="44"/>
        </w:numPr>
        <w:spacing w:before="260" w:after="260" w:line="360" w:lineRule="auto"/>
        <w:ind w:firstLineChars="0"/>
        <w:outlineLvl w:val="2"/>
        <w:rPr>
          <w:rFonts w:hint="eastAsia" w:ascii="黑体" w:hAnsi="黑体" w:eastAsia="黑体"/>
          <w:spacing w:val="8"/>
          <w:sz w:val="28"/>
          <w:szCs w:val="28"/>
        </w:rPr>
      </w:pPr>
      <w:bookmarkStart w:id="127" w:name="_Toc387910692"/>
      <w:r>
        <w:rPr>
          <w:rFonts w:hint="eastAsia" w:ascii="黑体" w:hAnsi="黑体" w:eastAsia="黑体"/>
          <w:spacing w:val="8"/>
          <w:sz w:val="28"/>
          <w:szCs w:val="28"/>
        </w:rPr>
        <w:t>手掌动态手语识别</w:t>
      </w:r>
      <w:bookmarkEnd w:id="127"/>
    </w:p>
    <w:p>
      <w:pPr>
        <w:pStyle w:val="44"/>
        <w:ind w:firstLine="512"/>
        <w:rPr>
          <w:rFonts w:hint="eastAsia"/>
          <w:spacing w:val="8"/>
        </w:rPr>
      </w:pPr>
      <w:r>
        <w:rPr>
          <w:rFonts w:hint="eastAsia"/>
          <w:spacing w:val="8"/>
        </w:rPr>
        <w:t>当鼠标点击“手掌动态捕捉”时，Kinect获取深度信息，OpenNI探测人体位置并检测预设的“Psi”姿势定位手部位置。若定位成功，在信息输出去输出“定位成功，请开始识别”的信息，若定位失败，则输出“定位失败，请重新定位”的信息。若定位成功，则开始提取手掌运动特征向量，并根据得到的特征向量使用训练好的10个HMM模型识别。手掌动态手语识别流程如图6-6所示。</w:t>
      </w:r>
    </w:p>
    <w:p>
      <w:pPr>
        <w:pStyle w:val="44"/>
        <w:ind w:firstLine="512"/>
        <w:rPr>
          <w:rFonts w:hint="eastAsia"/>
          <w:spacing w:val="8"/>
        </w:rPr>
      </w:pPr>
      <w:r>
        <w:rPr>
          <w:rFonts w:hint="eastAsia"/>
          <w:spacing w:val="8"/>
        </w:rPr>
        <w:t>在界面中心区实时输出深度图像，系统读取人手掌位置变化信息，计算特征向量，识别结果将在“信息输出区”输出。</w:t>
      </w:r>
    </w:p>
    <w:p>
      <w:pPr>
        <w:pStyle w:val="44"/>
        <w:ind w:firstLine="512"/>
        <w:rPr>
          <w:rFonts w:hint="eastAsia"/>
          <w:spacing w:val="8"/>
        </w:rPr>
      </w:pPr>
      <w:r>
        <w:rPr>
          <w:rFonts w:hint="eastAsia"/>
          <w:spacing w:val="8"/>
        </w:rPr>
        <w:t>部分手掌动态手语识别效果如图6-8所示。</w:t>
      </w:r>
    </w:p>
    <w:p>
      <w:pPr>
        <w:pStyle w:val="44"/>
        <w:spacing w:line="240" w:lineRule="auto"/>
        <w:rPr>
          <w:rFonts w:hint="eastAsia"/>
          <w:spacing w:val="8"/>
        </w:rPr>
      </w:pPr>
      <w:r>
        <w:rPr>
          <w:rFonts w:ascii="Times New Roman" w:hAnsi="Times New Roman" w:eastAsia="宋体" w:cs="Times New Roman"/>
          <w:spacing w:val="8"/>
          <w:kern w:val="2"/>
          <w:sz w:val="24"/>
          <w:szCs w:val="24"/>
          <w:lang w:val="en-US" w:eastAsia="zh-CN" w:bidi="ar-SA"/>
        </w:rPr>
        <w:pict>
          <v:shape id="图片 106" o:spid="_x0000_s1184" type="#_x0000_t75" style="height:180.2pt;width:208.6pt;rotation:0f;" o:ole="f" fillcolor="#FFFFFF" filled="f" o:preferrelative="t" stroked="f" coordorigin="0,0" coordsize="21600,21600">
            <v:fill on="f" color2="#FFFFFF" focus="0%"/>
            <v:imagedata gain="65536f" blacklevel="0f" gamma="0" o:title="" r:id="rId172"/>
            <o:lock v:ext="edit" position="f" selection="f" grouping="f" rotation="f" cropping="f" text="f" aspectratio="t"/>
            <w10:wrap type="none"/>
            <w10:anchorlock/>
          </v:shape>
        </w:pict>
      </w:r>
      <w:r>
        <w:rPr>
          <w:rFonts w:ascii="Times New Roman" w:hAnsi="Times New Roman" w:eastAsia="宋体" w:cs="Times New Roman"/>
          <w:spacing w:val="8"/>
          <w:kern w:val="2"/>
          <w:sz w:val="24"/>
          <w:szCs w:val="24"/>
          <w:lang w:val="en-US" w:eastAsia="zh-CN" w:bidi="ar-SA"/>
        </w:rPr>
        <w:pict>
          <v:shape id="图片 107" o:spid="_x0000_s1185" type="#_x0000_t75" style="height:180.6pt;width:209.05pt;rotation:0f;" o:ole="f" fillcolor="#FFFFFF" filled="f" o:preferrelative="t" stroked="f" coordorigin="0,0" coordsize="21600,21600">
            <v:fill on="f" color2="#FFFFFF" focus="0%"/>
            <v:imagedata gain="65536f" blacklevel="0f" gamma="0" o:title="" r:id="rId173"/>
            <o:lock v:ext="edit" position="f" selection="f" grouping="f" rotation="f" cropping="f" text="f" aspectratio="t"/>
            <w10:wrap type="none"/>
            <w10:anchorlock/>
          </v:shape>
        </w:pict>
      </w:r>
    </w:p>
    <w:p>
      <w:pPr>
        <w:pStyle w:val="44"/>
        <w:spacing w:line="240" w:lineRule="auto"/>
        <w:ind w:left="840" w:firstLine="0" w:firstLineChars="0"/>
        <w:rPr>
          <w:rFonts w:hint="eastAsia"/>
          <w:spacing w:val="8"/>
          <w:sz w:val="21"/>
          <w:szCs w:val="21"/>
        </w:rPr>
      </w:pPr>
      <w:r>
        <w:rPr>
          <w:rFonts w:hint="eastAsia"/>
          <w:spacing w:val="8"/>
        </w:rPr>
        <w:t xml:space="preserve">          </w:t>
      </w:r>
      <w:r>
        <w:rPr>
          <w:rFonts w:hint="eastAsia"/>
          <w:spacing w:val="8"/>
          <w:sz w:val="21"/>
          <w:szCs w:val="21"/>
        </w:rPr>
        <w:t xml:space="preserve"> (a)比赛                           (b)调整</w:t>
      </w:r>
    </w:p>
    <w:p>
      <w:pPr>
        <w:pStyle w:val="15"/>
        <w:rPr>
          <w:rFonts w:hint="eastAsia"/>
        </w:rPr>
      </w:pPr>
      <w:r>
        <w:rPr>
          <w:rFonts w:hint="eastAsia"/>
        </w:rPr>
        <w:t>图 6-8 手掌动态手语识别---(a)、(b)</w:t>
      </w:r>
    </w:p>
    <w:p>
      <w:pPr>
        <w:pStyle w:val="44"/>
        <w:spacing w:line="240" w:lineRule="auto"/>
        <w:rPr>
          <w:rFonts w:hint="eastAsia"/>
          <w:spacing w:val="8"/>
        </w:rPr>
      </w:pPr>
      <w:r>
        <w:rPr>
          <w:rFonts w:ascii="Times New Roman" w:hAnsi="Times New Roman" w:eastAsia="宋体" w:cs="Times New Roman"/>
          <w:spacing w:val="8"/>
          <w:kern w:val="2"/>
          <w:sz w:val="24"/>
          <w:szCs w:val="24"/>
          <w:lang w:val="en-US" w:eastAsia="zh-CN" w:bidi="ar-SA"/>
        </w:rPr>
        <w:pict>
          <v:shape id="图片 108" o:spid="_x0000_s1186" type="#_x0000_t75" style="height:181pt;width:201.55pt;rotation:0f;" o:ole="f" fillcolor="#FFFFFF" filled="f" o:preferrelative="t" stroked="f" coordorigin="0,0" coordsize="21600,21600">
            <v:fill on="f" color2="#FFFFFF" focus="0%"/>
            <v:imagedata gain="65536f" blacklevel="0f" gamma="0" o:title="" r:id="rId174"/>
            <o:lock v:ext="edit" position="f" selection="f" grouping="f" rotation="f" cropping="f" text="f" aspectratio="t"/>
            <w10:wrap type="none"/>
            <w10:anchorlock/>
          </v:shape>
        </w:pict>
      </w:r>
      <w:r>
        <w:rPr>
          <w:rFonts w:ascii="Times New Roman" w:hAnsi="Times New Roman" w:eastAsia="宋体" w:cs="Times New Roman"/>
          <w:spacing w:val="8"/>
          <w:kern w:val="2"/>
          <w:sz w:val="24"/>
          <w:szCs w:val="24"/>
          <w:lang w:val="en-US" w:eastAsia="zh-CN" w:bidi="ar-SA"/>
        </w:rPr>
        <w:pict>
          <v:shape id="图片 109" o:spid="_x0000_s1187" type="#_x0000_t75" style="height:180.3pt;width:208.65pt;rotation:0f;" o:ole="f" fillcolor="#FFFFFF" filled="f" o:preferrelative="t" stroked="f" coordorigin="0,0" coordsize="21600,21600">
            <v:fill on="f" color2="#FFFFFF" focus="0%"/>
            <v:imagedata gain="65536f" blacklevel="0f" gamma="0" o:title="" r:id="rId175"/>
            <o:lock v:ext="edit" position="f" selection="f" grouping="f" rotation="f" cropping="f" text="f" aspectratio="t"/>
            <w10:wrap type="none"/>
            <w10:anchorlock/>
          </v:shape>
        </w:pict>
      </w:r>
    </w:p>
    <w:p>
      <w:pPr>
        <w:pStyle w:val="44"/>
        <w:spacing w:line="240" w:lineRule="auto"/>
        <w:ind w:left="840" w:firstLine="0" w:firstLineChars="0"/>
        <w:rPr>
          <w:rFonts w:hint="eastAsia"/>
          <w:spacing w:val="8"/>
          <w:sz w:val="21"/>
          <w:szCs w:val="21"/>
        </w:rPr>
      </w:pPr>
      <w:r>
        <w:rPr>
          <w:rFonts w:hint="eastAsia"/>
          <w:spacing w:val="8"/>
        </w:rPr>
        <w:t xml:space="preserve">     </w:t>
      </w:r>
      <w:r>
        <w:rPr>
          <w:rFonts w:hint="eastAsia"/>
          <w:spacing w:val="8"/>
          <w:sz w:val="21"/>
          <w:szCs w:val="21"/>
        </w:rPr>
        <w:t xml:space="preserve">    (c) 奋斗                           (d)出版</w:t>
      </w:r>
    </w:p>
    <w:p>
      <w:pPr>
        <w:pStyle w:val="15"/>
        <w:rPr>
          <w:rFonts w:hint="eastAsia"/>
        </w:rPr>
      </w:pPr>
      <w:r>
        <w:rPr>
          <w:rFonts w:hint="eastAsia"/>
        </w:rPr>
        <w:t>图 6-8 手掌动态手语识别---(c)、(d)</w:t>
      </w:r>
    </w:p>
    <w:p>
      <w:pPr>
        <w:pStyle w:val="44"/>
        <w:rPr>
          <w:rFonts w:hint="eastAsia"/>
        </w:rPr>
      </w:pPr>
      <w:r>
        <w:rPr>
          <w:rFonts w:hint="eastAsia"/>
        </w:rPr>
        <w:t>本文分别对10种手掌运动手语进行识别，每种手语使用100个训练样本和30个测试样本。表6-2和6-3统计了10种手语分别在(x,y)平面的HMM模型和改进HMM模型中的识别结果。</w:t>
      </w:r>
    </w:p>
    <w:p>
      <w:pPr>
        <w:pStyle w:val="15"/>
      </w:pPr>
      <w:r>
        <w:rPr>
          <w:rFonts w:hint="eastAsia"/>
        </w:rPr>
        <w:t>表 6-2 (x,y)平面HMM模型识别结果</w:t>
      </w:r>
    </w:p>
    <w:tbl>
      <w:tblPr>
        <w:tblStyle w:val="42"/>
        <w:tblW w:w="5490" w:type="dxa"/>
        <w:jc w:val="center"/>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left w:w="108" w:type="dxa"/>
          <w:right w:w="108" w:type="dxa"/>
        </w:tblCellMar>
      </w:tblPr>
      <w:tblGrid>
        <w:gridCol w:w="1189"/>
        <w:gridCol w:w="836"/>
        <w:gridCol w:w="868"/>
        <w:gridCol w:w="879"/>
        <w:gridCol w:w="849"/>
        <w:gridCol w:w="869"/>
      </w:tblGrid>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left w:w="108" w:type="dxa"/>
            <w:right w:w="108" w:type="dxa"/>
          </w:tblCellMar>
        </w:tblPrEx>
        <w:trPr>
          <w:trHeight w:val="377" w:hRule="atLeast"/>
          <w:jc w:val="center"/>
        </w:trPr>
        <w:tc>
          <w:tcPr>
            <w:tcW w:w="1189" w:type="dxa"/>
            <w:tcBorders>
              <w:right w:val="single" w:color="auto" w:sz="4" w:space="0"/>
            </w:tcBorders>
            <w:vAlign w:val="center"/>
          </w:tcPr>
          <w:p>
            <w:pPr>
              <w:pStyle w:val="44"/>
              <w:ind w:firstLine="0" w:firstLineChars="0"/>
              <w:jc w:val="center"/>
              <w:rPr>
                <w:rFonts w:hint="eastAsia"/>
                <w:b/>
                <w:sz w:val="21"/>
                <w:szCs w:val="21"/>
              </w:rPr>
            </w:pPr>
            <w:r>
              <w:rPr>
                <w:rFonts w:hint="eastAsia"/>
                <w:b/>
                <w:sz w:val="21"/>
                <w:szCs w:val="21"/>
              </w:rPr>
              <w:t>手语</w:t>
            </w:r>
          </w:p>
        </w:tc>
        <w:tc>
          <w:tcPr>
            <w:tcW w:w="836" w:type="dxa"/>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物质</w:t>
            </w:r>
          </w:p>
        </w:tc>
        <w:tc>
          <w:tcPr>
            <w:tcW w:w="868" w:type="dxa"/>
            <w:vAlign w:val="center"/>
          </w:tcPr>
          <w:p>
            <w:pPr>
              <w:pStyle w:val="44"/>
              <w:ind w:firstLine="0" w:firstLineChars="0"/>
              <w:jc w:val="center"/>
              <w:rPr>
                <w:rFonts w:hint="eastAsia"/>
                <w:sz w:val="21"/>
                <w:szCs w:val="21"/>
              </w:rPr>
            </w:pPr>
            <w:r>
              <w:rPr>
                <w:rFonts w:hint="eastAsia"/>
                <w:sz w:val="21"/>
                <w:szCs w:val="21"/>
              </w:rPr>
              <w:t>超级</w:t>
            </w:r>
          </w:p>
        </w:tc>
        <w:tc>
          <w:tcPr>
            <w:tcW w:w="879" w:type="dxa"/>
            <w:vAlign w:val="center"/>
          </w:tcPr>
          <w:p>
            <w:pPr>
              <w:pStyle w:val="44"/>
              <w:ind w:firstLine="0" w:firstLineChars="0"/>
              <w:jc w:val="center"/>
              <w:rPr>
                <w:rFonts w:hint="eastAsia"/>
                <w:sz w:val="21"/>
                <w:szCs w:val="21"/>
              </w:rPr>
            </w:pPr>
            <w:r>
              <w:rPr>
                <w:rFonts w:hint="eastAsia"/>
                <w:sz w:val="21"/>
                <w:szCs w:val="21"/>
              </w:rPr>
              <w:t>调整</w:t>
            </w:r>
          </w:p>
        </w:tc>
        <w:tc>
          <w:tcPr>
            <w:tcW w:w="849" w:type="dxa"/>
            <w:vAlign w:val="center"/>
          </w:tcPr>
          <w:p>
            <w:pPr>
              <w:pStyle w:val="44"/>
              <w:ind w:firstLine="0" w:firstLineChars="0"/>
              <w:jc w:val="center"/>
              <w:rPr>
                <w:rFonts w:hint="eastAsia"/>
                <w:sz w:val="21"/>
                <w:szCs w:val="21"/>
              </w:rPr>
            </w:pPr>
            <w:r>
              <w:rPr>
                <w:rFonts w:hint="eastAsia"/>
                <w:sz w:val="21"/>
                <w:szCs w:val="21"/>
              </w:rPr>
              <w:t>奋斗</w:t>
            </w:r>
          </w:p>
        </w:tc>
        <w:tc>
          <w:tcPr>
            <w:tcW w:w="869" w:type="dxa"/>
            <w:vAlign w:val="center"/>
          </w:tcPr>
          <w:p>
            <w:pPr>
              <w:pStyle w:val="44"/>
              <w:ind w:firstLine="0" w:firstLineChars="0"/>
              <w:jc w:val="center"/>
              <w:rPr>
                <w:rFonts w:hint="eastAsia"/>
                <w:sz w:val="21"/>
                <w:szCs w:val="21"/>
              </w:rPr>
            </w:pPr>
            <w:r>
              <w:rPr>
                <w:rFonts w:hint="eastAsia"/>
                <w:sz w:val="21"/>
                <w:szCs w:val="21"/>
              </w:rPr>
              <w:t>比赛</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left w:w="108" w:type="dxa"/>
            <w:right w:w="108" w:type="dxa"/>
          </w:tblCellMar>
        </w:tblPrEx>
        <w:trPr>
          <w:trHeight w:val="412" w:hRule="atLeast"/>
          <w:jc w:val="center"/>
        </w:trPr>
        <w:tc>
          <w:tcPr>
            <w:tcW w:w="1189" w:type="dxa"/>
            <w:tcBorders>
              <w:right w:val="single" w:color="auto" w:sz="4" w:space="0"/>
            </w:tcBorders>
            <w:vAlign w:val="center"/>
          </w:tcPr>
          <w:p>
            <w:pPr>
              <w:pStyle w:val="44"/>
              <w:ind w:firstLine="0" w:firstLineChars="0"/>
              <w:jc w:val="center"/>
              <w:rPr>
                <w:rFonts w:hint="eastAsia"/>
                <w:b/>
                <w:sz w:val="21"/>
                <w:szCs w:val="21"/>
              </w:rPr>
            </w:pPr>
            <w:r>
              <w:rPr>
                <w:rFonts w:hint="eastAsia"/>
                <w:b/>
                <w:sz w:val="21"/>
                <w:szCs w:val="21"/>
              </w:rPr>
              <w:t>识别率</w:t>
            </w:r>
          </w:p>
        </w:tc>
        <w:tc>
          <w:tcPr>
            <w:tcW w:w="836" w:type="dxa"/>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70%</w:t>
            </w:r>
          </w:p>
        </w:tc>
        <w:tc>
          <w:tcPr>
            <w:tcW w:w="868" w:type="dxa"/>
            <w:vAlign w:val="center"/>
          </w:tcPr>
          <w:p>
            <w:pPr>
              <w:pStyle w:val="44"/>
              <w:ind w:firstLine="0" w:firstLineChars="0"/>
              <w:jc w:val="center"/>
              <w:rPr>
                <w:rFonts w:hint="eastAsia"/>
                <w:sz w:val="21"/>
                <w:szCs w:val="21"/>
              </w:rPr>
            </w:pPr>
            <w:r>
              <w:rPr>
                <w:rFonts w:hint="eastAsia"/>
                <w:sz w:val="21"/>
                <w:szCs w:val="21"/>
              </w:rPr>
              <w:t>86.7%</w:t>
            </w:r>
          </w:p>
        </w:tc>
        <w:tc>
          <w:tcPr>
            <w:tcW w:w="879" w:type="dxa"/>
            <w:vAlign w:val="center"/>
          </w:tcPr>
          <w:p>
            <w:pPr>
              <w:pStyle w:val="44"/>
              <w:ind w:firstLine="0" w:firstLineChars="0"/>
              <w:jc w:val="center"/>
              <w:rPr>
                <w:rFonts w:hint="eastAsia"/>
                <w:sz w:val="21"/>
                <w:szCs w:val="21"/>
              </w:rPr>
            </w:pPr>
            <w:r>
              <w:rPr>
                <w:rFonts w:hint="eastAsia"/>
                <w:sz w:val="21"/>
                <w:szCs w:val="21"/>
              </w:rPr>
              <w:t>90%</w:t>
            </w:r>
          </w:p>
        </w:tc>
        <w:tc>
          <w:tcPr>
            <w:tcW w:w="849" w:type="dxa"/>
            <w:vAlign w:val="center"/>
          </w:tcPr>
          <w:p>
            <w:pPr>
              <w:pStyle w:val="44"/>
              <w:ind w:firstLine="0" w:firstLineChars="0"/>
              <w:jc w:val="center"/>
              <w:rPr>
                <w:rFonts w:hint="eastAsia"/>
                <w:sz w:val="21"/>
                <w:szCs w:val="21"/>
              </w:rPr>
            </w:pPr>
            <w:r>
              <w:rPr>
                <w:rFonts w:hint="eastAsia"/>
                <w:sz w:val="21"/>
                <w:szCs w:val="21"/>
              </w:rPr>
              <w:t>73.3%</w:t>
            </w:r>
          </w:p>
        </w:tc>
        <w:tc>
          <w:tcPr>
            <w:tcW w:w="869" w:type="dxa"/>
            <w:vAlign w:val="center"/>
          </w:tcPr>
          <w:p>
            <w:pPr>
              <w:pStyle w:val="44"/>
              <w:ind w:firstLine="0" w:firstLineChars="0"/>
              <w:jc w:val="center"/>
              <w:rPr>
                <w:rFonts w:hint="eastAsia"/>
                <w:sz w:val="21"/>
                <w:szCs w:val="21"/>
              </w:rPr>
            </w:pPr>
            <w:r>
              <w:rPr>
                <w:rFonts w:hint="eastAsia"/>
                <w:sz w:val="21"/>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left w:w="108" w:type="dxa"/>
            <w:right w:w="108" w:type="dxa"/>
          </w:tblCellMar>
        </w:tblPrEx>
        <w:trPr>
          <w:trHeight w:val="412" w:hRule="atLeast"/>
          <w:jc w:val="center"/>
        </w:trPr>
        <w:tc>
          <w:tcPr>
            <w:tcW w:w="1189" w:type="dxa"/>
            <w:tcBorders>
              <w:right w:val="single" w:color="auto" w:sz="4" w:space="0"/>
            </w:tcBorders>
            <w:vAlign w:val="center"/>
          </w:tcPr>
          <w:p>
            <w:pPr>
              <w:pStyle w:val="44"/>
              <w:ind w:firstLine="0" w:firstLineChars="0"/>
              <w:jc w:val="center"/>
              <w:rPr>
                <w:rFonts w:hint="eastAsia"/>
                <w:b/>
                <w:sz w:val="21"/>
                <w:szCs w:val="21"/>
              </w:rPr>
            </w:pPr>
            <w:r>
              <w:rPr>
                <w:rFonts w:hint="eastAsia"/>
                <w:b/>
                <w:sz w:val="21"/>
                <w:szCs w:val="21"/>
              </w:rPr>
              <w:t>手语</w:t>
            </w:r>
          </w:p>
        </w:tc>
        <w:tc>
          <w:tcPr>
            <w:tcW w:w="836" w:type="dxa"/>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举行</w:t>
            </w:r>
          </w:p>
        </w:tc>
        <w:tc>
          <w:tcPr>
            <w:tcW w:w="868" w:type="dxa"/>
            <w:vAlign w:val="center"/>
          </w:tcPr>
          <w:p>
            <w:pPr>
              <w:pStyle w:val="44"/>
              <w:ind w:firstLine="0" w:firstLineChars="0"/>
              <w:jc w:val="center"/>
              <w:rPr>
                <w:rFonts w:hint="eastAsia"/>
                <w:sz w:val="21"/>
                <w:szCs w:val="21"/>
              </w:rPr>
            </w:pPr>
            <w:r>
              <w:rPr>
                <w:rFonts w:hint="eastAsia"/>
                <w:sz w:val="21"/>
                <w:szCs w:val="21"/>
              </w:rPr>
              <w:t>壮丽</w:t>
            </w:r>
          </w:p>
        </w:tc>
        <w:tc>
          <w:tcPr>
            <w:tcW w:w="879" w:type="dxa"/>
            <w:vAlign w:val="center"/>
          </w:tcPr>
          <w:p>
            <w:pPr>
              <w:pStyle w:val="44"/>
              <w:ind w:firstLine="0" w:firstLineChars="0"/>
              <w:jc w:val="center"/>
              <w:rPr>
                <w:rFonts w:hint="eastAsia"/>
                <w:sz w:val="21"/>
                <w:szCs w:val="21"/>
              </w:rPr>
            </w:pPr>
            <w:r>
              <w:rPr>
                <w:rFonts w:hint="eastAsia"/>
                <w:sz w:val="21"/>
                <w:szCs w:val="21"/>
              </w:rPr>
              <w:t>出版</w:t>
            </w:r>
          </w:p>
        </w:tc>
        <w:tc>
          <w:tcPr>
            <w:tcW w:w="849" w:type="dxa"/>
            <w:vAlign w:val="center"/>
          </w:tcPr>
          <w:p>
            <w:pPr>
              <w:pStyle w:val="44"/>
              <w:ind w:firstLine="0" w:firstLineChars="0"/>
              <w:jc w:val="center"/>
              <w:rPr>
                <w:rFonts w:hint="eastAsia"/>
                <w:sz w:val="21"/>
                <w:szCs w:val="21"/>
              </w:rPr>
            </w:pPr>
            <w:r>
              <w:rPr>
                <w:rFonts w:hint="eastAsia"/>
                <w:sz w:val="21"/>
                <w:szCs w:val="21"/>
              </w:rPr>
              <w:t>朋友</w:t>
            </w:r>
          </w:p>
        </w:tc>
        <w:tc>
          <w:tcPr>
            <w:tcW w:w="869" w:type="dxa"/>
            <w:vAlign w:val="center"/>
          </w:tcPr>
          <w:p>
            <w:pPr>
              <w:pStyle w:val="44"/>
              <w:ind w:firstLine="0" w:firstLineChars="0"/>
              <w:jc w:val="center"/>
              <w:rPr>
                <w:rFonts w:hint="eastAsia"/>
                <w:sz w:val="21"/>
                <w:szCs w:val="21"/>
              </w:rPr>
            </w:pPr>
            <w:r>
              <w:rPr>
                <w:rFonts w:hint="eastAsia"/>
                <w:sz w:val="21"/>
                <w:szCs w:val="21"/>
              </w:rPr>
              <w:t>教学</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left w:w="108" w:type="dxa"/>
            <w:right w:w="108" w:type="dxa"/>
          </w:tblCellMar>
        </w:tblPrEx>
        <w:trPr>
          <w:trHeight w:val="412" w:hRule="atLeast"/>
          <w:jc w:val="center"/>
        </w:trPr>
        <w:tc>
          <w:tcPr>
            <w:tcW w:w="1189" w:type="dxa"/>
            <w:tcBorders>
              <w:bottom w:val="single" w:color="auto" w:sz="4" w:space="0"/>
              <w:right w:val="single" w:color="auto" w:sz="4" w:space="0"/>
            </w:tcBorders>
            <w:vAlign w:val="center"/>
          </w:tcPr>
          <w:p>
            <w:pPr>
              <w:pStyle w:val="44"/>
              <w:ind w:firstLine="0" w:firstLineChars="0"/>
              <w:jc w:val="center"/>
              <w:rPr>
                <w:rFonts w:hint="eastAsia"/>
                <w:b/>
                <w:sz w:val="21"/>
                <w:szCs w:val="21"/>
              </w:rPr>
            </w:pPr>
            <w:r>
              <w:rPr>
                <w:rFonts w:hint="eastAsia"/>
                <w:b/>
                <w:sz w:val="21"/>
                <w:szCs w:val="21"/>
              </w:rPr>
              <w:t>识别率</w:t>
            </w:r>
          </w:p>
        </w:tc>
        <w:tc>
          <w:tcPr>
            <w:tcW w:w="836" w:type="dxa"/>
            <w:tcBorders>
              <w:left w:val="single" w:color="auto" w:sz="4" w:space="0"/>
              <w:bottom w:val="single" w:color="auto" w:sz="4" w:space="0"/>
            </w:tcBorders>
            <w:vAlign w:val="center"/>
          </w:tcPr>
          <w:p>
            <w:pPr>
              <w:pStyle w:val="44"/>
              <w:ind w:firstLine="0" w:firstLineChars="0"/>
              <w:jc w:val="center"/>
              <w:rPr>
                <w:rFonts w:hint="eastAsia"/>
                <w:sz w:val="21"/>
                <w:szCs w:val="21"/>
              </w:rPr>
            </w:pPr>
            <w:r>
              <w:rPr>
                <w:rFonts w:hint="eastAsia"/>
                <w:sz w:val="21"/>
                <w:szCs w:val="21"/>
              </w:rPr>
              <w:t>100%</w:t>
            </w:r>
          </w:p>
        </w:tc>
        <w:tc>
          <w:tcPr>
            <w:tcW w:w="868" w:type="dxa"/>
            <w:vAlign w:val="center"/>
          </w:tcPr>
          <w:p>
            <w:pPr>
              <w:pStyle w:val="44"/>
              <w:ind w:firstLine="0" w:firstLineChars="0"/>
              <w:jc w:val="center"/>
              <w:rPr>
                <w:rFonts w:hint="eastAsia"/>
                <w:sz w:val="21"/>
                <w:szCs w:val="21"/>
              </w:rPr>
            </w:pPr>
            <w:r>
              <w:rPr>
                <w:rFonts w:hint="eastAsia"/>
                <w:sz w:val="21"/>
                <w:szCs w:val="21"/>
              </w:rPr>
              <w:t>86.7%</w:t>
            </w:r>
          </w:p>
        </w:tc>
        <w:tc>
          <w:tcPr>
            <w:tcW w:w="879" w:type="dxa"/>
            <w:vAlign w:val="center"/>
          </w:tcPr>
          <w:p>
            <w:pPr>
              <w:pStyle w:val="44"/>
              <w:ind w:firstLine="0" w:firstLineChars="0"/>
              <w:jc w:val="center"/>
              <w:rPr>
                <w:rFonts w:hint="eastAsia"/>
                <w:sz w:val="21"/>
                <w:szCs w:val="21"/>
              </w:rPr>
            </w:pPr>
            <w:r>
              <w:rPr>
                <w:rFonts w:hint="eastAsia"/>
                <w:sz w:val="21"/>
                <w:szCs w:val="21"/>
              </w:rPr>
              <w:t>73.3%</w:t>
            </w:r>
          </w:p>
        </w:tc>
        <w:tc>
          <w:tcPr>
            <w:tcW w:w="849" w:type="dxa"/>
            <w:vAlign w:val="center"/>
          </w:tcPr>
          <w:p>
            <w:pPr>
              <w:pStyle w:val="44"/>
              <w:ind w:firstLine="0" w:firstLineChars="0"/>
              <w:jc w:val="center"/>
              <w:rPr>
                <w:rFonts w:hint="eastAsia"/>
                <w:sz w:val="21"/>
                <w:szCs w:val="21"/>
              </w:rPr>
            </w:pPr>
            <w:r>
              <w:rPr>
                <w:rFonts w:hint="eastAsia"/>
                <w:sz w:val="21"/>
                <w:szCs w:val="21"/>
              </w:rPr>
              <w:t>73.3%</w:t>
            </w:r>
          </w:p>
        </w:tc>
        <w:tc>
          <w:tcPr>
            <w:tcW w:w="869" w:type="dxa"/>
            <w:vAlign w:val="center"/>
          </w:tcPr>
          <w:p>
            <w:pPr>
              <w:pStyle w:val="44"/>
              <w:ind w:firstLine="0" w:firstLineChars="0"/>
              <w:jc w:val="center"/>
              <w:rPr>
                <w:rFonts w:hint="eastAsia"/>
                <w:sz w:val="21"/>
                <w:szCs w:val="21"/>
              </w:rPr>
            </w:pPr>
            <w:r>
              <w:rPr>
                <w:rFonts w:hint="eastAsia"/>
                <w:sz w:val="21"/>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left w:w="108" w:type="dxa"/>
            <w:right w:w="108" w:type="dxa"/>
          </w:tblCellMar>
        </w:tblPrEx>
        <w:trPr>
          <w:trHeight w:val="412" w:hRule="atLeast"/>
          <w:jc w:val="center"/>
        </w:trPr>
        <w:tc>
          <w:tcPr>
            <w:tcW w:w="2025" w:type="dxa"/>
            <w:gridSpan w:val="2"/>
            <w:tcBorders>
              <w:right w:val="single" w:color="auto" w:sz="4" w:space="0"/>
            </w:tcBorders>
            <w:vAlign w:val="center"/>
          </w:tcPr>
          <w:p>
            <w:pPr>
              <w:pStyle w:val="44"/>
              <w:ind w:firstLine="0" w:firstLineChars="0"/>
              <w:jc w:val="center"/>
              <w:rPr>
                <w:rFonts w:hint="eastAsia"/>
                <w:sz w:val="21"/>
                <w:szCs w:val="21"/>
              </w:rPr>
            </w:pPr>
            <w:r>
              <w:rPr>
                <w:rFonts w:hint="eastAsia"/>
                <w:b/>
                <w:sz w:val="21"/>
                <w:szCs w:val="21"/>
              </w:rPr>
              <w:t>平均识别率</w:t>
            </w:r>
          </w:p>
        </w:tc>
        <w:tc>
          <w:tcPr>
            <w:tcW w:w="3465" w:type="dxa"/>
            <w:gridSpan w:val="4"/>
            <w:tcBorders>
              <w:left w:val="single" w:color="auto" w:sz="4" w:space="0"/>
            </w:tcBorders>
            <w:vAlign w:val="center"/>
          </w:tcPr>
          <w:p>
            <w:pPr>
              <w:pStyle w:val="44"/>
              <w:ind w:firstLine="0" w:firstLineChars="0"/>
              <w:jc w:val="center"/>
              <w:rPr>
                <w:rFonts w:hint="eastAsia"/>
                <w:sz w:val="21"/>
                <w:szCs w:val="21"/>
              </w:rPr>
            </w:pPr>
            <w:r>
              <w:rPr>
                <w:rFonts w:hint="eastAsia"/>
                <w:sz w:val="21"/>
                <w:szCs w:val="21"/>
              </w:rPr>
              <w:t>85.33%</w:t>
            </w:r>
          </w:p>
        </w:tc>
      </w:tr>
    </w:tbl>
    <w:p>
      <w:pPr>
        <w:pStyle w:val="15"/>
        <w:jc w:val="both"/>
        <w:rPr>
          <w:rFonts w:hint="eastAsia"/>
        </w:rPr>
      </w:pPr>
      <w:r>
        <w:rPr>
          <w:rFonts w:hint="eastAsia"/>
        </w:rPr>
        <w:t xml:space="preserve">                          表 6-3 改进的双层HMM模型识别结果</w:t>
      </w:r>
    </w:p>
    <w:tbl>
      <w:tblPr>
        <w:tblStyle w:val="42"/>
        <w:tblW w:w="54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189"/>
        <w:gridCol w:w="836"/>
        <w:gridCol w:w="868"/>
        <w:gridCol w:w="879"/>
        <w:gridCol w:w="849"/>
        <w:gridCol w:w="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77" w:hRule="atLeast"/>
          <w:jc w:val="center"/>
        </w:trPr>
        <w:tc>
          <w:tcPr>
            <w:tcW w:w="1189" w:type="dxa"/>
            <w:vAlign w:val="center"/>
          </w:tcPr>
          <w:p>
            <w:pPr>
              <w:pStyle w:val="44"/>
              <w:ind w:firstLine="0" w:firstLineChars="0"/>
              <w:jc w:val="center"/>
              <w:rPr>
                <w:rFonts w:hint="eastAsia"/>
                <w:b/>
                <w:sz w:val="21"/>
                <w:szCs w:val="21"/>
              </w:rPr>
            </w:pPr>
            <w:r>
              <w:rPr>
                <w:rFonts w:hint="eastAsia"/>
                <w:b/>
                <w:sz w:val="21"/>
                <w:szCs w:val="21"/>
              </w:rPr>
              <w:t>手语</w:t>
            </w:r>
          </w:p>
        </w:tc>
        <w:tc>
          <w:tcPr>
            <w:tcW w:w="836" w:type="dxa"/>
            <w:tcBorders>
              <w:right w:val="nil"/>
            </w:tcBorders>
            <w:vAlign w:val="center"/>
          </w:tcPr>
          <w:p>
            <w:pPr>
              <w:pStyle w:val="44"/>
              <w:ind w:firstLine="0" w:firstLineChars="0"/>
              <w:jc w:val="center"/>
              <w:rPr>
                <w:rFonts w:hint="eastAsia"/>
                <w:sz w:val="21"/>
                <w:szCs w:val="21"/>
              </w:rPr>
            </w:pPr>
            <w:r>
              <w:rPr>
                <w:rFonts w:hint="eastAsia"/>
                <w:sz w:val="21"/>
                <w:szCs w:val="21"/>
              </w:rPr>
              <w:t>物质</w:t>
            </w:r>
          </w:p>
        </w:tc>
        <w:tc>
          <w:tcPr>
            <w:tcW w:w="868"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超级</w:t>
            </w:r>
          </w:p>
        </w:tc>
        <w:tc>
          <w:tcPr>
            <w:tcW w:w="879"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调整</w:t>
            </w:r>
          </w:p>
        </w:tc>
        <w:tc>
          <w:tcPr>
            <w:tcW w:w="849"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奋斗</w:t>
            </w:r>
          </w:p>
        </w:tc>
        <w:tc>
          <w:tcPr>
            <w:tcW w:w="869" w:type="dxa"/>
            <w:tcBorders>
              <w:left w:val="nil"/>
            </w:tcBorders>
            <w:vAlign w:val="center"/>
          </w:tcPr>
          <w:p>
            <w:pPr>
              <w:pStyle w:val="44"/>
              <w:ind w:firstLine="0" w:firstLineChars="0"/>
              <w:jc w:val="center"/>
              <w:rPr>
                <w:rFonts w:hint="eastAsia"/>
                <w:sz w:val="21"/>
                <w:szCs w:val="21"/>
              </w:rPr>
            </w:pPr>
            <w:r>
              <w:rPr>
                <w:rFonts w:hint="eastAsia"/>
                <w:sz w:val="21"/>
                <w:szCs w:val="21"/>
              </w:rPr>
              <w:t>比赛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12" w:hRule="atLeast"/>
          <w:jc w:val="center"/>
        </w:trPr>
        <w:tc>
          <w:tcPr>
            <w:tcW w:w="1189" w:type="dxa"/>
            <w:vAlign w:val="center"/>
          </w:tcPr>
          <w:p>
            <w:pPr>
              <w:pStyle w:val="44"/>
              <w:ind w:firstLine="0" w:firstLineChars="0"/>
              <w:jc w:val="center"/>
              <w:rPr>
                <w:rFonts w:hint="eastAsia"/>
                <w:b/>
                <w:sz w:val="21"/>
                <w:szCs w:val="21"/>
              </w:rPr>
            </w:pPr>
            <w:r>
              <w:rPr>
                <w:rFonts w:hint="eastAsia"/>
                <w:b/>
                <w:sz w:val="21"/>
                <w:szCs w:val="21"/>
              </w:rPr>
              <w:t>识别率</w:t>
            </w:r>
          </w:p>
        </w:tc>
        <w:tc>
          <w:tcPr>
            <w:tcW w:w="836" w:type="dxa"/>
            <w:tcBorders>
              <w:right w:val="nil"/>
            </w:tcBorders>
            <w:vAlign w:val="center"/>
          </w:tcPr>
          <w:p>
            <w:pPr>
              <w:pStyle w:val="44"/>
              <w:ind w:firstLine="0" w:firstLineChars="0"/>
              <w:jc w:val="center"/>
              <w:rPr>
                <w:rFonts w:hint="eastAsia"/>
                <w:sz w:val="21"/>
                <w:szCs w:val="21"/>
              </w:rPr>
            </w:pPr>
            <w:r>
              <w:rPr>
                <w:rFonts w:hint="eastAsia"/>
                <w:sz w:val="21"/>
                <w:szCs w:val="21"/>
              </w:rPr>
              <w:t>90%</w:t>
            </w:r>
          </w:p>
        </w:tc>
        <w:tc>
          <w:tcPr>
            <w:tcW w:w="868"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96.7%</w:t>
            </w:r>
          </w:p>
        </w:tc>
        <w:tc>
          <w:tcPr>
            <w:tcW w:w="879"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86.7%</w:t>
            </w:r>
          </w:p>
        </w:tc>
        <w:tc>
          <w:tcPr>
            <w:tcW w:w="849"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86.7%</w:t>
            </w:r>
          </w:p>
        </w:tc>
        <w:tc>
          <w:tcPr>
            <w:tcW w:w="869" w:type="dxa"/>
            <w:tcBorders>
              <w:left w:val="nil"/>
            </w:tcBorders>
            <w:vAlign w:val="center"/>
          </w:tcPr>
          <w:p>
            <w:pPr>
              <w:pStyle w:val="44"/>
              <w:ind w:firstLine="0" w:firstLineChars="0"/>
              <w:jc w:val="center"/>
              <w:rPr>
                <w:rFonts w:hint="eastAsia"/>
                <w:sz w:val="21"/>
                <w:szCs w:val="21"/>
              </w:rPr>
            </w:pPr>
            <w:r>
              <w:rPr>
                <w:rFonts w:hint="eastAsia"/>
                <w:sz w:val="21"/>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12" w:hRule="atLeast"/>
          <w:jc w:val="center"/>
        </w:trPr>
        <w:tc>
          <w:tcPr>
            <w:tcW w:w="1189" w:type="dxa"/>
            <w:vAlign w:val="center"/>
          </w:tcPr>
          <w:p>
            <w:pPr>
              <w:pStyle w:val="44"/>
              <w:ind w:firstLine="0" w:firstLineChars="0"/>
              <w:jc w:val="center"/>
              <w:rPr>
                <w:rFonts w:hint="eastAsia"/>
                <w:b/>
                <w:sz w:val="21"/>
                <w:szCs w:val="21"/>
              </w:rPr>
            </w:pPr>
            <w:r>
              <w:rPr>
                <w:rFonts w:hint="eastAsia"/>
                <w:b/>
                <w:sz w:val="21"/>
                <w:szCs w:val="21"/>
              </w:rPr>
              <w:t>手语</w:t>
            </w:r>
          </w:p>
        </w:tc>
        <w:tc>
          <w:tcPr>
            <w:tcW w:w="836" w:type="dxa"/>
            <w:tcBorders>
              <w:right w:val="nil"/>
            </w:tcBorders>
            <w:vAlign w:val="center"/>
          </w:tcPr>
          <w:p>
            <w:pPr>
              <w:pStyle w:val="44"/>
              <w:ind w:firstLine="0" w:firstLineChars="0"/>
              <w:jc w:val="center"/>
              <w:rPr>
                <w:rFonts w:hint="eastAsia"/>
                <w:sz w:val="21"/>
                <w:szCs w:val="21"/>
              </w:rPr>
            </w:pPr>
            <w:r>
              <w:rPr>
                <w:rFonts w:hint="eastAsia"/>
                <w:sz w:val="21"/>
                <w:szCs w:val="21"/>
              </w:rPr>
              <w:t>举行</w:t>
            </w:r>
          </w:p>
        </w:tc>
        <w:tc>
          <w:tcPr>
            <w:tcW w:w="868"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壮丽</w:t>
            </w:r>
          </w:p>
        </w:tc>
        <w:tc>
          <w:tcPr>
            <w:tcW w:w="879"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出版</w:t>
            </w:r>
          </w:p>
        </w:tc>
        <w:tc>
          <w:tcPr>
            <w:tcW w:w="849"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朋友</w:t>
            </w:r>
          </w:p>
        </w:tc>
        <w:tc>
          <w:tcPr>
            <w:tcW w:w="869" w:type="dxa"/>
            <w:tcBorders>
              <w:left w:val="nil"/>
            </w:tcBorders>
            <w:vAlign w:val="center"/>
          </w:tcPr>
          <w:p>
            <w:pPr>
              <w:pStyle w:val="44"/>
              <w:ind w:firstLine="0" w:firstLineChars="0"/>
              <w:jc w:val="center"/>
              <w:rPr>
                <w:rFonts w:hint="eastAsia"/>
                <w:sz w:val="21"/>
                <w:szCs w:val="21"/>
              </w:rPr>
            </w:pPr>
            <w:r>
              <w:rPr>
                <w:rFonts w:hint="eastAsia"/>
                <w:sz w:val="21"/>
                <w:szCs w:val="21"/>
              </w:rPr>
              <w:t>教学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12" w:hRule="atLeast"/>
          <w:jc w:val="center"/>
        </w:trPr>
        <w:tc>
          <w:tcPr>
            <w:tcW w:w="1189" w:type="dxa"/>
            <w:vAlign w:val="center"/>
          </w:tcPr>
          <w:p>
            <w:pPr>
              <w:pStyle w:val="44"/>
              <w:ind w:firstLine="0" w:firstLineChars="0"/>
              <w:jc w:val="center"/>
              <w:rPr>
                <w:rFonts w:hint="eastAsia"/>
                <w:b/>
                <w:sz w:val="21"/>
                <w:szCs w:val="21"/>
              </w:rPr>
            </w:pPr>
            <w:r>
              <w:rPr>
                <w:rFonts w:hint="eastAsia"/>
                <w:b/>
                <w:sz w:val="21"/>
                <w:szCs w:val="21"/>
              </w:rPr>
              <w:t>识别率</w:t>
            </w:r>
          </w:p>
        </w:tc>
        <w:tc>
          <w:tcPr>
            <w:tcW w:w="836" w:type="dxa"/>
            <w:tcBorders>
              <w:right w:val="nil"/>
            </w:tcBorders>
            <w:vAlign w:val="center"/>
          </w:tcPr>
          <w:p>
            <w:pPr>
              <w:pStyle w:val="44"/>
              <w:ind w:firstLine="0" w:firstLineChars="0"/>
              <w:jc w:val="center"/>
              <w:rPr>
                <w:rFonts w:hint="eastAsia"/>
                <w:sz w:val="21"/>
                <w:szCs w:val="21"/>
              </w:rPr>
            </w:pPr>
            <w:r>
              <w:rPr>
                <w:rFonts w:hint="eastAsia"/>
                <w:sz w:val="21"/>
                <w:szCs w:val="21"/>
              </w:rPr>
              <w:t>100%</w:t>
            </w:r>
          </w:p>
        </w:tc>
        <w:tc>
          <w:tcPr>
            <w:tcW w:w="868"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86.7%</w:t>
            </w:r>
          </w:p>
        </w:tc>
        <w:tc>
          <w:tcPr>
            <w:tcW w:w="879"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80%</w:t>
            </w:r>
          </w:p>
        </w:tc>
        <w:tc>
          <w:tcPr>
            <w:tcW w:w="849"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83.3%</w:t>
            </w:r>
          </w:p>
        </w:tc>
        <w:tc>
          <w:tcPr>
            <w:tcW w:w="869" w:type="dxa"/>
            <w:tcBorders>
              <w:left w:val="nil"/>
            </w:tcBorders>
            <w:vAlign w:val="center"/>
          </w:tcPr>
          <w:p>
            <w:pPr>
              <w:pStyle w:val="44"/>
              <w:ind w:firstLine="0" w:firstLineChars="0"/>
              <w:jc w:val="center"/>
              <w:rPr>
                <w:rFonts w:hint="eastAsia"/>
                <w:sz w:val="21"/>
                <w:szCs w:val="21"/>
              </w:rPr>
            </w:pPr>
            <w:r>
              <w:rPr>
                <w:rFonts w:hint="eastAsia"/>
                <w:sz w:val="21"/>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12" w:hRule="atLeast"/>
          <w:jc w:val="center"/>
        </w:trPr>
        <w:tc>
          <w:tcPr>
            <w:tcW w:w="2025" w:type="dxa"/>
            <w:gridSpan w:val="2"/>
            <w:vAlign w:val="center"/>
          </w:tcPr>
          <w:p>
            <w:pPr>
              <w:pStyle w:val="44"/>
              <w:ind w:firstLine="0" w:firstLineChars="0"/>
              <w:jc w:val="center"/>
              <w:rPr>
                <w:rFonts w:hint="eastAsia"/>
                <w:b/>
                <w:sz w:val="21"/>
                <w:szCs w:val="21"/>
              </w:rPr>
            </w:pPr>
            <w:r>
              <w:rPr>
                <w:rFonts w:hint="eastAsia"/>
                <w:b/>
                <w:sz w:val="21"/>
                <w:szCs w:val="21"/>
              </w:rPr>
              <w:t>平均识别率</w:t>
            </w:r>
          </w:p>
        </w:tc>
        <w:tc>
          <w:tcPr>
            <w:tcW w:w="3465" w:type="dxa"/>
            <w:gridSpan w:val="4"/>
            <w:vAlign w:val="center"/>
          </w:tcPr>
          <w:p>
            <w:pPr>
              <w:pStyle w:val="44"/>
              <w:ind w:firstLine="0" w:firstLineChars="0"/>
              <w:jc w:val="center"/>
              <w:rPr>
                <w:rFonts w:hint="eastAsia"/>
                <w:sz w:val="21"/>
                <w:szCs w:val="21"/>
              </w:rPr>
            </w:pPr>
            <w:r>
              <w:rPr>
                <w:rFonts w:hint="eastAsia"/>
                <w:sz w:val="21"/>
                <w:szCs w:val="21"/>
              </w:rPr>
              <w:t>91.01%</w:t>
            </w:r>
          </w:p>
        </w:tc>
      </w:tr>
    </w:tbl>
    <w:p>
      <w:pPr>
        <w:pStyle w:val="44"/>
        <w:rPr>
          <w:rFonts w:hint="eastAsia"/>
        </w:rPr>
      </w:pPr>
      <w:r>
        <w:rPr>
          <w:rFonts w:hint="eastAsia"/>
        </w:rPr>
        <w:t>对比表6-2与6-3不难发现，使用改进的双层HMM模型进行识别的方法，提高了手语的识别效率。通过这种方法，将需要深度识别的手语由10种减至4种，减少了识别的工作量。同时，由于这4种手语有许多是被误识为“物质”，“调整”，在进行第二次识别时排除了为“调整”的可能性，提高了识别效率。</w:t>
      </w:r>
    </w:p>
    <w:p>
      <w:pPr>
        <w:pStyle w:val="44"/>
        <w:numPr>
          <w:ilvl w:val="0"/>
          <w:numId w:val="44"/>
        </w:numPr>
        <w:spacing w:before="260" w:after="260" w:line="360" w:lineRule="auto"/>
        <w:ind w:firstLineChars="0"/>
        <w:outlineLvl w:val="2"/>
        <w:rPr>
          <w:rFonts w:hint="eastAsia" w:ascii="黑体" w:hAnsi="黑体" w:eastAsia="黑体"/>
          <w:spacing w:val="8"/>
          <w:sz w:val="28"/>
          <w:szCs w:val="28"/>
        </w:rPr>
      </w:pPr>
      <w:bookmarkStart w:id="128" w:name="_Toc387910693"/>
      <w:r>
        <w:rPr>
          <w:rFonts w:hint="eastAsia" w:ascii="黑体" w:hAnsi="黑体" w:eastAsia="黑体"/>
          <w:spacing w:val="8"/>
          <w:sz w:val="28"/>
          <w:szCs w:val="28"/>
        </w:rPr>
        <w:t>手指动态手语识别</w:t>
      </w:r>
      <w:bookmarkEnd w:id="128"/>
    </w:p>
    <w:p>
      <w:pPr>
        <w:pStyle w:val="44"/>
        <w:ind w:firstLine="512"/>
        <w:rPr>
          <w:rFonts w:hint="eastAsia"/>
          <w:spacing w:val="8"/>
        </w:rPr>
      </w:pPr>
      <w:r>
        <w:rPr>
          <w:rFonts w:hint="eastAsia"/>
          <w:spacing w:val="8"/>
        </w:rPr>
        <w:t>当点击“手指动态捕捉”，定位流程与手掌动态捕捉类似，此时系统捕捉手指深度图像的变化情况，生成深度特征向量，代入SVM模型中识别。在中间区域同样显示整体的深度图像，同时在左下方图像区域实时显示手部深度ROI图像，并在“信息输出区”输出识别结果。部分手指动态手语识别效果如图6-9所示。</w:t>
      </w:r>
    </w:p>
    <w:p>
      <w:pPr>
        <w:pStyle w:val="44"/>
        <w:spacing w:line="240" w:lineRule="auto"/>
        <w:rPr>
          <w:rFonts w:hint="eastAsia"/>
          <w:spacing w:val="8"/>
        </w:rPr>
      </w:pPr>
      <w:r>
        <w:rPr>
          <w:rFonts w:ascii="Times New Roman" w:hAnsi="Times New Roman" w:eastAsia="宋体" w:cs="Times New Roman"/>
          <w:spacing w:val="8"/>
          <w:kern w:val="2"/>
          <w:sz w:val="24"/>
          <w:szCs w:val="24"/>
          <w:lang w:val="en-US" w:eastAsia="zh-CN" w:bidi="ar-SA"/>
        </w:rPr>
        <w:pict>
          <v:shape id="图片 110" o:spid="_x0000_s1188" type="#_x0000_t75" style="height:171.15pt;width:208.6pt;rotation:0f;" o:ole="f" fillcolor="#FFFFFF" filled="f" o:preferrelative="t" stroked="f" coordorigin="0,0" coordsize="21600,21600">
            <v:fill on="f" color2="#FFFFFF" focus="0%"/>
            <v:imagedata gain="65536f" blacklevel="0f" gamma="0" o:title="" r:id="rId176"/>
            <o:lock v:ext="edit" position="f" selection="f" grouping="f" rotation="f" cropping="f" text="f" aspectratio="t"/>
            <w10:wrap type="none"/>
            <w10:anchorlock/>
          </v:shape>
        </w:pict>
      </w:r>
      <w:r>
        <w:rPr>
          <w:rFonts w:ascii="Times New Roman" w:hAnsi="Times New Roman" w:eastAsia="宋体" w:cs="Times New Roman"/>
          <w:spacing w:val="8"/>
          <w:kern w:val="2"/>
          <w:sz w:val="24"/>
          <w:szCs w:val="24"/>
          <w:lang w:val="en-US" w:eastAsia="zh-CN" w:bidi="ar-SA"/>
        </w:rPr>
        <w:pict>
          <v:shape id="图片 111" o:spid="_x0000_s1189" type="#_x0000_t75" style="height:169.9pt;width:207.8pt;rotation:0f;" o:ole="f" fillcolor="#FFFFFF" filled="f" o:preferrelative="t" stroked="f" coordorigin="0,0" coordsize="21600,21600">
            <v:fill on="f" color2="#FFFFFF" focus="0%"/>
            <v:imagedata gain="65536f" blacklevel="0f" gamma="0" o:title="" r:id="rId177"/>
            <o:lock v:ext="edit" position="f" selection="f" grouping="f" rotation="f" cropping="f" text="f" aspectratio="t"/>
            <w10:wrap type="none"/>
            <w10:anchorlock/>
          </v:shape>
        </w:pict>
      </w:r>
    </w:p>
    <w:p>
      <w:pPr>
        <w:pStyle w:val="44"/>
        <w:spacing w:line="240" w:lineRule="auto"/>
        <w:ind w:firstLine="2034" w:firstLineChars="900"/>
        <w:rPr>
          <w:rFonts w:hint="eastAsia"/>
          <w:spacing w:val="8"/>
          <w:sz w:val="21"/>
          <w:szCs w:val="21"/>
        </w:rPr>
      </w:pPr>
      <w:r>
        <w:rPr>
          <w:rFonts w:hint="eastAsia"/>
          <w:spacing w:val="8"/>
          <w:sz w:val="21"/>
          <w:szCs w:val="21"/>
        </w:rPr>
        <w:t>(a)三十                            (b)阿姨</w:t>
      </w:r>
    </w:p>
    <w:p>
      <w:pPr>
        <w:pStyle w:val="44"/>
        <w:spacing w:line="240" w:lineRule="auto"/>
        <w:rPr>
          <w:rFonts w:hint="eastAsia"/>
          <w:spacing w:val="8"/>
        </w:rPr>
      </w:pPr>
      <w:r>
        <w:rPr>
          <w:rFonts w:ascii="Times New Roman" w:hAnsi="Times New Roman" w:eastAsia="宋体" w:cs="Times New Roman"/>
          <w:spacing w:val="8"/>
          <w:kern w:val="2"/>
          <w:sz w:val="24"/>
          <w:szCs w:val="24"/>
          <w:lang w:val="en-US" w:eastAsia="zh-CN" w:bidi="ar-SA"/>
        </w:rPr>
        <w:pict>
          <v:shape id="图片 112" o:spid="_x0000_s1190" type="#_x0000_t75" style="height:170.65pt;width:208.6pt;rotation:0f;" o:ole="f" fillcolor="#FFFFFF" filled="f" o:preferrelative="t" stroked="f" coordorigin="0,0" coordsize="21600,21600">
            <v:fill on="f" color2="#FFFFFF" focus="0%"/>
            <v:imagedata gain="65536f" blacklevel="0f" gamma="0" o:title="" r:id="rId178"/>
            <o:lock v:ext="edit" position="f" selection="f" grouping="f" rotation="f" cropping="f" text="f" aspectratio="t"/>
            <w10:wrap type="none"/>
            <w10:anchorlock/>
          </v:shape>
        </w:pict>
      </w:r>
      <w:r>
        <w:rPr>
          <w:rFonts w:ascii="Times New Roman" w:hAnsi="Times New Roman" w:eastAsia="宋体" w:cs="Times New Roman"/>
          <w:spacing w:val="8"/>
          <w:kern w:val="2"/>
          <w:sz w:val="24"/>
          <w:szCs w:val="24"/>
          <w:lang w:val="en-US" w:eastAsia="zh-CN" w:bidi="ar-SA"/>
        </w:rPr>
        <w:pict>
          <v:shape id="图片 113" o:spid="_x0000_s1191" type="#_x0000_t75" style="height:172.2pt;width:208.65pt;rotation:0f;" o:ole="f" fillcolor="#FFFFFF" filled="f" o:preferrelative="t" stroked="f" coordorigin="0,0" coordsize="21600,21600">
            <v:fill on="f" color2="#FFFFFF" focus="0%"/>
            <v:imagedata gain="65536f" blacklevel="0f" gamma="0" o:title="" r:id="rId179"/>
            <o:lock v:ext="edit" position="f" selection="f" grouping="f" rotation="f" cropping="f" text="f" aspectratio="t"/>
            <w10:wrap type="none"/>
            <w10:anchorlock/>
          </v:shape>
        </w:pict>
      </w:r>
    </w:p>
    <w:p>
      <w:pPr>
        <w:pStyle w:val="44"/>
        <w:spacing w:line="240" w:lineRule="auto"/>
        <w:ind w:firstLine="1921" w:firstLineChars="850"/>
        <w:rPr>
          <w:rFonts w:hint="eastAsia"/>
          <w:spacing w:val="8"/>
          <w:sz w:val="21"/>
          <w:szCs w:val="21"/>
        </w:rPr>
      </w:pPr>
      <w:r>
        <w:rPr>
          <w:rFonts w:hint="eastAsia"/>
          <w:spacing w:val="8"/>
          <w:sz w:val="21"/>
          <w:szCs w:val="21"/>
        </w:rPr>
        <w:t>(c)工人                            (d)导师</w:t>
      </w:r>
    </w:p>
    <w:p>
      <w:pPr>
        <w:pStyle w:val="44"/>
        <w:spacing w:line="240" w:lineRule="auto"/>
        <w:ind w:firstLine="3164" w:firstLineChars="1400"/>
        <w:rPr>
          <w:rFonts w:hint="eastAsia"/>
          <w:spacing w:val="8"/>
          <w:sz w:val="21"/>
          <w:szCs w:val="21"/>
        </w:rPr>
      </w:pPr>
      <w:r>
        <w:rPr>
          <w:rFonts w:hint="eastAsia"/>
          <w:spacing w:val="8"/>
          <w:sz w:val="21"/>
          <w:szCs w:val="21"/>
        </w:rPr>
        <w:t>图 6-9 手指动态手语识别</w:t>
      </w:r>
    </w:p>
    <w:p>
      <w:pPr>
        <w:pStyle w:val="44"/>
        <w:tabs>
          <w:tab w:val="left" w:pos="1470"/>
        </w:tabs>
        <w:rPr>
          <w:rFonts w:hint="eastAsia"/>
        </w:rPr>
      </w:pPr>
      <w:r>
        <w:rPr>
          <w:rFonts w:hint="eastAsia"/>
        </w:rPr>
        <w:t>本系统对10个动态手指语进行识别，为每个手指语提取100个训练样本，30个测试样本。10种动态手指语的识别结果如表6-4所示。</w:t>
      </w:r>
    </w:p>
    <w:p>
      <w:pPr>
        <w:pStyle w:val="15"/>
      </w:pPr>
      <w:r>
        <w:rPr>
          <w:rFonts w:hint="eastAsia"/>
        </w:rPr>
        <w:t>表6-4 手指动态手语识别率</w:t>
      </w:r>
    </w:p>
    <w:tbl>
      <w:tblPr>
        <w:tblStyle w:val="42"/>
        <w:tblW w:w="57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56"/>
        <w:gridCol w:w="956"/>
        <w:gridCol w:w="956"/>
        <w:gridCol w:w="956"/>
        <w:gridCol w:w="956"/>
        <w:gridCol w:w="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77" w:hRule="atLeast"/>
          <w:jc w:val="center"/>
        </w:trPr>
        <w:tc>
          <w:tcPr>
            <w:tcW w:w="956" w:type="dxa"/>
            <w:vAlign w:val="top"/>
          </w:tcPr>
          <w:p>
            <w:pPr>
              <w:pStyle w:val="44"/>
              <w:ind w:firstLine="0" w:firstLineChars="0"/>
              <w:jc w:val="center"/>
              <w:rPr>
                <w:rFonts w:hint="eastAsia"/>
                <w:b/>
                <w:sz w:val="21"/>
                <w:szCs w:val="21"/>
              </w:rPr>
            </w:pPr>
            <w:r>
              <w:rPr>
                <w:rFonts w:hint="eastAsia"/>
                <w:b/>
                <w:sz w:val="21"/>
                <w:szCs w:val="21"/>
              </w:rPr>
              <w:t>手语</w:t>
            </w:r>
          </w:p>
        </w:tc>
        <w:tc>
          <w:tcPr>
            <w:tcW w:w="956" w:type="dxa"/>
            <w:tcBorders>
              <w:right w:val="nil"/>
            </w:tcBorders>
            <w:vAlign w:val="center"/>
          </w:tcPr>
          <w:p>
            <w:pPr>
              <w:pStyle w:val="44"/>
              <w:ind w:firstLine="0" w:firstLineChars="0"/>
              <w:jc w:val="center"/>
              <w:rPr>
                <w:rFonts w:hint="eastAsia"/>
                <w:sz w:val="21"/>
                <w:szCs w:val="21"/>
              </w:rPr>
            </w:pPr>
            <w:r>
              <w:rPr>
                <w:rFonts w:hint="eastAsia"/>
                <w:sz w:val="21"/>
                <w:szCs w:val="21"/>
              </w:rPr>
              <w:t>三十</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六十</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九十</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阿姨</w:t>
            </w:r>
          </w:p>
        </w:tc>
        <w:tc>
          <w:tcPr>
            <w:tcW w:w="956" w:type="dxa"/>
            <w:tcBorders>
              <w:left w:val="nil"/>
            </w:tcBorders>
            <w:vAlign w:val="center"/>
          </w:tcPr>
          <w:p>
            <w:pPr>
              <w:pStyle w:val="44"/>
              <w:ind w:firstLine="0" w:firstLineChars="0"/>
              <w:jc w:val="center"/>
              <w:rPr>
                <w:rFonts w:hint="eastAsia"/>
                <w:sz w:val="21"/>
                <w:szCs w:val="21"/>
              </w:rPr>
            </w:pPr>
            <w:r>
              <w:rPr>
                <w:rFonts w:hint="eastAsia"/>
                <w:sz w:val="21"/>
                <w:szCs w:val="21"/>
              </w:rPr>
              <w:t>职权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12" w:hRule="atLeast"/>
          <w:jc w:val="center"/>
        </w:trPr>
        <w:tc>
          <w:tcPr>
            <w:tcW w:w="956" w:type="dxa"/>
            <w:vAlign w:val="top"/>
          </w:tcPr>
          <w:p>
            <w:pPr>
              <w:pStyle w:val="44"/>
              <w:ind w:firstLine="0" w:firstLineChars="0"/>
              <w:jc w:val="center"/>
              <w:rPr>
                <w:rFonts w:hint="eastAsia"/>
                <w:b/>
                <w:sz w:val="21"/>
                <w:szCs w:val="21"/>
              </w:rPr>
            </w:pPr>
            <w:r>
              <w:rPr>
                <w:rFonts w:hint="eastAsia"/>
                <w:b/>
                <w:sz w:val="21"/>
                <w:szCs w:val="21"/>
              </w:rPr>
              <w:t>识别率</w:t>
            </w:r>
          </w:p>
        </w:tc>
        <w:tc>
          <w:tcPr>
            <w:tcW w:w="956" w:type="dxa"/>
            <w:tcBorders>
              <w:right w:val="nil"/>
            </w:tcBorders>
            <w:vAlign w:val="center"/>
          </w:tcPr>
          <w:p>
            <w:pPr>
              <w:pStyle w:val="44"/>
              <w:ind w:firstLine="0" w:firstLineChars="0"/>
              <w:jc w:val="center"/>
              <w:rPr>
                <w:rFonts w:hint="eastAsia"/>
                <w:sz w:val="21"/>
                <w:szCs w:val="21"/>
              </w:rPr>
            </w:pPr>
            <w:r>
              <w:rPr>
                <w:rFonts w:hint="eastAsia"/>
                <w:sz w:val="21"/>
                <w:szCs w:val="21"/>
              </w:rPr>
              <w:t>100%</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93.3%</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96.7%</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93.3%</w:t>
            </w:r>
          </w:p>
        </w:tc>
        <w:tc>
          <w:tcPr>
            <w:tcW w:w="956" w:type="dxa"/>
            <w:tcBorders>
              <w:left w:val="nil"/>
            </w:tcBorders>
            <w:vAlign w:val="center"/>
          </w:tcPr>
          <w:p>
            <w:pPr>
              <w:pStyle w:val="44"/>
              <w:ind w:firstLine="0" w:firstLineChars="0"/>
              <w:jc w:val="center"/>
              <w:rPr>
                <w:rFonts w:hint="eastAsia"/>
                <w:sz w:val="21"/>
                <w:szCs w:val="21"/>
              </w:rPr>
            </w:pPr>
            <w:r>
              <w:rPr>
                <w:rFonts w:hint="eastAsia"/>
                <w:sz w:val="21"/>
                <w:szCs w:val="21"/>
              </w:rPr>
              <w:t>93.3%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12" w:hRule="atLeast"/>
          <w:jc w:val="center"/>
        </w:trPr>
        <w:tc>
          <w:tcPr>
            <w:tcW w:w="956" w:type="dxa"/>
            <w:tcBorders>
              <w:top w:val="single" w:color="auto" w:sz="4" w:space="0"/>
              <w:left w:val="single" w:color="auto" w:sz="4" w:space="0"/>
              <w:bottom w:val="single" w:color="auto" w:sz="4" w:space="0"/>
              <w:right w:val="single" w:color="auto" w:sz="4" w:space="0"/>
            </w:tcBorders>
            <w:vAlign w:val="top"/>
          </w:tcPr>
          <w:p>
            <w:pPr>
              <w:pStyle w:val="44"/>
              <w:ind w:firstLine="0" w:firstLineChars="0"/>
              <w:jc w:val="center"/>
              <w:rPr>
                <w:rFonts w:hint="eastAsia"/>
                <w:b/>
                <w:sz w:val="21"/>
                <w:szCs w:val="21"/>
              </w:rPr>
            </w:pPr>
            <w:r>
              <w:rPr>
                <w:rFonts w:hint="eastAsia"/>
                <w:b/>
                <w:sz w:val="21"/>
                <w:szCs w:val="21"/>
              </w:rPr>
              <w:t>手语</w:t>
            </w:r>
          </w:p>
        </w:tc>
        <w:tc>
          <w:tcPr>
            <w:tcW w:w="956" w:type="dxa"/>
            <w:tcBorders>
              <w:top w:val="single" w:color="auto" w:sz="4" w:space="0"/>
              <w:left w:val="single" w:color="auto" w:sz="4" w:space="0"/>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组长</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工人</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导师</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家属</w:t>
            </w:r>
          </w:p>
        </w:tc>
        <w:tc>
          <w:tcPr>
            <w:tcW w:w="956" w:type="dxa"/>
            <w:tcBorders>
              <w:top w:val="single" w:color="auto" w:sz="4" w:space="0"/>
              <w:left w:val="nil"/>
              <w:bottom w:val="single" w:color="auto" w:sz="4" w:space="0"/>
              <w:right w:val="single" w:color="auto" w:sz="4" w:space="0"/>
            </w:tcBorders>
            <w:vAlign w:val="center"/>
          </w:tcPr>
          <w:p>
            <w:pPr>
              <w:pStyle w:val="44"/>
              <w:ind w:firstLine="0" w:firstLineChars="0"/>
              <w:jc w:val="center"/>
              <w:rPr>
                <w:rFonts w:hint="eastAsia"/>
                <w:sz w:val="21"/>
                <w:szCs w:val="21"/>
              </w:rPr>
            </w:pPr>
            <w:r>
              <w:rPr>
                <w:rFonts w:hint="eastAsia"/>
                <w:sz w:val="21"/>
                <w:szCs w:val="21"/>
              </w:rPr>
              <w:t>亲戚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12" w:hRule="atLeast"/>
          <w:jc w:val="center"/>
        </w:trPr>
        <w:tc>
          <w:tcPr>
            <w:tcW w:w="956" w:type="dxa"/>
            <w:tcBorders>
              <w:top w:val="single" w:color="auto" w:sz="4" w:space="0"/>
              <w:left w:val="single" w:color="auto" w:sz="4" w:space="0"/>
              <w:bottom w:val="single" w:color="auto" w:sz="4" w:space="0"/>
              <w:right w:val="single" w:color="auto" w:sz="4" w:space="0"/>
            </w:tcBorders>
            <w:vAlign w:val="top"/>
          </w:tcPr>
          <w:p>
            <w:pPr>
              <w:pStyle w:val="44"/>
              <w:ind w:firstLine="0" w:firstLineChars="0"/>
              <w:jc w:val="center"/>
              <w:rPr>
                <w:rFonts w:hint="eastAsia"/>
                <w:b/>
                <w:sz w:val="21"/>
                <w:szCs w:val="21"/>
              </w:rPr>
            </w:pPr>
            <w:r>
              <w:rPr>
                <w:rFonts w:hint="eastAsia"/>
                <w:b/>
                <w:sz w:val="21"/>
                <w:szCs w:val="21"/>
              </w:rPr>
              <w:t>识别率</w:t>
            </w:r>
          </w:p>
        </w:tc>
        <w:tc>
          <w:tcPr>
            <w:tcW w:w="956" w:type="dxa"/>
            <w:tcBorders>
              <w:top w:val="single" w:color="auto" w:sz="4" w:space="0"/>
              <w:left w:val="single" w:color="auto" w:sz="4" w:space="0"/>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86.7%</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96.7%</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83.3%</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86.7%</w:t>
            </w:r>
          </w:p>
        </w:tc>
        <w:tc>
          <w:tcPr>
            <w:tcW w:w="956" w:type="dxa"/>
            <w:tcBorders>
              <w:top w:val="single" w:color="auto" w:sz="4" w:space="0"/>
              <w:left w:val="nil"/>
              <w:bottom w:val="single" w:color="auto" w:sz="4" w:space="0"/>
              <w:right w:val="single" w:color="auto" w:sz="4" w:space="0"/>
            </w:tcBorders>
            <w:vAlign w:val="center"/>
          </w:tcPr>
          <w:p>
            <w:pPr>
              <w:pStyle w:val="44"/>
              <w:ind w:firstLine="0" w:firstLineChars="0"/>
              <w:jc w:val="center"/>
              <w:rPr>
                <w:rFonts w:hint="eastAsia"/>
                <w:sz w:val="21"/>
                <w:szCs w:val="21"/>
              </w:rPr>
            </w:pPr>
            <w:r>
              <w:rPr>
                <w:rFonts w:hint="eastAsia"/>
                <w:sz w:val="21"/>
                <w:szCs w:val="21"/>
              </w:rPr>
              <w:t>83.3%</w:t>
            </w:r>
          </w:p>
        </w:tc>
      </w:tr>
    </w:tbl>
    <w:p>
      <w:pPr>
        <w:pStyle w:val="44"/>
        <w:tabs>
          <w:tab w:val="left" w:pos="1470"/>
        </w:tabs>
        <w:rPr>
          <w:rFonts w:hint="eastAsia"/>
        </w:rPr>
      </w:pPr>
      <w:r>
        <w:rPr>
          <w:rFonts w:hint="eastAsia"/>
        </w:rPr>
        <w:t>分析表6-4发现总体识别率还是可观的。其中影响识别率的主要是原因是单手与双手手指动态手语彼此误识，这是由于双手动态手语是由单手和双手动作组合而成，当双手距离过远或双手与单手动作切换过快等情况时，双手动态手语会误识为单手动态手语，从而影响了手语的识别率。</w:t>
      </w:r>
    </w:p>
    <w:p>
      <w:pPr>
        <w:pStyle w:val="44"/>
        <w:numPr>
          <w:ilvl w:val="0"/>
          <w:numId w:val="44"/>
        </w:numPr>
        <w:spacing w:before="260" w:after="260" w:line="360" w:lineRule="auto"/>
        <w:ind w:firstLineChars="0"/>
        <w:outlineLvl w:val="2"/>
        <w:rPr>
          <w:rFonts w:hint="eastAsia" w:ascii="黑体" w:hAnsi="黑体" w:eastAsia="黑体"/>
          <w:spacing w:val="8"/>
          <w:sz w:val="28"/>
          <w:szCs w:val="28"/>
        </w:rPr>
      </w:pPr>
      <w:bookmarkStart w:id="129" w:name="_Toc387910694"/>
      <w:r>
        <w:rPr>
          <w:rFonts w:hint="eastAsia" w:ascii="黑体" w:hAnsi="黑体" w:eastAsia="黑体"/>
          <w:spacing w:val="8"/>
          <w:sz w:val="28"/>
          <w:szCs w:val="28"/>
        </w:rPr>
        <w:t>静态手语识别</w:t>
      </w:r>
      <w:bookmarkEnd w:id="129"/>
    </w:p>
    <w:p>
      <w:pPr>
        <w:pStyle w:val="44"/>
        <w:ind w:firstLine="512"/>
        <w:rPr>
          <w:rFonts w:hint="eastAsia"/>
          <w:spacing w:val="8"/>
        </w:rPr>
      </w:pPr>
      <w:r>
        <w:rPr>
          <w:rFonts w:hint="eastAsia"/>
          <w:spacing w:val="8"/>
        </w:rPr>
        <w:t>点击“静态捕捉”显示方式类似。提取手部轮廓，提取并处理轮廓的Freeman链码，并代入训练好的SVM模型中进行识别。如图6-10所示，在界面的中间显示整体的深度图像，左下角图像区域选择二值化的手部图像，在右边的“信息输出区”输出识别结果。</w:t>
      </w:r>
    </w:p>
    <w:p>
      <w:pPr>
        <w:pStyle w:val="44"/>
        <w:spacing w:line="240" w:lineRule="auto"/>
        <w:rPr>
          <w:rFonts w:hint="eastAsia"/>
          <w:spacing w:val="8"/>
        </w:rPr>
      </w:pPr>
      <w:r>
        <w:rPr>
          <w:rFonts w:ascii="Times New Roman" w:hAnsi="Times New Roman" w:eastAsia="宋体" w:cs="Times New Roman"/>
          <w:spacing w:val="8"/>
          <w:kern w:val="2"/>
          <w:sz w:val="24"/>
          <w:szCs w:val="24"/>
          <w:lang w:val="en-US" w:eastAsia="zh-CN" w:bidi="ar-SA"/>
        </w:rPr>
        <w:pict>
          <v:shape id="图片 114" o:spid="_x0000_s1192" type="#_x0000_t75" style="height:180.2pt;width:208.6pt;rotation:0f;" o:ole="f" fillcolor="#FFFFFF" filled="f" o:preferrelative="t" stroked="f" coordorigin="0,0" coordsize="21600,21600">
            <v:fill on="f" color2="#FFFFFF" focus="0%"/>
            <v:imagedata gain="65536f" blacklevel="0f" gamma="0" o:title="" r:id="rId180"/>
            <o:lock v:ext="edit" position="f" selection="f" grouping="f" rotation="f" cropping="f" text="f" aspectratio="t"/>
            <w10:wrap type="none"/>
            <w10:anchorlock/>
          </v:shape>
        </w:pict>
      </w:r>
      <w:r>
        <w:rPr>
          <w:rFonts w:ascii="Times New Roman" w:hAnsi="Times New Roman" w:eastAsia="宋体" w:cs="Times New Roman"/>
          <w:spacing w:val="8"/>
          <w:kern w:val="2"/>
          <w:sz w:val="24"/>
          <w:szCs w:val="24"/>
          <w:lang w:val="en-US" w:eastAsia="zh-CN" w:bidi="ar-SA"/>
        </w:rPr>
        <w:pict>
          <v:shape id="图片 115" o:spid="_x0000_s1193" type="#_x0000_t75" style="height:179.95pt;width:208.6pt;rotation:0f;" o:ole="f" fillcolor="#FFFFFF" filled="f" o:preferrelative="t" stroked="f" coordorigin="0,0" coordsize="21600,21600">
            <v:fill on="f" color2="#FFFFFF" focus="0%"/>
            <v:imagedata gain="65536f" blacklevel="0f" gamma="0" o:title="" r:id="rId181"/>
            <o:lock v:ext="edit" position="f" selection="f" grouping="f" rotation="f" cropping="f" text="f" aspectratio="t"/>
            <w10:wrap type="none"/>
            <w10:anchorlock/>
          </v:shape>
        </w:pict>
      </w:r>
    </w:p>
    <w:p>
      <w:pPr>
        <w:pStyle w:val="44"/>
        <w:spacing w:line="240" w:lineRule="auto"/>
        <w:ind w:firstLine="2005" w:firstLineChars="887"/>
        <w:rPr>
          <w:rFonts w:hint="eastAsia"/>
          <w:spacing w:val="8"/>
          <w:sz w:val="21"/>
          <w:szCs w:val="21"/>
        </w:rPr>
      </w:pPr>
      <w:r>
        <w:rPr>
          <w:rFonts w:hint="eastAsia"/>
          <w:spacing w:val="8"/>
          <w:sz w:val="21"/>
          <w:szCs w:val="21"/>
        </w:rPr>
        <w:t xml:space="preserve">(a)五                             (b) E </w:t>
      </w:r>
    </w:p>
    <w:p>
      <w:pPr>
        <w:pStyle w:val="44"/>
        <w:spacing w:line="240" w:lineRule="auto"/>
        <w:rPr>
          <w:rFonts w:hint="eastAsia"/>
          <w:spacing w:val="8"/>
        </w:rPr>
      </w:pPr>
      <w:r>
        <w:rPr>
          <w:rFonts w:ascii="Times New Roman" w:hAnsi="Times New Roman" w:eastAsia="宋体" w:cs="Times New Roman"/>
          <w:spacing w:val="8"/>
          <w:kern w:val="2"/>
          <w:sz w:val="24"/>
          <w:szCs w:val="24"/>
          <w:lang w:val="en-US" w:eastAsia="zh-CN" w:bidi="ar-SA"/>
        </w:rPr>
        <w:pict>
          <v:shape id="图片 116" o:spid="_x0000_s1194" type="#_x0000_t75" style="height:179.95pt;width:208.2pt;rotation:0f;" o:ole="f" fillcolor="#FFFFFF" filled="f" o:preferrelative="t" stroked="f" coordorigin="0,0" coordsize="21600,21600">
            <v:fill on="f" color2="#FFFFFF" focus="0%"/>
            <v:imagedata gain="65536f" blacklevel="0f" gamma="0" o:title="" r:id="rId182"/>
            <o:lock v:ext="edit" position="f" selection="f" grouping="f" rotation="f" cropping="f" text="f" aspectratio="t"/>
            <w10:wrap type="none"/>
            <w10:anchorlock/>
          </v:shape>
        </w:pict>
      </w:r>
      <w:r>
        <w:rPr>
          <w:rFonts w:ascii="Times New Roman" w:hAnsi="Times New Roman" w:eastAsia="宋体" w:cs="Times New Roman"/>
          <w:spacing w:val="8"/>
          <w:kern w:val="2"/>
          <w:sz w:val="24"/>
          <w:szCs w:val="24"/>
          <w:lang w:val="en-US" w:eastAsia="zh-CN" w:bidi="ar-SA"/>
        </w:rPr>
        <w:pict>
          <v:shape id="图片 117" o:spid="_x0000_s1195" type="#_x0000_t75" style="height:179.85pt;width:208.55pt;rotation:0f;" o:ole="f" fillcolor="#FFFFFF" filled="f" o:preferrelative="t" stroked="f" coordorigin="0,0" coordsize="21600,21600">
            <v:fill on="f" color2="#FFFFFF" focus="0%"/>
            <v:imagedata gain="65536f" blacklevel="0f" gamma="0" o:title="" r:id="rId183"/>
            <o:lock v:ext="edit" position="f" selection="f" grouping="f" rotation="f" cropping="f" text="f" aspectratio="t"/>
            <w10:wrap type="none"/>
            <w10:anchorlock/>
          </v:shape>
        </w:pict>
      </w:r>
    </w:p>
    <w:p>
      <w:pPr>
        <w:pStyle w:val="44"/>
        <w:spacing w:line="240" w:lineRule="auto"/>
        <w:ind w:firstLine="1892" w:firstLineChars="837"/>
        <w:rPr>
          <w:rFonts w:hint="eastAsia"/>
          <w:spacing w:val="8"/>
          <w:sz w:val="21"/>
          <w:szCs w:val="21"/>
        </w:rPr>
      </w:pPr>
      <w:r>
        <w:rPr>
          <w:rFonts w:hint="eastAsia"/>
          <w:spacing w:val="8"/>
          <w:sz w:val="21"/>
          <w:szCs w:val="21"/>
        </w:rPr>
        <w:t>(c)个                            (d)教育</w:t>
      </w:r>
    </w:p>
    <w:p>
      <w:pPr>
        <w:pStyle w:val="44"/>
        <w:spacing w:line="240" w:lineRule="auto"/>
        <w:ind w:firstLine="3135" w:firstLineChars="1387"/>
        <w:rPr>
          <w:rFonts w:hint="eastAsia"/>
          <w:spacing w:val="8"/>
          <w:sz w:val="21"/>
          <w:szCs w:val="21"/>
        </w:rPr>
      </w:pPr>
      <w:r>
        <w:rPr>
          <w:rFonts w:hint="eastAsia"/>
          <w:spacing w:val="8"/>
          <w:sz w:val="21"/>
          <w:szCs w:val="21"/>
        </w:rPr>
        <w:t>图 6-10 静态手语识别</w:t>
      </w:r>
    </w:p>
    <w:p>
      <w:pPr>
        <w:pStyle w:val="44"/>
        <w:tabs>
          <w:tab w:val="left" w:pos="1470"/>
        </w:tabs>
        <w:rPr>
          <w:rFonts w:hint="eastAsia"/>
        </w:rPr>
      </w:pPr>
      <w:r>
        <w:rPr>
          <w:rFonts w:hint="eastAsia"/>
        </w:rPr>
        <w:t>同样每个静态手语选取100个训练样本和30个测试样本。将样本的特征向量和参数及惩罚因子代入SVM模型中训练。得出手语的识别率如表6-5所示。</w:t>
      </w:r>
    </w:p>
    <w:p>
      <w:pPr>
        <w:pStyle w:val="15"/>
      </w:pPr>
      <w:r>
        <w:rPr>
          <w:rFonts w:hint="eastAsia"/>
        </w:rPr>
        <w:t>表6-5 静态手语识别率</w:t>
      </w:r>
    </w:p>
    <w:tbl>
      <w:tblPr>
        <w:tblStyle w:val="42"/>
        <w:tblW w:w="57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56"/>
        <w:gridCol w:w="956"/>
        <w:gridCol w:w="956"/>
        <w:gridCol w:w="956"/>
        <w:gridCol w:w="956"/>
        <w:gridCol w:w="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77" w:hRule="atLeast"/>
          <w:jc w:val="center"/>
        </w:trPr>
        <w:tc>
          <w:tcPr>
            <w:tcW w:w="956" w:type="dxa"/>
            <w:vAlign w:val="top"/>
          </w:tcPr>
          <w:p>
            <w:pPr>
              <w:pStyle w:val="44"/>
              <w:ind w:firstLine="0" w:firstLineChars="0"/>
              <w:jc w:val="center"/>
              <w:rPr>
                <w:rFonts w:hint="eastAsia"/>
                <w:b/>
                <w:sz w:val="21"/>
                <w:szCs w:val="21"/>
              </w:rPr>
            </w:pPr>
            <w:r>
              <w:rPr>
                <w:rFonts w:hint="eastAsia"/>
                <w:b/>
                <w:sz w:val="21"/>
                <w:szCs w:val="21"/>
              </w:rPr>
              <w:t>手语</w:t>
            </w:r>
          </w:p>
        </w:tc>
        <w:tc>
          <w:tcPr>
            <w:tcW w:w="956" w:type="dxa"/>
            <w:tcBorders>
              <w:right w:val="nil"/>
            </w:tcBorders>
            <w:vAlign w:val="center"/>
          </w:tcPr>
          <w:p>
            <w:pPr>
              <w:pStyle w:val="44"/>
              <w:ind w:firstLine="0" w:firstLineChars="0"/>
              <w:jc w:val="center"/>
              <w:rPr>
                <w:rFonts w:hint="eastAsia"/>
                <w:sz w:val="21"/>
                <w:szCs w:val="21"/>
              </w:rPr>
            </w:pPr>
            <w:r>
              <w:rPr>
                <w:rFonts w:hint="eastAsia"/>
                <w:sz w:val="21"/>
                <w:szCs w:val="21"/>
              </w:rPr>
              <w:t>A</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E</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五</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十</w:t>
            </w:r>
          </w:p>
        </w:tc>
        <w:tc>
          <w:tcPr>
            <w:tcW w:w="956" w:type="dxa"/>
            <w:tcBorders>
              <w:left w:val="nil"/>
            </w:tcBorders>
            <w:vAlign w:val="center"/>
          </w:tcPr>
          <w:p>
            <w:pPr>
              <w:pStyle w:val="44"/>
              <w:ind w:firstLine="0" w:firstLineChars="0"/>
              <w:jc w:val="center"/>
              <w:rPr>
                <w:rFonts w:hint="eastAsia"/>
                <w:sz w:val="21"/>
                <w:szCs w:val="21"/>
              </w:rPr>
            </w:pPr>
            <w:r>
              <w:rPr>
                <w:rFonts w:hint="eastAsia"/>
                <w:sz w:val="21"/>
                <w:szCs w:val="21"/>
              </w:rPr>
              <w:t>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12" w:hRule="atLeast"/>
          <w:jc w:val="center"/>
        </w:trPr>
        <w:tc>
          <w:tcPr>
            <w:tcW w:w="956" w:type="dxa"/>
            <w:vAlign w:val="top"/>
          </w:tcPr>
          <w:p>
            <w:pPr>
              <w:pStyle w:val="44"/>
              <w:ind w:firstLine="0" w:firstLineChars="0"/>
              <w:jc w:val="center"/>
              <w:rPr>
                <w:rFonts w:hint="eastAsia"/>
                <w:b/>
                <w:sz w:val="21"/>
                <w:szCs w:val="21"/>
              </w:rPr>
            </w:pPr>
            <w:r>
              <w:rPr>
                <w:rFonts w:hint="eastAsia"/>
                <w:b/>
                <w:sz w:val="21"/>
                <w:szCs w:val="21"/>
              </w:rPr>
              <w:t>识别率</w:t>
            </w:r>
          </w:p>
        </w:tc>
        <w:tc>
          <w:tcPr>
            <w:tcW w:w="956" w:type="dxa"/>
            <w:tcBorders>
              <w:right w:val="nil"/>
            </w:tcBorders>
            <w:vAlign w:val="center"/>
          </w:tcPr>
          <w:p>
            <w:pPr>
              <w:pStyle w:val="44"/>
              <w:ind w:firstLine="0" w:firstLineChars="0"/>
              <w:jc w:val="center"/>
              <w:rPr>
                <w:rFonts w:hint="eastAsia"/>
                <w:sz w:val="21"/>
                <w:szCs w:val="21"/>
              </w:rPr>
            </w:pPr>
            <w:r>
              <w:rPr>
                <w:rFonts w:hint="eastAsia"/>
                <w:sz w:val="21"/>
                <w:szCs w:val="21"/>
              </w:rPr>
              <w:t>96.7%</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86.7%</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93.3%</w:t>
            </w:r>
          </w:p>
        </w:tc>
        <w:tc>
          <w:tcPr>
            <w:tcW w:w="956" w:type="dxa"/>
            <w:tcBorders>
              <w:left w:val="nil"/>
              <w:right w:val="nil"/>
            </w:tcBorders>
            <w:vAlign w:val="center"/>
          </w:tcPr>
          <w:p>
            <w:pPr>
              <w:pStyle w:val="44"/>
              <w:ind w:firstLine="0" w:firstLineChars="0"/>
              <w:jc w:val="center"/>
              <w:rPr>
                <w:rFonts w:hint="eastAsia"/>
                <w:sz w:val="21"/>
                <w:szCs w:val="21"/>
              </w:rPr>
            </w:pPr>
            <w:r>
              <w:rPr>
                <w:rFonts w:hint="eastAsia"/>
                <w:sz w:val="21"/>
                <w:szCs w:val="21"/>
              </w:rPr>
              <w:t>100%</w:t>
            </w:r>
          </w:p>
        </w:tc>
        <w:tc>
          <w:tcPr>
            <w:tcW w:w="956" w:type="dxa"/>
            <w:tcBorders>
              <w:left w:val="nil"/>
            </w:tcBorders>
            <w:vAlign w:val="center"/>
          </w:tcPr>
          <w:p>
            <w:pPr>
              <w:pStyle w:val="44"/>
              <w:ind w:firstLine="0" w:firstLineChars="0"/>
              <w:jc w:val="center"/>
              <w:rPr>
                <w:rFonts w:hint="eastAsia"/>
                <w:sz w:val="21"/>
                <w:szCs w:val="21"/>
              </w:rPr>
            </w:pPr>
            <w:r>
              <w:rPr>
                <w:rFonts w:hint="eastAsia"/>
                <w:sz w:val="21"/>
                <w:szCs w:val="21"/>
              </w:rPr>
              <w:t>93.3%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12" w:hRule="atLeast"/>
          <w:jc w:val="center"/>
        </w:trPr>
        <w:tc>
          <w:tcPr>
            <w:tcW w:w="956" w:type="dxa"/>
            <w:tcBorders>
              <w:top w:val="single" w:color="auto" w:sz="4" w:space="0"/>
              <w:left w:val="single" w:color="auto" w:sz="4" w:space="0"/>
              <w:bottom w:val="single" w:color="auto" w:sz="4" w:space="0"/>
              <w:right w:val="single" w:color="auto" w:sz="4" w:space="0"/>
            </w:tcBorders>
            <w:vAlign w:val="top"/>
          </w:tcPr>
          <w:p>
            <w:pPr>
              <w:pStyle w:val="44"/>
              <w:ind w:firstLine="0" w:firstLineChars="0"/>
              <w:jc w:val="center"/>
              <w:rPr>
                <w:rFonts w:hint="eastAsia"/>
                <w:b/>
                <w:sz w:val="21"/>
                <w:szCs w:val="21"/>
              </w:rPr>
            </w:pPr>
            <w:r>
              <w:rPr>
                <w:rFonts w:hint="eastAsia"/>
                <w:b/>
                <w:sz w:val="21"/>
                <w:szCs w:val="21"/>
              </w:rPr>
              <w:t>手语</w:t>
            </w:r>
          </w:p>
        </w:tc>
        <w:tc>
          <w:tcPr>
            <w:tcW w:w="956" w:type="dxa"/>
            <w:tcBorders>
              <w:top w:val="single" w:color="auto" w:sz="4" w:space="0"/>
              <w:left w:val="single" w:color="auto" w:sz="4" w:space="0"/>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个</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饼干</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房子</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王（姓）</w:t>
            </w:r>
          </w:p>
        </w:tc>
        <w:tc>
          <w:tcPr>
            <w:tcW w:w="956" w:type="dxa"/>
            <w:tcBorders>
              <w:top w:val="single" w:color="auto" w:sz="4" w:space="0"/>
              <w:left w:val="nil"/>
              <w:bottom w:val="single" w:color="auto" w:sz="4" w:space="0"/>
              <w:right w:val="single" w:color="auto" w:sz="4" w:space="0"/>
            </w:tcBorders>
            <w:vAlign w:val="center"/>
          </w:tcPr>
          <w:p>
            <w:pPr>
              <w:pStyle w:val="44"/>
              <w:ind w:firstLine="0" w:firstLineChars="0"/>
              <w:jc w:val="center"/>
              <w:rPr>
                <w:rFonts w:hint="eastAsia"/>
                <w:sz w:val="21"/>
                <w:szCs w:val="21"/>
              </w:rPr>
            </w:pPr>
            <w:r>
              <w:rPr>
                <w:rFonts w:hint="eastAsia"/>
                <w:sz w:val="21"/>
                <w:szCs w:val="21"/>
              </w:rPr>
              <w:t>教育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12" w:hRule="atLeast"/>
          <w:jc w:val="center"/>
        </w:trPr>
        <w:tc>
          <w:tcPr>
            <w:tcW w:w="956" w:type="dxa"/>
            <w:tcBorders>
              <w:top w:val="single" w:color="auto" w:sz="4" w:space="0"/>
              <w:left w:val="single" w:color="auto" w:sz="4" w:space="0"/>
              <w:bottom w:val="single" w:color="auto" w:sz="4" w:space="0"/>
              <w:right w:val="single" w:color="auto" w:sz="4" w:space="0"/>
            </w:tcBorders>
            <w:vAlign w:val="top"/>
          </w:tcPr>
          <w:p>
            <w:pPr>
              <w:pStyle w:val="44"/>
              <w:ind w:firstLine="0" w:firstLineChars="0"/>
              <w:jc w:val="center"/>
              <w:rPr>
                <w:rFonts w:hint="eastAsia"/>
                <w:b/>
                <w:sz w:val="21"/>
                <w:szCs w:val="21"/>
              </w:rPr>
            </w:pPr>
            <w:r>
              <w:rPr>
                <w:rFonts w:hint="eastAsia"/>
                <w:b/>
                <w:sz w:val="21"/>
                <w:szCs w:val="21"/>
              </w:rPr>
              <w:t>识别率</w:t>
            </w:r>
          </w:p>
        </w:tc>
        <w:tc>
          <w:tcPr>
            <w:tcW w:w="956" w:type="dxa"/>
            <w:tcBorders>
              <w:top w:val="single" w:color="auto" w:sz="4" w:space="0"/>
              <w:left w:val="single" w:color="auto" w:sz="4" w:space="0"/>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83.3%</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80 %</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86.7%</w:t>
            </w:r>
          </w:p>
        </w:tc>
        <w:tc>
          <w:tcPr>
            <w:tcW w:w="956" w:type="dxa"/>
            <w:tcBorders>
              <w:top w:val="single" w:color="auto" w:sz="4" w:space="0"/>
              <w:left w:val="nil"/>
              <w:bottom w:val="single" w:color="auto" w:sz="4" w:space="0"/>
              <w:right w:val="nil"/>
            </w:tcBorders>
            <w:vAlign w:val="center"/>
          </w:tcPr>
          <w:p>
            <w:pPr>
              <w:pStyle w:val="44"/>
              <w:ind w:firstLine="0" w:firstLineChars="0"/>
              <w:jc w:val="center"/>
              <w:rPr>
                <w:rFonts w:hint="eastAsia"/>
                <w:sz w:val="21"/>
                <w:szCs w:val="21"/>
              </w:rPr>
            </w:pPr>
            <w:r>
              <w:rPr>
                <w:rFonts w:hint="eastAsia"/>
                <w:sz w:val="21"/>
                <w:szCs w:val="21"/>
              </w:rPr>
              <w:t>83.3 %</w:t>
            </w:r>
          </w:p>
        </w:tc>
        <w:tc>
          <w:tcPr>
            <w:tcW w:w="956" w:type="dxa"/>
            <w:tcBorders>
              <w:top w:val="single" w:color="auto" w:sz="4" w:space="0"/>
              <w:left w:val="nil"/>
              <w:bottom w:val="single" w:color="auto" w:sz="4" w:space="0"/>
              <w:right w:val="single" w:color="auto" w:sz="4" w:space="0"/>
            </w:tcBorders>
            <w:vAlign w:val="center"/>
          </w:tcPr>
          <w:p>
            <w:pPr>
              <w:pStyle w:val="44"/>
              <w:ind w:firstLine="0" w:firstLineChars="0"/>
              <w:jc w:val="center"/>
              <w:rPr>
                <w:rFonts w:hint="eastAsia"/>
                <w:sz w:val="21"/>
                <w:szCs w:val="21"/>
              </w:rPr>
            </w:pPr>
            <w:r>
              <w:rPr>
                <w:rFonts w:hint="eastAsia"/>
                <w:sz w:val="21"/>
                <w:szCs w:val="21"/>
              </w:rPr>
              <w:t>100%</w:t>
            </w:r>
          </w:p>
        </w:tc>
      </w:tr>
    </w:tbl>
    <w:p>
      <w:pPr>
        <w:pStyle w:val="44"/>
        <w:tabs>
          <w:tab w:val="left" w:pos="1470"/>
        </w:tabs>
        <w:ind w:firstLine="360" w:firstLineChars="150"/>
        <w:rPr>
          <w:rFonts w:hint="eastAsia"/>
        </w:rPr>
      </w:pPr>
      <w:r>
        <w:rPr>
          <w:rFonts w:hint="eastAsia"/>
        </w:rPr>
        <w:t>由表6-5可知，对于手部外轮廓变化比较平缓的手语，如“十”、“教育”等识别率较高。对于手部外轮廓变化幅度比较大的手语，如“个”、“王”等识别率较低。</w:t>
      </w:r>
    </w:p>
    <w:p>
      <w:pPr>
        <w:pStyle w:val="56"/>
        <w:numPr>
          <w:ilvl w:val="0"/>
          <w:numId w:val="41"/>
        </w:numPr>
        <w:rPr>
          <w:rFonts w:hint="eastAsia"/>
          <w:spacing w:val="8"/>
        </w:rPr>
      </w:pPr>
      <w:bookmarkStart w:id="130" w:name="_Toc387910695"/>
      <w:r>
        <w:rPr>
          <w:rFonts w:hint="eastAsia"/>
          <w:spacing w:val="8"/>
        </w:rPr>
        <w:t>本章小结</w:t>
      </w:r>
      <w:bookmarkEnd w:id="130"/>
    </w:p>
    <w:p>
      <w:pPr>
        <w:pStyle w:val="44"/>
        <w:ind w:firstLine="512"/>
        <w:rPr>
          <w:rFonts w:hint="eastAsia"/>
          <w:spacing w:val="8"/>
        </w:rPr>
      </w:pPr>
      <w:r>
        <w:rPr>
          <w:rFonts w:hint="eastAsia"/>
          <w:spacing w:val="8"/>
        </w:rPr>
        <w:t>本章首先阐述了系统的具体实现流程，并给出系统整体流程图，同时叙述了系统的开发环境与部署情况。针对系统实现的不同流程，详细的进行了描述，并给出了关键部分的实现代码，同时列出了系统中不同情况下提取的手语特征。最后，对系统的识别结果进行展示与分析。</w:t>
      </w:r>
    </w:p>
    <w:bookmarkEnd w:id="116"/>
    <w:bookmarkEnd w:id="117"/>
    <w:p>
      <w:pPr>
        <w:pStyle w:val="53"/>
        <w:rPr>
          <w:rFonts w:hint="eastAsia"/>
          <w:b w:val="0"/>
        </w:rPr>
      </w:pPr>
      <w:bookmarkStart w:id="131" w:name="_Toc387910696"/>
      <w:r>
        <w:rPr>
          <w:rFonts w:hint="eastAsia"/>
          <w:b w:val="0"/>
        </w:rPr>
        <w:t>结论和展望</w:t>
      </w:r>
      <w:bookmarkEnd w:id="131"/>
    </w:p>
    <w:p>
      <w:pPr>
        <w:pStyle w:val="44"/>
        <w:ind w:firstLine="512"/>
        <w:rPr>
          <w:rFonts w:hint="eastAsia"/>
          <w:spacing w:val="8"/>
        </w:rPr>
      </w:pPr>
      <w:r>
        <w:rPr>
          <w:rFonts w:hint="eastAsia"/>
          <w:spacing w:val="8"/>
        </w:rPr>
        <w:t>本文介绍了手语对聋哑学生的重要程度，以及手语识别在人机交互中的意义和前景。介绍了当今手语识别技术所使用到的常用特征提取方法和模式识别算法，及与本文相关的概念、平台和设备。同时分析了手语识别系统为聋哑儿童所带来的的积极的影响，并阐述了手语识别系统对教学理论的支持。讲述了使用Kinect体感设备实现的手语识别系统流程，讲述了针对手掌运动、手指运动和静态手语这三种情况下特征向量的提取方法。并针对这三种特征向量，介绍了基于HMM和SVM算法的识别方法，并对识别结果进行验证。最后，在上述研究的基础上对系统进行设计与开发，实现了基于Kinect的手语识别系统。</w:t>
      </w:r>
    </w:p>
    <w:p>
      <w:pPr>
        <w:pStyle w:val="44"/>
        <w:ind w:firstLine="512"/>
        <w:rPr>
          <w:rFonts w:hint="eastAsia"/>
          <w:spacing w:val="8"/>
        </w:rPr>
      </w:pPr>
      <w:r>
        <w:rPr>
          <w:rFonts w:hint="eastAsia"/>
          <w:spacing w:val="8"/>
        </w:rPr>
        <w:t>本文研究成果主要体现在以下几个方面：</w:t>
      </w:r>
    </w:p>
    <w:p>
      <w:pPr>
        <w:pStyle w:val="44"/>
        <w:numPr>
          <w:ilvl w:val="1"/>
          <w:numId w:val="45"/>
        </w:numPr>
        <w:tabs>
          <w:tab w:val="left" w:pos="851"/>
        </w:tabs>
        <w:ind w:left="822" w:leftChars="202" w:hanging="398" w:hangingChars="166"/>
        <w:rPr>
          <w:rFonts w:hint="eastAsia"/>
          <w:spacing w:val="8"/>
        </w:rPr>
      </w:pPr>
      <w:r>
        <w:rPr>
          <w:rFonts w:hint="eastAsia"/>
        </w:rPr>
        <w:t>分析了手语对聋哑儿童的重要性，为了促进聋哑儿童与健全人之间的互动及改善人机交互方式，提出了手语识别系统。</w:t>
      </w:r>
    </w:p>
    <w:p>
      <w:pPr>
        <w:pStyle w:val="44"/>
        <w:numPr>
          <w:ilvl w:val="1"/>
          <w:numId w:val="45"/>
        </w:numPr>
        <w:tabs>
          <w:tab w:val="left" w:pos="851"/>
        </w:tabs>
        <w:ind w:left="849" w:leftChars="202" w:hanging="425" w:hangingChars="166"/>
        <w:rPr>
          <w:rFonts w:hint="eastAsia"/>
          <w:spacing w:val="8"/>
        </w:rPr>
      </w:pPr>
      <w:r>
        <w:rPr>
          <w:rFonts w:hint="eastAsia"/>
          <w:spacing w:val="8"/>
        </w:rPr>
        <w:t>学习了相关的教学理论，并研究了手语识别系统对教学理论的支持。</w:t>
      </w:r>
    </w:p>
    <w:p>
      <w:pPr>
        <w:pStyle w:val="44"/>
        <w:numPr>
          <w:ilvl w:val="1"/>
          <w:numId w:val="45"/>
        </w:numPr>
        <w:tabs>
          <w:tab w:val="left" w:pos="851"/>
        </w:tabs>
        <w:ind w:left="849" w:leftChars="202" w:hanging="425" w:hangingChars="166"/>
        <w:rPr>
          <w:rFonts w:hint="eastAsia"/>
          <w:spacing w:val="8"/>
        </w:rPr>
      </w:pPr>
      <w:r>
        <w:rPr>
          <w:rFonts w:hint="eastAsia"/>
          <w:spacing w:val="8"/>
        </w:rPr>
        <w:t>阐述了手语识别的流程和目前常用的算法，在此基础上提出了将Kinect应用于手语识别系统的优势与可行性。</w:t>
      </w:r>
    </w:p>
    <w:p>
      <w:pPr>
        <w:pStyle w:val="44"/>
        <w:numPr>
          <w:ilvl w:val="1"/>
          <w:numId w:val="45"/>
        </w:numPr>
        <w:tabs>
          <w:tab w:val="left" w:pos="851"/>
        </w:tabs>
        <w:ind w:left="822" w:leftChars="202" w:hanging="398" w:hangingChars="166"/>
        <w:rPr>
          <w:rFonts w:hint="eastAsia"/>
          <w:spacing w:val="8"/>
        </w:rPr>
      </w:pPr>
      <w:r>
        <w:rPr>
          <w:rFonts w:hint="eastAsia"/>
        </w:rPr>
        <w:t>研究了使用Kinect和OpenNI/NITE进行手部跟踪的流程，及手部特征提取方法。本文针对手语的不同形式分三种情况进行了研究。对于手掌动态手语，使用了针对手掌运动方向角来提取特征向量的方法；针对手掌运动较小的情况，提出了根据手指运动，提取深度变化直方图的一阶差分的办法；对于静态手语，使用其轮廓的Freeman链码做为特征向量，同时对Freeman链码进行归一化和旋转不变性的处理。</w:t>
      </w:r>
    </w:p>
    <w:p>
      <w:pPr>
        <w:pStyle w:val="44"/>
        <w:numPr>
          <w:ilvl w:val="1"/>
          <w:numId w:val="45"/>
        </w:numPr>
        <w:tabs>
          <w:tab w:val="left" w:pos="851"/>
        </w:tabs>
        <w:ind w:left="822" w:leftChars="202" w:hanging="398" w:hangingChars="166"/>
        <w:rPr>
          <w:rFonts w:hint="eastAsia"/>
          <w:spacing w:val="8"/>
        </w:rPr>
      </w:pPr>
      <w:r>
        <w:rPr>
          <w:rFonts w:hint="eastAsia"/>
        </w:rPr>
        <w:t>在识别阶段，本文针对手掌运动识别提出了改进的HMM模型，即分别提取手掌运动的平面和深度特征向量来训练HMM模型。针对手指动态手语识别，本文使用的是SVM/HMM模型。对于静态手语的识别，本文使用的是SVM模型，并对识别结果进行分析和统计。</w:t>
      </w:r>
    </w:p>
    <w:p>
      <w:pPr>
        <w:pStyle w:val="44"/>
        <w:numPr>
          <w:ilvl w:val="1"/>
          <w:numId w:val="45"/>
        </w:numPr>
        <w:tabs>
          <w:tab w:val="left" w:pos="851"/>
        </w:tabs>
        <w:ind w:left="849" w:leftChars="202" w:hanging="425" w:hangingChars="166"/>
        <w:rPr>
          <w:rFonts w:hint="eastAsia"/>
          <w:spacing w:val="8"/>
        </w:rPr>
      </w:pPr>
      <w:r>
        <w:rPr>
          <w:rFonts w:hint="eastAsia"/>
          <w:spacing w:val="8"/>
        </w:rPr>
        <w:t>最后针对上述研究进行系统设计，实现了基于Kinect的手语识别系统。</w:t>
      </w:r>
    </w:p>
    <w:p>
      <w:pPr>
        <w:pStyle w:val="44"/>
        <w:ind w:firstLine="512"/>
        <w:rPr>
          <w:rFonts w:hint="eastAsia"/>
          <w:spacing w:val="8"/>
        </w:rPr>
      </w:pPr>
      <w:r>
        <w:rPr>
          <w:rFonts w:hint="eastAsia"/>
          <w:spacing w:val="8"/>
        </w:rPr>
        <w:t>本文取得了一定的研究成果，但是尚存在一些不足及有待改进处。在手指语的特征提取方面，深度信息提取的有些粗糙。在手掌动态手语识别部分，对误识列表中手语在第二层HMM模型中误识的情况没有进一步的分析和研究。忽略了系统的性能方面考虑，没有详细的记录系统的处理时间，只是针对Kinect读取深度的频率进行提取和处理。目前系统只能识别词语，并不能识别整个句子，并不是很完美。</w:t>
      </w:r>
    </w:p>
    <w:p>
      <w:pPr>
        <w:pStyle w:val="44"/>
        <w:ind w:firstLine="512"/>
        <w:rPr>
          <w:rFonts w:hint="eastAsia"/>
          <w:spacing w:val="8"/>
        </w:rPr>
      </w:pPr>
      <w:r>
        <w:rPr>
          <w:rFonts w:hint="eastAsia"/>
          <w:spacing w:val="8"/>
        </w:rPr>
        <w:t>对于这些不足之处，在接下来的继续研究的过程中，将进一步修改和完善，以及对手指深度特征的提取进一步细化和处理，提高特征向量的准确性。使用SVM模型训练和识别时，对于参数和惩罚因子可设置成不同的值，并作进一步对比。在性能方便，可以对系统的处理和识别时间进行统计，争取最大程度上保证其实时性要求。可以将不同的手语整合起来，组合成一个句子，使人们更容易理解打手语人所表示的意思，使系统更加人性化。</w:t>
      </w:r>
    </w:p>
    <w:p>
      <w:pPr>
        <w:pStyle w:val="44"/>
        <w:ind w:firstLine="420"/>
        <w:rPr>
          <w:rFonts w:hint="eastAsia"/>
          <w:sz w:val="21"/>
        </w:rPr>
        <w:sectPr>
          <w:pgSz w:w="11906" w:h="16838"/>
          <w:pgMar w:top="1440" w:right="1474" w:bottom="1440" w:left="1474" w:header="851" w:footer="992" w:gutter="0"/>
          <w:cols w:space="425" w:num="1"/>
          <w:docGrid w:linePitch="312" w:charSpace="0"/>
        </w:sectPr>
      </w:pPr>
    </w:p>
    <w:p>
      <w:pPr>
        <w:pStyle w:val="2"/>
        <w:spacing w:line="360" w:lineRule="auto"/>
        <w:ind w:firstLine="720" w:firstLineChars="200"/>
        <w:jc w:val="center"/>
        <w:rPr>
          <w:rFonts w:hint="eastAsia" w:eastAsia="黑体"/>
          <w:b w:val="0"/>
          <w:sz w:val="36"/>
          <w:szCs w:val="36"/>
        </w:rPr>
      </w:pPr>
      <w:bookmarkStart w:id="132" w:name="_Toc257616664"/>
      <w:bookmarkStart w:id="133" w:name="_Toc259005622"/>
      <w:bookmarkStart w:id="134" w:name="_Toc262111502"/>
      <w:bookmarkStart w:id="135" w:name="_Toc387910697"/>
      <w:r>
        <w:rPr>
          <w:rFonts w:hint="eastAsia" w:eastAsia="黑体"/>
          <w:b w:val="0"/>
          <w:sz w:val="36"/>
          <w:szCs w:val="36"/>
        </w:rPr>
        <w:t>致</w:t>
      </w:r>
      <w:r>
        <w:rPr>
          <w:rStyle w:val="94"/>
          <w:rFonts w:hint="eastAsia"/>
        </w:rPr>
        <w:t xml:space="preserve">  </w:t>
      </w:r>
      <w:r>
        <w:rPr>
          <w:rStyle w:val="94"/>
          <w:rFonts w:hint="eastAsia"/>
          <w:b w:val="0"/>
        </w:rPr>
        <w:t>谢</w:t>
      </w:r>
      <w:bookmarkEnd w:id="132"/>
      <w:bookmarkEnd w:id="133"/>
      <w:bookmarkEnd w:id="134"/>
      <w:bookmarkEnd w:id="135"/>
    </w:p>
    <w:p>
      <w:pPr>
        <w:pStyle w:val="44"/>
        <w:ind w:firstLine="512"/>
        <w:rPr>
          <w:rFonts w:hint="eastAsia"/>
          <w:bCs/>
          <w:spacing w:val="8"/>
        </w:rPr>
      </w:pPr>
      <w:bookmarkStart w:id="136" w:name="_Toc231962570"/>
      <w:bookmarkStart w:id="137" w:name="_Toc259005624"/>
      <w:bookmarkStart w:id="138" w:name="_Toc262111504"/>
      <w:r>
        <w:rPr>
          <w:rFonts w:hint="eastAsia"/>
          <w:bCs/>
          <w:spacing w:val="8"/>
        </w:rPr>
        <w:t>历时一年多的论文终于完成了，在这一年里，从学习资料的搜集到具体的分析与实现，这期间遇到了许多困难和障碍，在完成之际，本人向所有关心我、帮助我、支持我的老师和朋友们道一声最诚挚的感谢。</w:t>
      </w:r>
    </w:p>
    <w:p>
      <w:pPr>
        <w:pStyle w:val="44"/>
        <w:ind w:firstLine="512"/>
        <w:rPr>
          <w:rFonts w:hint="eastAsia"/>
          <w:bCs/>
          <w:spacing w:val="8"/>
        </w:rPr>
      </w:pPr>
      <w:r>
        <w:rPr>
          <w:rFonts w:hint="eastAsia"/>
          <w:bCs/>
          <w:spacing w:val="8"/>
        </w:rPr>
        <w:t>尤其要感谢我研究生阶段的导师景红教授，景老师在我完成论文阶段，为我提供了良好的科研氛围，每当研究过程中遇到问题，老师都尽力帮我解决。对于研究中出现的不足之处，老师会及时的指出并帮助我改正，保证了我顺利的完成了课堂研究工作。除了在学业上，在生活中老师也给及我无微不至的关怀。每当我遇到挫折时，老师都如母亲般的给予我关爱和鼓励，同时为我提出了宝贵的意见，帮助我克服困难。在此，向景红老师表达我最崇高的敬意。</w:t>
      </w:r>
    </w:p>
    <w:p>
      <w:pPr>
        <w:pStyle w:val="44"/>
        <w:ind w:firstLine="512"/>
        <w:rPr>
          <w:rFonts w:hint="eastAsia"/>
          <w:bCs/>
          <w:spacing w:val="8"/>
        </w:rPr>
      </w:pPr>
      <w:r>
        <w:rPr>
          <w:rFonts w:hint="eastAsia"/>
          <w:bCs/>
          <w:spacing w:val="8"/>
        </w:rPr>
        <w:t>感谢我的周围的同学，在我写论文遇到困难时，你们给予我无私的帮助，帮助我克服一个又一个阻碍。同时，当我在生活中遇到挫折，需要帮助的时候，你们也无时无刻不在我身边，帮助我安慰我。感觉你们在我研究生阶段一直陪在我身边。</w:t>
      </w:r>
    </w:p>
    <w:p>
      <w:pPr>
        <w:pStyle w:val="44"/>
        <w:ind w:firstLine="512"/>
        <w:rPr>
          <w:rFonts w:hint="eastAsia"/>
          <w:bCs/>
          <w:spacing w:val="8"/>
        </w:rPr>
      </w:pPr>
      <w:r>
        <w:rPr>
          <w:rFonts w:hint="eastAsia"/>
          <w:bCs/>
          <w:spacing w:val="8"/>
        </w:rPr>
        <w:t>感谢我的父母，感谢父母辛勤把我养育成人，默默的无私的为我付出，陪伴着我从一个幼儿长大成人。我能从一个懵懂无知的少年，成长成为一名研究生，这些与父母对我的爱是分不开的，他们陪伴这我面对人生一个又抉择，度过一个又一个困难，分享一个又一个喜悦，是他们给予我不断学习进取的动力。</w:t>
      </w:r>
    </w:p>
    <w:p>
      <w:pPr>
        <w:pStyle w:val="44"/>
        <w:ind w:firstLine="512"/>
        <w:rPr>
          <w:rFonts w:hint="eastAsia"/>
          <w:bCs/>
          <w:spacing w:val="8"/>
        </w:rPr>
      </w:pPr>
      <w:r>
        <w:rPr>
          <w:rFonts w:hint="eastAsia"/>
          <w:bCs/>
          <w:spacing w:val="8"/>
        </w:rPr>
        <w:t>最后，衷心感谢对我论文进行评阅和指导的各位专家和教授。</w:t>
      </w:r>
    </w:p>
    <w:bookmarkEnd w:id="136"/>
    <w:bookmarkEnd w:id="137"/>
    <w:bookmarkEnd w:id="138"/>
    <w:p>
      <w:pPr>
        <w:pStyle w:val="44"/>
        <w:ind w:firstLine="0" w:firstLineChars="0"/>
        <w:rPr>
          <w:rFonts w:hint="eastAsia"/>
          <w:color w:val="4F81BD"/>
        </w:rPr>
      </w:pPr>
      <w:bookmarkStart w:id="139" w:name="_Toc293412107"/>
    </w:p>
    <w:p>
      <w:pPr>
        <w:pStyle w:val="44"/>
        <w:ind w:firstLine="0" w:firstLineChars="0"/>
        <w:rPr>
          <w:rFonts w:hint="eastAsia"/>
          <w:color w:val="4F81BD"/>
        </w:rPr>
      </w:pPr>
    </w:p>
    <w:p>
      <w:pPr>
        <w:pStyle w:val="44"/>
        <w:ind w:firstLine="0" w:firstLineChars="0"/>
        <w:rPr>
          <w:rFonts w:hint="eastAsia"/>
          <w:color w:val="4F81BD"/>
        </w:rPr>
      </w:pPr>
    </w:p>
    <w:p>
      <w:pPr>
        <w:pStyle w:val="44"/>
        <w:ind w:firstLine="0" w:firstLineChars="0"/>
        <w:rPr>
          <w:rFonts w:hint="eastAsia"/>
          <w:color w:val="4F81BD"/>
        </w:rPr>
      </w:pPr>
    </w:p>
    <w:p>
      <w:pPr>
        <w:pStyle w:val="44"/>
        <w:ind w:firstLine="0" w:firstLineChars="0"/>
        <w:rPr>
          <w:rFonts w:hint="eastAsia"/>
          <w:color w:val="4F81BD"/>
        </w:rPr>
      </w:pPr>
    </w:p>
    <w:p>
      <w:pPr>
        <w:pStyle w:val="44"/>
        <w:ind w:firstLine="0" w:firstLineChars="0"/>
        <w:rPr>
          <w:rFonts w:hint="eastAsia"/>
          <w:color w:val="4F81BD"/>
        </w:rPr>
      </w:pPr>
    </w:p>
    <w:p>
      <w:pPr>
        <w:pStyle w:val="44"/>
        <w:ind w:firstLine="0" w:firstLineChars="0"/>
        <w:rPr>
          <w:rFonts w:hint="eastAsia"/>
          <w:color w:val="4F81BD"/>
        </w:rPr>
      </w:pPr>
    </w:p>
    <w:p>
      <w:pPr>
        <w:pStyle w:val="44"/>
        <w:ind w:firstLine="0" w:firstLineChars="0"/>
        <w:rPr>
          <w:rFonts w:hint="eastAsia"/>
          <w:color w:val="4F81BD"/>
        </w:rPr>
      </w:pPr>
    </w:p>
    <w:p>
      <w:pPr>
        <w:pStyle w:val="44"/>
        <w:ind w:firstLine="0" w:firstLineChars="0"/>
        <w:rPr>
          <w:rFonts w:hint="eastAsia"/>
          <w:color w:val="4F81BD"/>
        </w:rPr>
      </w:pPr>
    </w:p>
    <w:p>
      <w:pPr>
        <w:pStyle w:val="2"/>
        <w:spacing w:line="360" w:lineRule="auto"/>
        <w:ind w:firstLine="720" w:firstLineChars="200"/>
        <w:jc w:val="center"/>
        <w:rPr>
          <w:rFonts w:hint="eastAsia" w:ascii="黑体" w:hAnsi="黑体" w:eastAsia="黑体"/>
          <w:b w:val="0"/>
          <w:sz w:val="36"/>
          <w:szCs w:val="36"/>
        </w:rPr>
      </w:pPr>
      <w:bookmarkStart w:id="140" w:name="_Toc257616665"/>
      <w:bookmarkStart w:id="141" w:name="_Toc259005623"/>
      <w:bookmarkStart w:id="142" w:name="_Toc262111503"/>
      <w:bookmarkStart w:id="143" w:name="_Toc325994282"/>
      <w:bookmarkStart w:id="144" w:name="_Toc387910698"/>
      <w:r>
        <w:rPr>
          <w:rFonts w:hint="eastAsia" w:ascii="黑体" w:hAnsi="黑体" w:eastAsia="黑体"/>
          <w:b w:val="0"/>
          <w:sz w:val="36"/>
          <w:szCs w:val="36"/>
        </w:rPr>
        <w:t>参考文献</w:t>
      </w:r>
      <w:bookmarkEnd w:id="140"/>
      <w:bookmarkEnd w:id="141"/>
      <w:bookmarkEnd w:id="142"/>
      <w:bookmarkEnd w:id="143"/>
      <w:bookmarkEnd w:id="144"/>
    </w:p>
    <w:p>
      <w:pPr>
        <w:widowControl/>
        <w:numPr>
          <w:ilvl w:val="0"/>
          <w:numId w:val="46"/>
        </w:numPr>
        <w:spacing w:line="400" w:lineRule="exact"/>
        <w:ind w:left="539"/>
        <w:jc w:val="left"/>
        <w:rPr>
          <w:rFonts w:hint="eastAsia" w:hAnsi="宋体"/>
          <w:sz w:val="24"/>
        </w:rPr>
      </w:pPr>
      <w:r>
        <w:rPr>
          <w:rFonts w:hint="eastAsia" w:hAnsi="宋体"/>
          <w:sz w:val="24"/>
        </w:rPr>
        <w:t>张亚新 原魁 杜清秀 邹伟. 一种用于手语识别的中国手语分类方法. 北京科技大学学报 .2001年23卷3期</w:t>
      </w:r>
    </w:p>
    <w:p>
      <w:pPr>
        <w:widowControl/>
        <w:numPr>
          <w:ilvl w:val="0"/>
          <w:numId w:val="46"/>
        </w:numPr>
        <w:spacing w:line="400" w:lineRule="exact"/>
        <w:ind w:left="539"/>
        <w:jc w:val="left"/>
        <w:rPr>
          <w:rFonts w:hint="eastAsia" w:hAnsi="宋体"/>
          <w:sz w:val="24"/>
        </w:rPr>
      </w:pPr>
      <w:r>
        <w:rPr>
          <w:rFonts w:hint="eastAsia" w:hAnsi="宋体"/>
          <w:sz w:val="24"/>
        </w:rPr>
        <w:t>王春立. 面向大词汇量的连续中国手语识别系统的研究与实现. 大连理工大学 2003年4月</w:t>
      </w:r>
    </w:p>
    <w:p>
      <w:pPr>
        <w:widowControl/>
        <w:numPr>
          <w:ilvl w:val="0"/>
          <w:numId w:val="46"/>
        </w:numPr>
        <w:spacing w:line="400" w:lineRule="exact"/>
        <w:ind w:left="539"/>
        <w:jc w:val="left"/>
        <w:rPr>
          <w:rFonts w:hAnsi="宋体"/>
          <w:sz w:val="24"/>
        </w:rPr>
      </w:pPr>
      <w:r>
        <w:rPr>
          <w:rFonts w:hint="eastAsia" w:hAnsi="宋体"/>
          <w:sz w:val="24"/>
        </w:rPr>
        <w:t>陈少毅 兰继军. 手语研究与聋人康复贺聋校教学. 中国特殊教育 2003年第5期</w:t>
      </w:r>
    </w:p>
    <w:p>
      <w:pPr>
        <w:widowControl/>
        <w:numPr>
          <w:ilvl w:val="0"/>
          <w:numId w:val="46"/>
        </w:numPr>
        <w:spacing w:line="400" w:lineRule="exact"/>
        <w:ind w:left="539"/>
        <w:jc w:val="left"/>
        <w:rPr>
          <w:rFonts w:hint="eastAsia" w:hAnsi="宋体"/>
          <w:sz w:val="24"/>
        </w:rPr>
      </w:pPr>
      <w:r>
        <w:rPr>
          <w:rFonts w:hint="eastAsia" w:hAnsi="宋体"/>
          <w:sz w:val="24"/>
        </w:rPr>
        <w:t>刘信. 基于视频的中国手语识别算法研究. 中国科学技术大学. 2008年5月</w:t>
      </w:r>
    </w:p>
    <w:p>
      <w:pPr>
        <w:widowControl/>
        <w:numPr>
          <w:ilvl w:val="0"/>
          <w:numId w:val="46"/>
        </w:numPr>
        <w:spacing w:line="400" w:lineRule="exact"/>
        <w:ind w:left="539"/>
        <w:jc w:val="left"/>
        <w:rPr>
          <w:rFonts w:hint="eastAsia" w:hAnsi="宋体"/>
          <w:sz w:val="24"/>
        </w:rPr>
      </w:pPr>
      <w:r>
        <w:rPr>
          <w:rFonts w:hint="eastAsia" w:hAnsi="宋体"/>
          <w:sz w:val="24"/>
        </w:rPr>
        <w:t>王凯. 基于OpenCV的手语识别研究与实现.电子科技大学.2012年6月</w:t>
      </w:r>
    </w:p>
    <w:p>
      <w:pPr>
        <w:widowControl/>
        <w:numPr>
          <w:ilvl w:val="0"/>
          <w:numId w:val="46"/>
        </w:numPr>
        <w:spacing w:line="400" w:lineRule="exact"/>
        <w:ind w:left="539"/>
        <w:jc w:val="left"/>
        <w:rPr>
          <w:rFonts w:hAnsi="宋体"/>
          <w:sz w:val="24"/>
        </w:rPr>
      </w:pPr>
      <w:r>
        <w:rPr>
          <w:rFonts w:hint="eastAsia" w:hAnsi="宋体"/>
          <w:sz w:val="24"/>
        </w:rPr>
        <w:t>甄素娟.浅谈聋哑儿童的人格行为特点与特殊教育. 大连教育学院学报.2011年27卷1期</w:t>
      </w:r>
    </w:p>
    <w:p>
      <w:pPr>
        <w:widowControl/>
        <w:numPr>
          <w:ilvl w:val="0"/>
          <w:numId w:val="46"/>
        </w:numPr>
        <w:spacing w:line="400" w:lineRule="exact"/>
        <w:ind w:left="539"/>
        <w:jc w:val="left"/>
        <w:rPr>
          <w:rFonts w:hint="eastAsia" w:hAnsi="宋体"/>
          <w:sz w:val="24"/>
        </w:rPr>
      </w:pPr>
      <w:r>
        <w:rPr>
          <w:rFonts w:hint="eastAsia" w:hAnsi="宋体"/>
          <w:sz w:val="24"/>
        </w:rPr>
        <w:t>张中甫. 基于深度信息的手势识别研究及应用.浙江大学.2013年1月</w:t>
      </w:r>
    </w:p>
    <w:p>
      <w:pPr>
        <w:widowControl/>
        <w:numPr>
          <w:ilvl w:val="0"/>
          <w:numId w:val="46"/>
        </w:numPr>
        <w:spacing w:line="400" w:lineRule="exact"/>
        <w:ind w:left="539"/>
        <w:jc w:val="left"/>
        <w:rPr>
          <w:rFonts w:hint="eastAsia" w:hAnsi="宋体"/>
          <w:sz w:val="24"/>
        </w:rPr>
      </w:pPr>
      <w:r>
        <w:rPr>
          <w:rFonts w:hint="eastAsia" w:hAnsi="宋体"/>
          <w:sz w:val="24"/>
        </w:rPr>
        <w:t>G.J.Grimes. Digital Data Entry Glove Interface Device. US Patent 4414537, AT&amp;T Bell Telephone Laboratories, Nov.8,1983</w:t>
      </w:r>
    </w:p>
    <w:p>
      <w:pPr>
        <w:widowControl/>
        <w:numPr>
          <w:ilvl w:val="0"/>
          <w:numId w:val="46"/>
        </w:numPr>
        <w:spacing w:line="400" w:lineRule="exact"/>
        <w:ind w:left="539"/>
        <w:jc w:val="left"/>
        <w:rPr>
          <w:rFonts w:hint="eastAsia" w:hAnsi="宋体"/>
          <w:sz w:val="24"/>
        </w:rPr>
      </w:pPr>
      <w:r>
        <w:rPr>
          <w:rFonts w:hAnsi="宋体"/>
          <w:sz w:val="24"/>
        </w:rPr>
        <w:t>M.Fucumoto, K.Mase, Y.Suensgs. Real-time detection of pointing actions for glove free</w:t>
      </w:r>
      <w:r>
        <w:rPr>
          <w:rFonts w:hint="eastAsia" w:hAnsi="宋体"/>
          <w:sz w:val="24"/>
        </w:rPr>
        <w:t xml:space="preserve"> </w:t>
      </w:r>
      <w:r>
        <w:rPr>
          <w:rFonts w:hAnsi="宋体"/>
          <w:sz w:val="24"/>
        </w:rPr>
        <w:t>interface. In IAPR workshop on machine vision application, 1992: 473-476</w:t>
      </w:r>
    </w:p>
    <w:p>
      <w:pPr>
        <w:widowControl/>
        <w:numPr>
          <w:ilvl w:val="0"/>
          <w:numId w:val="46"/>
        </w:numPr>
        <w:spacing w:line="400" w:lineRule="exact"/>
        <w:ind w:left="539"/>
        <w:jc w:val="left"/>
        <w:rPr>
          <w:rFonts w:hint="eastAsia" w:hAnsi="宋体"/>
          <w:sz w:val="24"/>
        </w:rPr>
      </w:pPr>
      <w:r>
        <w:rPr>
          <w:rFonts w:hint="eastAsia" w:hAnsi="宋体"/>
          <w:sz w:val="24"/>
        </w:rPr>
        <w:t>Fels, Hinton G.Glove Talk: A neural network interface between a data glove and a speech synthesizer.IEEE Trans Neural Networks, 1993,4(1):2-8</w:t>
      </w:r>
    </w:p>
    <w:p>
      <w:pPr>
        <w:widowControl/>
        <w:numPr>
          <w:ilvl w:val="0"/>
          <w:numId w:val="46"/>
        </w:numPr>
        <w:spacing w:line="400" w:lineRule="exact"/>
        <w:ind w:left="539"/>
        <w:jc w:val="left"/>
        <w:rPr>
          <w:rFonts w:hint="eastAsia" w:hAnsi="宋体"/>
          <w:sz w:val="24"/>
        </w:rPr>
      </w:pPr>
      <w:r>
        <w:rPr>
          <w:rFonts w:hint="eastAsia" w:hAnsi="宋体"/>
          <w:sz w:val="24"/>
        </w:rPr>
        <w:t>Fels. Glove talkⅡ:Mapping hand gestures to speech using neural networks an approach to building adaptive interface[Ph.D dissertation]. Computer Science Department, University of Torono,1994</w:t>
      </w:r>
    </w:p>
    <w:p>
      <w:pPr>
        <w:widowControl/>
        <w:numPr>
          <w:ilvl w:val="0"/>
          <w:numId w:val="46"/>
        </w:numPr>
        <w:spacing w:line="400" w:lineRule="exact"/>
        <w:ind w:left="539"/>
        <w:jc w:val="left"/>
        <w:rPr>
          <w:rFonts w:hint="eastAsia" w:hAnsi="宋体"/>
          <w:sz w:val="24"/>
        </w:rPr>
      </w:pPr>
      <w:r>
        <w:rPr>
          <w:rFonts w:hAnsi="宋体"/>
          <w:sz w:val="24"/>
        </w:rPr>
        <w:t>Y Cui, J Weng. Hand segmentation using learning-based prediction and verification for hand</w:t>
      </w:r>
      <w:r>
        <w:rPr>
          <w:rFonts w:hint="eastAsia" w:hAnsi="宋体"/>
          <w:sz w:val="24"/>
        </w:rPr>
        <w:t xml:space="preserve"> </w:t>
      </w:r>
      <w:r>
        <w:rPr>
          <w:rFonts w:hAnsi="宋体"/>
          <w:sz w:val="24"/>
        </w:rPr>
        <w:t>sign language[C]. In Proc of ICCV'96, 1996</w:t>
      </w:r>
    </w:p>
    <w:p>
      <w:pPr>
        <w:widowControl/>
        <w:numPr>
          <w:ilvl w:val="0"/>
          <w:numId w:val="46"/>
        </w:numPr>
        <w:spacing w:line="400" w:lineRule="exact"/>
        <w:ind w:left="539"/>
        <w:jc w:val="left"/>
        <w:rPr>
          <w:rFonts w:hAnsi="宋体"/>
          <w:sz w:val="24"/>
        </w:rPr>
      </w:pPr>
      <w:r>
        <w:rPr>
          <w:rFonts w:hAnsi="宋体"/>
          <w:sz w:val="24"/>
        </w:rPr>
        <w:t>Mohammed Waleed Kadous. Machine recognition of Auslan signs using Power Gloves:Towards large-lexicon recognition of sign language. Lynn Messing, editor, Proceedings of the</w:t>
      </w:r>
      <w:r>
        <w:rPr>
          <w:rFonts w:hint="eastAsia" w:hAnsi="宋体"/>
          <w:sz w:val="24"/>
        </w:rPr>
        <w:t xml:space="preserve"> </w:t>
      </w:r>
      <w:r>
        <w:rPr>
          <w:rFonts w:hAnsi="宋体"/>
          <w:sz w:val="24"/>
        </w:rPr>
        <w:t>Workshop on the Integration of Gesture in Language and Speech, pages 165-174,Applied</w:t>
      </w:r>
      <w:r>
        <w:rPr>
          <w:rFonts w:hint="eastAsia" w:hAnsi="宋体"/>
          <w:sz w:val="24"/>
        </w:rPr>
        <w:t xml:space="preserve"> </w:t>
      </w:r>
      <w:r>
        <w:rPr>
          <w:rFonts w:hAnsi="宋体"/>
          <w:sz w:val="24"/>
        </w:rPr>
        <w:t>Science and Engineering Laboratories Newark, Delaware and Wilmingtion, Delaware, October</w:t>
      </w:r>
      <w:r>
        <w:rPr>
          <w:rFonts w:hint="eastAsia" w:hAnsi="宋体"/>
          <w:sz w:val="24"/>
        </w:rPr>
        <w:t xml:space="preserve"> </w:t>
      </w:r>
      <w:r>
        <w:rPr>
          <w:rFonts w:hAnsi="宋体"/>
          <w:sz w:val="24"/>
        </w:rPr>
        <w:t>1996</w:t>
      </w:r>
    </w:p>
    <w:p>
      <w:pPr>
        <w:widowControl/>
        <w:numPr>
          <w:ilvl w:val="0"/>
          <w:numId w:val="46"/>
        </w:numPr>
        <w:spacing w:line="400" w:lineRule="exact"/>
        <w:ind w:left="539"/>
        <w:jc w:val="left"/>
        <w:rPr>
          <w:rFonts w:hint="eastAsia" w:hAnsi="宋体"/>
          <w:sz w:val="24"/>
        </w:rPr>
      </w:pPr>
      <w:r>
        <w:rPr>
          <w:rFonts w:hAnsi="宋体"/>
          <w:sz w:val="24"/>
        </w:rPr>
        <w:t>B.Bauer, H.Hienz. Relevant features for video-based continuous sign language recognition.Proceedings of the Fourth International Conference on Automatic Face and Gesture</w:t>
      </w:r>
      <w:r>
        <w:rPr>
          <w:rFonts w:hint="eastAsia" w:hAnsi="宋体"/>
          <w:sz w:val="24"/>
        </w:rPr>
        <w:t xml:space="preserve"> </w:t>
      </w:r>
      <w:r>
        <w:rPr>
          <w:rFonts w:hAnsi="宋体"/>
          <w:sz w:val="24"/>
        </w:rPr>
        <w:t>Recognition, 2000</w:t>
      </w:r>
    </w:p>
    <w:p>
      <w:pPr>
        <w:widowControl/>
        <w:numPr>
          <w:ilvl w:val="0"/>
          <w:numId w:val="46"/>
        </w:numPr>
        <w:spacing w:line="400" w:lineRule="exact"/>
        <w:ind w:left="539"/>
        <w:jc w:val="left"/>
        <w:rPr>
          <w:rFonts w:hint="eastAsia" w:hAnsi="宋体"/>
          <w:sz w:val="24"/>
        </w:rPr>
      </w:pPr>
      <w:r>
        <w:rPr>
          <w:rFonts w:hint="eastAsia" w:hAnsi="宋体"/>
          <w:sz w:val="24"/>
        </w:rPr>
        <w:t xml:space="preserve">J.L.Hermamdez,Rebollar,N.Kyriakopoulos,R.W.Lindeman.A New Instrumented Approach For Translating Ameraican Sign Language Into Sound And Text.Six IEEE </w:t>
      </w:r>
      <w:r>
        <w:rPr>
          <w:rFonts w:hAnsi="宋体"/>
          <w:sz w:val="24"/>
        </w:rPr>
        <w:t>Int'I Conf.</w:t>
      </w:r>
      <w:r>
        <w:rPr>
          <w:rFonts w:hint="eastAsia" w:hAnsi="宋体"/>
          <w:sz w:val="24"/>
        </w:rPr>
        <w:t xml:space="preserve">Automatic Face and </w:t>
      </w:r>
      <w:r>
        <w:rPr>
          <w:rFonts w:hAnsi="宋体"/>
          <w:sz w:val="24"/>
        </w:rPr>
        <w:t>Gesture Recognition(FG'04), Korean, 2004</w:t>
      </w:r>
      <w:r>
        <w:rPr>
          <w:rFonts w:hint="eastAsia" w:hAnsi="宋体"/>
          <w:sz w:val="24"/>
        </w:rPr>
        <w:t>.</w:t>
      </w:r>
    </w:p>
    <w:p>
      <w:pPr>
        <w:widowControl/>
        <w:numPr>
          <w:ilvl w:val="0"/>
          <w:numId w:val="46"/>
        </w:numPr>
        <w:spacing w:line="400" w:lineRule="exact"/>
        <w:ind w:left="539"/>
        <w:jc w:val="left"/>
        <w:rPr>
          <w:rFonts w:hint="eastAsia" w:hAnsi="宋体"/>
          <w:sz w:val="24"/>
        </w:rPr>
      </w:pPr>
      <w:r>
        <w:rPr>
          <w:rFonts w:hAnsi="宋体"/>
          <w:sz w:val="24"/>
        </w:rPr>
        <w:t>O.Aran, T.Burger, A.Caplier, L.Akarun. Sequential belief based fusion of manual and</w:t>
      </w:r>
      <w:r>
        <w:rPr>
          <w:rFonts w:hint="eastAsia" w:hAnsi="宋体"/>
          <w:sz w:val="24"/>
        </w:rPr>
        <w:t xml:space="preserve"> </w:t>
      </w:r>
      <w:r>
        <w:rPr>
          <w:rFonts w:hAnsi="宋体"/>
          <w:sz w:val="24"/>
        </w:rPr>
        <w:t>non-manual signs. Gesture Workshop, 2007</w:t>
      </w:r>
    </w:p>
    <w:p>
      <w:pPr>
        <w:widowControl/>
        <w:numPr>
          <w:ilvl w:val="0"/>
          <w:numId w:val="46"/>
        </w:numPr>
        <w:spacing w:line="400" w:lineRule="exact"/>
        <w:ind w:left="539"/>
        <w:jc w:val="left"/>
        <w:rPr>
          <w:rFonts w:hint="eastAsia" w:hAnsi="宋体"/>
          <w:sz w:val="24"/>
        </w:rPr>
      </w:pPr>
      <w:r>
        <w:rPr>
          <w:rFonts w:hint="eastAsia" w:hAnsi="宋体"/>
          <w:sz w:val="24"/>
        </w:rPr>
        <w:t>戴金波.基于视觉信息的图像特征提取算法研究.吉林大学.2013年5月</w:t>
      </w:r>
    </w:p>
    <w:p>
      <w:pPr>
        <w:widowControl/>
        <w:numPr>
          <w:ilvl w:val="0"/>
          <w:numId w:val="46"/>
        </w:numPr>
        <w:spacing w:line="400" w:lineRule="exact"/>
        <w:ind w:left="539"/>
        <w:jc w:val="left"/>
        <w:rPr>
          <w:rFonts w:hint="eastAsia" w:hAnsi="宋体"/>
          <w:sz w:val="24"/>
        </w:rPr>
      </w:pPr>
      <w:r>
        <w:rPr>
          <w:rFonts w:hint="eastAsia" w:hAnsi="宋体"/>
          <w:sz w:val="24"/>
        </w:rPr>
        <w:t>孙启艳.人体寄生虫虫卵识别系统研究与设计.江苏大学.2012年6月</w:t>
      </w:r>
    </w:p>
    <w:p>
      <w:pPr>
        <w:widowControl/>
        <w:numPr>
          <w:ilvl w:val="0"/>
          <w:numId w:val="46"/>
        </w:numPr>
        <w:spacing w:line="400" w:lineRule="exact"/>
        <w:ind w:left="539"/>
        <w:jc w:val="left"/>
        <w:rPr>
          <w:rFonts w:hAnsi="宋体"/>
          <w:sz w:val="24"/>
        </w:rPr>
      </w:pPr>
      <w:r>
        <w:rPr>
          <w:rFonts w:hint="eastAsia" w:hAnsi="宋体"/>
          <w:sz w:val="24"/>
        </w:rPr>
        <w:t>周志峰. 一种正六边形检测方法的研究.应用光学.2012年第33卷1期</w:t>
      </w:r>
    </w:p>
    <w:p>
      <w:pPr>
        <w:widowControl/>
        <w:numPr>
          <w:ilvl w:val="0"/>
          <w:numId w:val="46"/>
        </w:numPr>
        <w:spacing w:line="400" w:lineRule="exact"/>
        <w:ind w:left="539"/>
        <w:jc w:val="left"/>
        <w:rPr>
          <w:rFonts w:hint="eastAsia" w:hAnsi="宋体"/>
          <w:sz w:val="24"/>
        </w:rPr>
      </w:pPr>
      <w:r>
        <w:rPr>
          <w:rFonts w:hint="eastAsia" w:hAnsi="宋体"/>
          <w:sz w:val="24"/>
        </w:rPr>
        <w:t>左玉龙.基于颜色和形状特征的图像检索.山东大学.2012年10月</w:t>
      </w:r>
    </w:p>
    <w:p>
      <w:pPr>
        <w:widowControl/>
        <w:numPr>
          <w:ilvl w:val="0"/>
          <w:numId w:val="46"/>
        </w:numPr>
        <w:spacing w:line="400" w:lineRule="exact"/>
        <w:ind w:left="539"/>
        <w:jc w:val="left"/>
        <w:rPr>
          <w:rFonts w:hint="eastAsia" w:hAnsi="宋体"/>
          <w:sz w:val="24"/>
        </w:rPr>
      </w:pPr>
      <w:r>
        <w:rPr>
          <w:rFonts w:hint="eastAsia" w:hAnsi="宋体"/>
          <w:sz w:val="24"/>
        </w:rPr>
        <w:t>王志瑞，闫彩良.图像特征提取方法的综述,吉首大学学报（自然科学版）.2011年第23卷5期</w:t>
      </w:r>
    </w:p>
    <w:p>
      <w:pPr>
        <w:widowControl/>
        <w:numPr>
          <w:ilvl w:val="0"/>
          <w:numId w:val="46"/>
        </w:numPr>
        <w:spacing w:line="400" w:lineRule="exact"/>
        <w:ind w:left="539"/>
        <w:jc w:val="left"/>
        <w:rPr>
          <w:rFonts w:hint="eastAsia" w:hAnsi="宋体"/>
          <w:sz w:val="24"/>
        </w:rPr>
      </w:pPr>
      <w:r>
        <w:rPr>
          <w:rFonts w:hint="eastAsia" w:hAnsi="宋体"/>
          <w:sz w:val="24"/>
        </w:rPr>
        <w:t>陈健斌.图像特征提取及其相似度的研究和实现.西安电子科技大学.2012年6月</w:t>
      </w:r>
    </w:p>
    <w:p>
      <w:pPr>
        <w:widowControl/>
        <w:numPr>
          <w:ilvl w:val="0"/>
          <w:numId w:val="46"/>
        </w:numPr>
        <w:spacing w:line="400" w:lineRule="exact"/>
        <w:ind w:left="539"/>
        <w:jc w:val="left"/>
        <w:rPr>
          <w:rFonts w:hint="eastAsia" w:hAnsi="宋体"/>
          <w:sz w:val="24"/>
        </w:rPr>
      </w:pPr>
      <w:r>
        <w:rPr>
          <w:rFonts w:hint="eastAsia" w:hAnsi="宋体"/>
          <w:sz w:val="24"/>
        </w:rPr>
        <w:t>周丽莎.基于模板匹配的视觉定位技术研究与应用.大连理工大学.2012年6月</w:t>
      </w:r>
    </w:p>
    <w:p>
      <w:pPr>
        <w:widowControl/>
        <w:numPr>
          <w:ilvl w:val="0"/>
          <w:numId w:val="46"/>
        </w:numPr>
        <w:spacing w:line="400" w:lineRule="exact"/>
        <w:ind w:left="539"/>
        <w:jc w:val="left"/>
        <w:rPr>
          <w:rFonts w:hint="eastAsia" w:hAnsi="宋体"/>
          <w:sz w:val="24"/>
        </w:rPr>
      </w:pPr>
      <w:r>
        <w:rPr>
          <w:rFonts w:hint="eastAsia" w:hAnsi="宋体"/>
          <w:sz w:val="24"/>
        </w:rPr>
        <w:t>刘青.人工神经网络遥感影像分类系统的设计与实现.昆明理工大学.2012年4月</w:t>
      </w:r>
    </w:p>
    <w:p>
      <w:pPr>
        <w:widowControl/>
        <w:numPr>
          <w:ilvl w:val="0"/>
          <w:numId w:val="46"/>
        </w:numPr>
        <w:spacing w:line="400" w:lineRule="exact"/>
        <w:ind w:left="539"/>
        <w:jc w:val="left"/>
        <w:rPr>
          <w:rFonts w:hint="eastAsia" w:hAnsi="宋体"/>
          <w:sz w:val="24"/>
        </w:rPr>
      </w:pPr>
      <w:r>
        <w:rPr>
          <w:rFonts w:hint="eastAsia" w:hAnsi="宋体"/>
          <w:sz w:val="24"/>
        </w:rPr>
        <w:t>苏红刚.基于SVM的中文文本分类系统实现.吉林大学.2012年10月</w:t>
      </w:r>
    </w:p>
    <w:p>
      <w:pPr>
        <w:widowControl/>
        <w:numPr>
          <w:ilvl w:val="0"/>
          <w:numId w:val="46"/>
        </w:numPr>
        <w:spacing w:line="400" w:lineRule="exact"/>
        <w:ind w:left="539"/>
        <w:jc w:val="left"/>
        <w:rPr>
          <w:rFonts w:hint="eastAsia" w:hAnsi="宋体"/>
          <w:sz w:val="24"/>
        </w:rPr>
      </w:pPr>
      <w:r>
        <w:rPr>
          <w:rFonts w:hint="eastAsia" w:hAnsi="宋体"/>
          <w:sz w:val="24"/>
        </w:rPr>
        <w:t>杨健等.基于隐马尔可夫模型的文本分类算法.计算机应用.2010年.9月</w:t>
      </w:r>
    </w:p>
    <w:p>
      <w:pPr>
        <w:widowControl/>
        <w:numPr>
          <w:ilvl w:val="0"/>
          <w:numId w:val="46"/>
        </w:numPr>
        <w:spacing w:line="400" w:lineRule="exact"/>
        <w:ind w:left="539"/>
        <w:jc w:val="left"/>
        <w:rPr>
          <w:rFonts w:hint="eastAsia" w:hAnsi="宋体"/>
          <w:sz w:val="24"/>
        </w:rPr>
      </w:pPr>
      <w:r>
        <w:rPr>
          <w:rFonts w:hint="eastAsia" w:hAnsi="宋体"/>
          <w:sz w:val="24"/>
        </w:rPr>
        <w:t>许杏. 基于隐马尔可夫模型的手势识别研究.华南理工大学.2011年5月</w:t>
      </w:r>
    </w:p>
    <w:p>
      <w:pPr>
        <w:widowControl/>
        <w:numPr>
          <w:ilvl w:val="0"/>
          <w:numId w:val="46"/>
        </w:numPr>
        <w:spacing w:line="400" w:lineRule="exact"/>
        <w:ind w:left="539"/>
        <w:jc w:val="left"/>
        <w:rPr>
          <w:rFonts w:hint="eastAsia" w:hAnsi="宋体"/>
          <w:sz w:val="24"/>
        </w:rPr>
      </w:pPr>
      <w:r>
        <w:rPr>
          <w:rFonts w:hint="eastAsia" w:hAnsi="宋体"/>
          <w:sz w:val="24"/>
        </w:rPr>
        <w:t xml:space="preserve">柯福全. </w:t>
      </w:r>
      <w:bookmarkStart w:id="145" w:name="OLE_LINK17"/>
      <w:bookmarkStart w:id="146" w:name="OLE_LINK18"/>
      <w:r>
        <w:rPr>
          <w:rFonts w:hint="eastAsia" w:hAnsi="宋体"/>
          <w:sz w:val="24"/>
        </w:rPr>
        <w:t>基于视频运动捕捉的肢体康复虚拟现实系统的设计</w:t>
      </w:r>
      <w:bookmarkEnd w:id="145"/>
      <w:bookmarkEnd w:id="146"/>
      <w:r>
        <w:rPr>
          <w:rFonts w:hint="eastAsia" w:hAnsi="宋体"/>
          <w:sz w:val="24"/>
        </w:rPr>
        <w:t xml:space="preserve">.中南大学.2012年5月 </w:t>
      </w:r>
    </w:p>
    <w:p>
      <w:pPr>
        <w:widowControl/>
        <w:numPr>
          <w:ilvl w:val="0"/>
          <w:numId w:val="46"/>
        </w:numPr>
        <w:spacing w:line="400" w:lineRule="exact"/>
        <w:ind w:left="539"/>
        <w:jc w:val="left"/>
        <w:rPr>
          <w:rFonts w:hint="eastAsia" w:hAnsi="宋体"/>
          <w:sz w:val="24"/>
        </w:rPr>
      </w:pPr>
      <w:r>
        <w:rPr>
          <w:rFonts w:hint="eastAsia" w:hAnsi="宋体"/>
          <w:sz w:val="24"/>
        </w:rPr>
        <w:t>侯穆. 基于OPENCV的运动目标检测与跟踪技术研究.西安电子科技大学.2012年1月</w:t>
      </w:r>
    </w:p>
    <w:p>
      <w:pPr>
        <w:widowControl/>
        <w:numPr>
          <w:ilvl w:val="0"/>
          <w:numId w:val="46"/>
        </w:numPr>
        <w:spacing w:line="400" w:lineRule="exact"/>
        <w:ind w:left="539"/>
        <w:jc w:val="left"/>
        <w:rPr>
          <w:rFonts w:hint="eastAsia" w:hAnsi="宋体"/>
          <w:sz w:val="24"/>
        </w:rPr>
      </w:pPr>
      <w:r>
        <w:rPr>
          <w:rFonts w:hint="eastAsia" w:hAnsi="宋体"/>
          <w:sz w:val="24"/>
        </w:rPr>
        <w:t>林小文.论“罗森塔尔效应”在高中思想政治课教学中的运用.山东师范大学.2012年6月</w:t>
      </w:r>
    </w:p>
    <w:p>
      <w:pPr>
        <w:widowControl/>
        <w:numPr>
          <w:ilvl w:val="0"/>
          <w:numId w:val="46"/>
        </w:numPr>
        <w:spacing w:line="400" w:lineRule="exact"/>
        <w:ind w:left="539"/>
        <w:jc w:val="left"/>
        <w:rPr>
          <w:rFonts w:hint="eastAsia" w:hAnsi="宋体"/>
          <w:sz w:val="24"/>
        </w:rPr>
      </w:pPr>
      <w:r>
        <w:fldChar w:fldCharType="begin"/>
      </w:r>
      <w:r>
        <w:instrText xml:space="preserve">HYPERLINK "http://baike.baidu.com/link?url=TEQF35oFO4jfmutMKZwfiaBa87IfROAbPM7OYJb5WOzGuzyQdkDnW-7pL9T4lWWg-PEyUelPSPBnRDhEl5e7FK" </w:instrText>
      </w:r>
      <w:r>
        <w:fldChar w:fldCharType="separate"/>
      </w:r>
      <w:r>
        <w:rPr>
          <w:rFonts w:hAnsi="宋体"/>
          <w:sz w:val="24"/>
        </w:rPr>
        <w:t>http://baike.baidu.com/link?url=TEQF35oFO4jfmutMKZwfiaBa87IfROAbPM7OYJb5WOzGuzyQdkDnW-7pL9T4lWWg-PEyUelPSPBnRDhEl5e7FK</w:t>
      </w:r>
      <w:r>
        <w:fldChar w:fldCharType="end"/>
      </w:r>
    </w:p>
    <w:p>
      <w:pPr>
        <w:widowControl/>
        <w:numPr>
          <w:ilvl w:val="0"/>
          <w:numId w:val="46"/>
        </w:numPr>
        <w:spacing w:line="400" w:lineRule="exact"/>
        <w:ind w:left="539"/>
        <w:jc w:val="left"/>
        <w:rPr>
          <w:rFonts w:hint="eastAsia" w:hAnsi="宋体"/>
          <w:sz w:val="24"/>
        </w:rPr>
      </w:pPr>
      <w:r>
        <w:rPr>
          <w:rFonts w:hint="eastAsia" w:hAnsi="宋体"/>
          <w:sz w:val="24"/>
        </w:rPr>
        <w:t>张立勤.基于学习金字塔理论的初中数学试卷讲评课的研究与实践.上海师范大学.2013年5月</w:t>
      </w:r>
    </w:p>
    <w:p>
      <w:pPr>
        <w:widowControl/>
        <w:numPr>
          <w:ilvl w:val="0"/>
          <w:numId w:val="46"/>
        </w:numPr>
        <w:spacing w:line="400" w:lineRule="exact"/>
        <w:ind w:left="539"/>
        <w:jc w:val="left"/>
        <w:rPr>
          <w:rFonts w:hAnsi="宋体"/>
          <w:sz w:val="24"/>
        </w:rPr>
      </w:pPr>
      <w:r>
        <w:rPr>
          <w:rFonts w:hint="eastAsia" w:hAnsi="宋体"/>
          <w:sz w:val="24"/>
        </w:rPr>
        <w:t>雷刚.人本主义学习理论对教育技术的新启示.中国电化教育.2010年6月</w:t>
      </w:r>
    </w:p>
    <w:p>
      <w:pPr>
        <w:widowControl/>
        <w:numPr>
          <w:ilvl w:val="0"/>
          <w:numId w:val="46"/>
        </w:numPr>
        <w:spacing w:line="400" w:lineRule="exact"/>
        <w:ind w:left="539"/>
        <w:jc w:val="left"/>
        <w:rPr>
          <w:rFonts w:hint="eastAsia" w:hAnsi="宋体"/>
          <w:sz w:val="24"/>
        </w:rPr>
      </w:pPr>
      <w:r>
        <w:rPr>
          <w:rFonts w:hint="eastAsia" w:hAnsi="宋体"/>
          <w:sz w:val="24"/>
        </w:rPr>
        <w:t>杨宝燕.浅谈聋哑儿童学习动机存在的问题、原因及对策.《新课程-中旬》.2011年11月</w:t>
      </w:r>
    </w:p>
    <w:p>
      <w:pPr>
        <w:widowControl/>
        <w:numPr>
          <w:ilvl w:val="0"/>
          <w:numId w:val="46"/>
        </w:numPr>
        <w:spacing w:line="400" w:lineRule="exact"/>
        <w:ind w:left="539"/>
        <w:jc w:val="left"/>
        <w:rPr>
          <w:rFonts w:hint="eastAsia" w:hAnsi="宋体"/>
          <w:sz w:val="24"/>
        </w:rPr>
      </w:pPr>
      <w:r>
        <w:rPr>
          <w:rFonts w:hint="eastAsia" w:hAnsi="宋体"/>
          <w:sz w:val="24"/>
        </w:rPr>
        <w:t>常亚南.基于HMM的动态手势识别.华南理工大学.2012年5月</w:t>
      </w:r>
    </w:p>
    <w:p>
      <w:pPr>
        <w:widowControl/>
        <w:numPr>
          <w:ilvl w:val="0"/>
          <w:numId w:val="46"/>
        </w:numPr>
        <w:spacing w:line="400" w:lineRule="exact"/>
        <w:ind w:left="539"/>
        <w:jc w:val="left"/>
        <w:rPr>
          <w:rFonts w:hint="eastAsia" w:hAnsi="宋体"/>
          <w:sz w:val="24"/>
        </w:rPr>
      </w:pPr>
      <w:r>
        <w:rPr>
          <w:rFonts w:hint="eastAsia" w:hAnsi="宋体"/>
          <w:sz w:val="24"/>
        </w:rPr>
        <w:t>申晓霞，张桦等.基于深度信息和RGB图像的行为识别算法.模式识别与人工智能.2013.08</w:t>
      </w:r>
    </w:p>
    <w:p>
      <w:pPr>
        <w:widowControl/>
        <w:numPr>
          <w:ilvl w:val="0"/>
          <w:numId w:val="46"/>
        </w:numPr>
        <w:spacing w:line="400" w:lineRule="exact"/>
        <w:ind w:left="539"/>
        <w:jc w:val="left"/>
        <w:rPr>
          <w:rFonts w:hAnsi="宋体"/>
          <w:sz w:val="24"/>
        </w:rPr>
      </w:pPr>
      <w:r>
        <w:rPr>
          <w:rFonts w:hAnsi="宋体"/>
          <w:sz w:val="24"/>
        </w:rPr>
        <w:t>Yoon H-S, Soh J, Bae Y.J, et al. Hand gesture recognition using combined features of</w:t>
      </w:r>
      <w:r>
        <w:rPr>
          <w:rFonts w:hint="eastAsia" w:hAnsi="宋体"/>
          <w:sz w:val="24"/>
        </w:rPr>
        <w:t xml:space="preserve"> </w:t>
      </w:r>
      <w:r>
        <w:rPr>
          <w:rFonts w:hAnsi="宋体"/>
          <w:sz w:val="24"/>
        </w:rPr>
        <w:t>location, angle and velocity [J]. Pattern Recognition, 2001, 34(7): 1491-501.</w:t>
      </w:r>
    </w:p>
    <w:p>
      <w:pPr>
        <w:widowControl/>
        <w:numPr>
          <w:ilvl w:val="0"/>
          <w:numId w:val="46"/>
        </w:numPr>
        <w:spacing w:line="400" w:lineRule="exact"/>
        <w:ind w:left="539"/>
        <w:jc w:val="left"/>
        <w:rPr>
          <w:rFonts w:hint="eastAsia" w:hAnsi="宋体"/>
          <w:sz w:val="24"/>
        </w:rPr>
      </w:pPr>
      <w:r>
        <w:rPr>
          <w:rFonts w:hint="eastAsia" w:hAnsi="宋体"/>
          <w:sz w:val="24"/>
        </w:rPr>
        <w:t>南睿.基于单目视觉的手指识别跟踪系统设计.哈尔滨工业大学.2013年6月</w:t>
      </w:r>
    </w:p>
    <w:p>
      <w:pPr>
        <w:widowControl/>
        <w:numPr>
          <w:ilvl w:val="0"/>
          <w:numId w:val="46"/>
        </w:numPr>
        <w:spacing w:line="400" w:lineRule="exact"/>
        <w:ind w:left="539"/>
        <w:jc w:val="left"/>
        <w:rPr>
          <w:rFonts w:hint="eastAsia" w:hAnsi="宋体"/>
          <w:sz w:val="24"/>
        </w:rPr>
      </w:pPr>
      <w:r>
        <w:rPr>
          <w:rFonts w:hAnsi="宋体"/>
          <w:sz w:val="24"/>
        </w:rPr>
        <w:t>http://www.cnblogs.com/tornadomeet/archive/2012/10/18/2728896.html</w:t>
      </w:r>
    </w:p>
    <w:p>
      <w:pPr>
        <w:widowControl/>
        <w:numPr>
          <w:ilvl w:val="0"/>
          <w:numId w:val="46"/>
        </w:numPr>
        <w:spacing w:line="400" w:lineRule="exact"/>
        <w:ind w:left="539"/>
        <w:jc w:val="left"/>
        <w:rPr>
          <w:rFonts w:hint="eastAsia" w:hAnsi="宋体"/>
          <w:sz w:val="24"/>
        </w:rPr>
      </w:pPr>
      <w:r>
        <w:rPr>
          <w:rFonts w:hint="eastAsia" w:hAnsi="宋体"/>
          <w:sz w:val="24"/>
        </w:rPr>
        <w:t>于仕琪，刘瑞祯等.学习OpenCV.清华大学出版社.2009年10月</w:t>
      </w:r>
    </w:p>
    <w:p>
      <w:pPr>
        <w:widowControl/>
        <w:numPr>
          <w:ilvl w:val="0"/>
          <w:numId w:val="46"/>
        </w:numPr>
        <w:spacing w:line="400" w:lineRule="exact"/>
        <w:ind w:left="539"/>
        <w:jc w:val="left"/>
        <w:rPr>
          <w:rFonts w:hint="eastAsia" w:hAnsi="宋体"/>
          <w:sz w:val="24"/>
        </w:rPr>
      </w:pPr>
      <w:r>
        <w:rPr>
          <w:rFonts w:hint="eastAsia" w:hAnsi="宋体"/>
          <w:sz w:val="24"/>
        </w:rPr>
        <w:t>孔新明.基于形状的图像检索算法研究.哈尔滨工业大学.2010年6月</w:t>
      </w:r>
    </w:p>
    <w:p>
      <w:pPr>
        <w:widowControl/>
        <w:numPr>
          <w:ilvl w:val="0"/>
          <w:numId w:val="46"/>
        </w:numPr>
        <w:spacing w:line="400" w:lineRule="exact"/>
        <w:ind w:left="539"/>
        <w:jc w:val="left"/>
        <w:rPr>
          <w:rFonts w:hAnsi="宋体"/>
          <w:sz w:val="24"/>
        </w:rPr>
      </w:pPr>
      <w:r>
        <w:rPr>
          <w:rFonts w:hint="eastAsia" w:hAnsi="宋体"/>
          <w:sz w:val="24"/>
        </w:rPr>
        <w:t>A.B.Poritz.Hidden Markov Models:a guided tour.Proc.of IEEE Int1.Conf.</w:t>
      </w:r>
      <w:r>
        <w:rPr>
          <w:rFonts w:hAnsi="宋体"/>
          <w:sz w:val="24"/>
        </w:rPr>
        <w:t xml:space="preserve"> on Acoustic</w:t>
      </w:r>
    </w:p>
    <w:p>
      <w:pPr>
        <w:widowControl/>
        <w:spacing w:line="400" w:lineRule="exact"/>
        <w:ind w:left="539"/>
        <w:jc w:val="left"/>
        <w:rPr>
          <w:rFonts w:hint="eastAsia" w:hAnsi="宋体"/>
          <w:sz w:val="24"/>
        </w:rPr>
      </w:pPr>
      <w:r>
        <w:rPr>
          <w:rFonts w:hAnsi="宋体"/>
          <w:sz w:val="24"/>
        </w:rPr>
        <w:t>SPeech and Signal Processing.1988</w:t>
      </w:r>
      <w:r>
        <w:rPr>
          <w:rFonts w:hint="eastAsia" w:hAnsi="宋体"/>
          <w:sz w:val="24"/>
        </w:rPr>
        <w:t>.</w:t>
      </w:r>
    </w:p>
    <w:p>
      <w:pPr>
        <w:widowControl/>
        <w:numPr>
          <w:ilvl w:val="0"/>
          <w:numId w:val="46"/>
        </w:numPr>
        <w:spacing w:line="400" w:lineRule="exact"/>
        <w:ind w:left="539"/>
        <w:jc w:val="left"/>
        <w:rPr>
          <w:rFonts w:hAnsi="宋体"/>
          <w:sz w:val="24"/>
        </w:rPr>
      </w:pPr>
      <w:r>
        <w:rPr>
          <w:rFonts w:hAnsi="宋体"/>
          <w:sz w:val="24"/>
        </w:rPr>
        <w:t>Elmezain M, Al-Hamadi A. Gesture Recognition for Alphabets from Hand Motion</w:t>
      </w:r>
    </w:p>
    <w:p>
      <w:pPr>
        <w:widowControl/>
        <w:spacing w:line="400" w:lineRule="exact"/>
        <w:ind w:left="539"/>
        <w:jc w:val="left"/>
        <w:rPr>
          <w:rFonts w:hint="eastAsia" w:hAnsi="宋体"/>
          <w:sz w:val="24"/>
        </w:rPr>
      </w:pPr>
      <w:r>
        <w:rPr>
          <w:rFonts w:hAnsi="宋体"/>
          <w:sz w:val="24"/>
        </w:rPr>
        <w:t>Trajectory Using Hidden Markov Models[A]. IEEE International Symposium on Signal</w:t>
      </w:r>
      <w:r>
        <w:rPr>
          <w:rFonts w:hint="eastAsia" w:hAnsi="宋体"/>
          <w:sz w:val="24"/>
        </w:rPr>
        <w:t xml:space="preserve"> </w:t>
      </w:r>
      <w:r>
        <w:rPr>
          <w:rFonts w:hAnsi="宋体"/>
          <w:sz w:val="24"/>
        </w:rPr>
        <w:t>Processing and Information Technology[C]. USA: IEEE, 2007: 1192-1197</w:t>
      </w:r>
    </w:p>
    <w:p>
      <w:pPr>
        <w:widowControl/>
        <w:numPr>
          <w:ilvl w:val="0"/>
          <w:numId w:val="46"/>
        </w:numPr>
        <w:spacing w:line="400" w:lineRule="exact"/>
        <w:ind w:left="539"/>
        <w:jc w:val="left"/>
        <w:rPr>
          <w:rFonts w:hint="eastAsia" w:hAnsi="宋体"/>
          <w:sz w:val="24"/>
        </w:rPr>
      </w:pPr>
      <w:r>
        <w:rPr>
          <w:rFonts w:hint="eastAsia" w:hAnsi="宋体"/>
          <w:sz w:val="24"/>
        </w:rPr>
        <w:t>许杏.基于隐马尔可夫模型的手势识别研究.华南理工大学.2011年5月</w:t>
      </w:r>
    </w:p>
    <w:p>
      <w:pPr>
        <w:widowControl/>
        <w:numPr>
          <w:ilvl w:val="0"/>
          <w:numId w:val="46"/>
        </w:numPr>
        <w:spacing w:line="400" w:lineRule="exact"/>
        <w:ind w:left="539"/>
        <w:jc w:val="left"/>
        <w:rPr>
          <w:rFonts w:hint="eastAsia" w:hAnsi="宋体"/>
          <w:sz w:val="24"/>
        </w:rPr>
      </w:pPr>
      <w:r>
        <w:rPr>
          <w:rFonts w:hint="eastAsia" w:hAnsi="宋体"/>
          <w:sz w:val="24"/>
        </w:rPr>
        <w:t>江超.实时视频中的手势轨迹识别及应用.广西大学.2012年6月</w:t>
      </w:r>
    </w:p>
    <w:p>
      <w:pPr>
        <w:widowControl/>
        <w:numPr>
          <w:ilvl w:val="0"/>
          <w:numId w:val="46"/>
        </w:numPr>
        <w:spacing w:line="400" w:lineRule="exact"/>
        <w:ind w:left="539"/>
        <w:jc w:val="left"/>
        <w:rPr>
          <w:rFonts w:hint="eastAsia" w:hAnsi="宋体"/>
          <w:sz w:val="24"/>
        </w:rPr>
      </w:pPr>
      <w:r>
        <w:rPr>
          <w:rFonts w:hint="eastAsia" w:hAnsi="宋体"/>
          <w:sz w:val="24"/>
        </w:rPr>
        <w:t>Richard O.Duda,Peter E.Hart,David G.Stork.Pattern Classification.机械工业出版社.2013年10月</w:t>
      </w:r>
    </w:p>
    <w:p>
      <w:pPr>
        <w:widowControl/>
        <w:numPr>
          <w:ilvl w:val="0"/>
          <w:numId w:val="46"/>
        </w:numPr>
        <w:spacing w:line="400" w:lineRule="exact"/>
        <w:ind w:left="539"/>
        <w:jc w:val="left"/>
        <w:rPr>
          <w:rFonts w:hint="eastAsia" w:hAnsi="宋体"/>
          <w:sz w:val="24"/>
        </w:rPr>
      </w:pPr>
      <w:r>
        <w:rPr>
          <w:rFonts w:hint="eastAsia" w:hAnsi="宋体"/>
          <w:sz w:val="24"/>
        </w:rPr>
        <w:t>陈静.基于Kinect的手势识别技术及其在教学中的应用.上海交通大学.2013年1月</w:t>
      </w:r>
    </w:p>
    <w:p>
      <w:pPr>
        <w:widowControl/>
        <w:numPr>
          <w:ilvl w:val="0"/>
          <w:numId w:val="46"/>
        </w:numPr>
        <w:spacing w:line="400" w:lineRule="exact"/>
        <w:ind w:left="539"/>
        <w:jc w:val="left"/>
        <w:rPr>
          <w:rFonts w:hint="eastAsia" w:hAnsi="宋体"/>
          <w:sz w:val="24"/>
        </w:rPr>
      </w:pPr>
      <w:r>
        <w:rPr>
          <w:rFonts w:hint="eastAsia" w:hAnsi="宋体"/>
          <w:sz w:val="24"/>
        </w:rPr>
        <w:t>王园.基于SVM_AdaBoost模型的上市公司退市预警研究.华南理工大学.2013年3月</w:t>
      </w:r>
    </w:p>
    <w:p>
      <w:pPr>
        <w:widowControl/>
        <w:numPr>
          <w:ilvl w:val="0"/>
          <w:numId w:val="46"/>
        </w:numPr>
        <w:spacing w:line="400" w:lineRule="exact"/>
        <w:ind w:left="539"/>
        <w:jc w:val="left"/>
        <w:rPr>
          <w:rFonts w:hint="eastAsia" w:hAnsi="宋体"/>
          <w:sz w:val="24"/>
        </w:rPr>
      </w:pPr>
      <w:r>
        <w:rPr>
          <w:rFonts w:hint="eastAsia" w:hAnsi="宋体"/>
          <w:sz w:val="24"/>
        </w:rPr>
        <w:t>吴迪.基于SVM分类器的分步定位算法研究.哈尔滨工业大学.2010年7月</w:t>
      </w:r>
    </w:p>
    <w:p>
      <w:pPr>
        <w:widowControl/>
        <w:numPr>
          <w:ilvl w:val="0"/>
          <w:numId w:val="46"/>
        </w:numPr>
        <w:spacing w:line="400" w:lineRule="exact"/>
        <w:ind w:left="539"/>
        <w:jc w:val="left"/>
        <w:rPr>
          <w:rFonts w:hint="eastAsia" w:hAnsi="宋体"/>
          <w:sz w:val="24"/>
        </w:rPr>
      </w:pPr>
      <w:r>
        <w:rPr>
          <w:rFonts w:hint="eastAsia" w:hAnsi="宋体"/>
          <w:sz w:val="24"/>
        </w:rPr>
        <w:t>傅智勇.HOG+SVM行人检测算法在DM6437上的实现与优化.华南理工大学.2012年12月</w:t>
      </w:r>
    </w:p>
    <w:p>
      <w:pPr>
        <w:widowControl/>
        <w:numPr>
          <w:ilvl w:val="0"/>
          <w:numId w:val="46"/>
        </w:numPr>
        <w:spacing w:line="400" w:lineRule="exact"/>
        <w:ind w:left="539"/>
        <w:jc w:val="left"/>
        <w:rPr>
          <w:rFonts w:hint="eastAsia" w:hAnsi="宋体"/>
          <w:sz w:val="24"/>
        </w:rPr>
      </w:pPr>
      <w:r>
        <w:rPr>
          <w:rFonts w:hint="eastAsia" w:hAnsi="宋体"/>
          <w:sz w:val="24"/>
        </w:rPr>
        <w:t>李玉朵.基于SVM的人脸表情识别研究.河北工程大学.2012年5月</w:t>
      </w:r>
    </w:p>
    <w:p>
      <w:pPr>
        <w:widowControl/>
        <w:numPr>
          <w:ilvl w:val="0"/>
          <w:numId w:val="46"/>
        </w:numPr>
        <w:spacing w:line="400" w:lineRule="exact"/>
        <w:ind w:left="539"/>
        <w:jc w:val="left"/>
        <w:rPr>
          <w:rFonts w:hint="eastAsia" w:hAnsi="宋体"/>
          <w:sz w:val="24"/>
        </w:rPr>
      </w:pPr>
      <w:r>
        <w:rPr>
          <w:rFonts w:hAnsi="宋体"/>
          <w:sz w:val="24"/>
        </w:rPr>
        <w:t>http://viml.nchc.org.tw/blog/sub_class.php?SUB_ID=1&amp;CLASS_ID=1</w:t>
      </w: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widowControl/>
        <w:spacing w:line="400" w:lineRule="exact"/>
        <w:ind w:left="539"/>
        <w:jc w:val="left"/>
        <w:rPr>
          <w:rFonts w:hint="eastAsia" w:hAnsi="宋体"/>
          <w:sz w:val="24"/>
        </w:rPr>
      </w:pPr>
    </w:p>
    <w:p>
      <w:pPr>
        <w:pStyle w:val="2"/>
        <w:spacing w:line="360" w:lineRule="auto"/>
        <w:ind w:firstLine="720" w:firstLineChars="200"/>
        <w:jc w:val="center"/>
        <w:rPr>
          <w:rFonts w:hint="eastAsia" w:ascii="黑体" w:eastAsia="黑体"/>
          <w:b w:val="0"/>
          <w:sz w:val="36"/>
          <w:szCs w:val="36"/>
        </w:rPr>
      </w:pPr>
      <w:bookmarkStart w:id="147" w:name="_Toc387910699"/>
      <w:r>
        <w:rPr>
          <w:rFonts w:hint="eastAsia" w:ascii="黑体" w:eastAsia="黑体"/>
          <w:b w:val="0"/>
          <w:sz w:val="36"/>
          <w:szCs w:val="36"/>
        </w:rPr>
        <w:t>攻读硕士学位期间发表的论文</w:t>
      </w:r>
      <w:bookmarkEnd w:id="139"/>
      <w:bookmarkEnd w:id="147"/>
    </w:p>
    <w:p>
      <w:pPr>
        <w:pStyle w:val="54"/>
        <w:numPr>
          <w:ilvl w:val="0"/>
          <w:numId w:val="47"/>
        </w:numPr>
        <w:rPr>
          <w:rFonts w:hint="eastAsia"/>
        </w:rPr>
      </w:pPr>
      <w:r>
        <w:rPr>
          <w:rFonts w:hint="eastAsia"/>
        </w:rPr>
        <w:t>朱明茗，景红. 基于Kinect的PPT控制系统的研究. 中国教育信息化. 2013.11</w:t>
      </w:r>
    </w:p>
    <w:p>
      <w:pPr>
        <w:pStyle w:val="54"/>
        <w:rPr>
          <w:rFonts w:hint="eastAsia"/>
        </w:rPr>
      </w:pPr>
      <w:r>
        <w:rPr>
          <w:rFonts w:hint="eastAsia"/>
        </w:rPr>
        <w:t xml:space="preserve">朱明茗，景红. 基于体感技术的手势追踪与识别研究. 计算机系统应用.    </w:t>
      </w:r>
    </w:p>
    <w:p>
      <w:pPr>
        <w:spacing w:beforeLines="0" w:afterLines="0"/>
        <w:jc w:val="left"/>
        <w:rPr>
          <w:rFonts w:hint="default"/>
          <w:sz w:val="24"/>
        </w:rPr>
      </w:pPr>
      <w:r>
        <w:rPr>
          <w:rFonts w:hint="eastAsia"/>
        </w:rPr>
        <w:t>2014.1</w:t>
      </w:r>
      <w:r>
        <w:rPr>
          <w:rFonts w:hint="eastAsia"/>
        </w:rPr>
        <w:fldChar w:fldCharType="begin"/>
      </w:r>
      <w:r>
        <w:rPr>
          <w:rFonts w:hint="eastAsia"/>
          <w:lang w:eastAsia="zh-CN"/>
        </w:rPr>
        <w:instrText xml:space="preserve"> ADDIN NE.Bib</w:instrText>
      </w:r>
      <w:r>
        <w:rPr>
          <w:rFonts w:hint="eastAsia"/>
        </w:rPr>
        <w:fldChar w:fldCharType="separate"/>
      </w:r>
    </w:p>
    <w:p>
      <w:pPr>
        <w:spacing w:beforeLines="0" w:afterLines="0"/>
        <w:jc w:val="center"/>
        <w:rPr>
          <w:rFonts w:hint="default"/>
          <w:sz w:val="24"/>
        </w:rPr>
      </w:pPr>
      <w:r>
        <w:rPr>
          <w:rFonts w:hint="default" w:ascii="Times New Roman" w:hAnsi="Times New Roman" w:eastAsia="Times New Roman"/>
          <w:b/>
          <w:color w:val="000000"/>
          <w:sz w:val="40"/>
        </w:rPr>
        <w:t>References:</w:t>
      </w:r>
    </w:p>
    <w:p>
      <w:pPr>
        <w:spacing w:beforeLines="0" w:afterLines="0"/>
        <w:rPr>
          <w:rFonts w:hint="default"/>
          <w:sz w:val="24"/>
        </w:rPr>
      </w:pPr>
      <w:bookmarkStart w:id="148" w:name="_neb52546EAF_C839_4968_BC15_0D2CC9DBFFD8"/>
      <w:r>
        <w:rPr>
          <w:rFonts w:hint="eastAsia" w:ascii="宋体" w:hAnsi="宋体"/>
          <w:color w:val="000000"/>
          <w:sz w:val="20"/>
        </w:rPr>
        <w:t>王松林</w:t>
      </w:r>
      <w:r>
        <w:rPr>
          <w:rFonts w:hint="default" w:ascii="Times New Roman" w:hAnsi="Times New Roman" w:eastAsia="Times New Roman"/>
          <w:color w:val="000000"/>
          <w:sz w:val="20"/>
        </w:rPr>
        <w:t xml:space="preserve"> (2014). </w:t>
      </w:r>
      <w:r>
        <w:rPr>
          <w:rFonts w:hint="eastAsia" w:ascii="宋体" w:hAnsi="宋体"/>
          <w:color w:val="000000"/>
          <w:sz w:val="20"/>
        </w:rPr>
        <w:t>基于</w:t>
      </w:r>
      <w:r>
        <w:rPr>
          <w:rFonts w:hint="default" w:ascii="Times New Roman" w:hAnsi="Times New Roman" w:eastAsia="Times New Roman"/>
          <w:color w:val="000000"/>
          <w:sz w:val="20"/>
        </w:rPr>
        <w:t>Kinect</w:t>
      </w:r>
      <w:r>
        <w:rPr>
          <w:rFonts w:hint="eastAsia" w:ascii="宋体" w:hAnsi="宋体"/>
          <w:color w:val="000000"/>
          <w:sz w:val="20"/>
        </w:rPr>
        <w:t>的手势识别与机器人控制技术研究</w:t>
      </w:r>
      <w:r>
        <w:rPr>
          <w:rFonts w:hint="default" w:ascii="Times New Roman" w:hAnsi="Times New Roman" w:eastAsia="Times New Roman"/>
          <w:color w:val="000000"/>
          <w:sz w:val="20"/>
        </w:rPr>
        <w:t xml:space="preserve">, </w:t>
      </w:r>
      <w:r>
        <w:rPr>
          <w:rFonts w:hint="eastAsia" w:ascii="宋体" w:hAnsi="宋体"/>
          <w:color w:val="000000"/>
          <w:sz w:val="20"/>
        </w:rPr>
        <w:t>北京交通大学</w:t>
      </w:r>
      <w:r>
        <w:rPr>
          <w:rFonts w:hint="default" w:ascii="Times New Roman" w:hAnsi="Times New Roman" w:eastAsia="Times New Roman"/>
          <w:color w:val="000000"/>
          <w:sz w:val="20"/>
        </w:rPr>
        <w:t xml:space="preserve">. </w:t>
      </w:r>
      <w:r>
        <w:rPr>
          <w:rFonts w:hint="eastAsia" w:ascii="宋体" w:hAnsi="宋体"/>
          <w:b/>
          <w:color w:val="000000"/>
          <w:sz w:val="20"/>
        </w:rPr>
        <w:t>硕士</w:t>
      </w:r>
      <w:r>
        <w:rPr>
          <w:rFonts w:hint="default" w:ascii="Times New Roman" w:hAnsi="Times New Roman" w:eastAsia="Times New Roman"/>
          <w:color w:val="000000"/>
          <w:sz w:val="20"/>
        </w:rPr>
        <w:t>: 82.</w:t>
      </w:r>
      <w:bookmarkEnd w:id="148"/>
    </w:p>
    <w:p>
      <w:pPr>
        <w:spacing w:beforeLines="0" w:afterLines="0"/>
        <w:rPr>
          <w:rFonts w:hint="default"/>
          <w:sz w:val="24"/>
        </w:rPr>
      </w:pPr>
    </w:p>
    <w:p>
      <w:pPr>
        <w:pStyle w:val="54"/>
        <w:numPr>
          <w:ilvl w:val="0"/>
          <w:numId w:val="0"/>
        </w:numPr>
        <w:ind w:left="512" w:leftChars="244" w:firstLine="480" w:firstLineChars="200"/>
        <w:rPr>
          <w:rFonts w:hint="eastAsia"/>
        </w:rPr>
      </w:pPr>
      <w:r>
        <w:rPr>
          <w:rFonts w:hint="eastAsia"/>
        </w:rPr>
        <w:fldChar w:fldCharType="end"/>
      </w:r>
    </w:p>
    <w:sectPr>
      <w:headerReference r:id="rId8" w:type="even"/>
      <w:pgSz w:w="11907" w:h="16840"/>
      <w:pgMar w:top="1418" w:right="1474" w:bottom="1304" w:left="1474" w:header="851" w:footer="992"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Lucida Sans Unicode">
    <w:panose1 w:val="020B0602030504020204"/>
    <w:charset w:val="00"/>
    <w:family w:val="auto"/>
    <w:pitch w:val="default"/>
    <w:sig w:usb0="80001AFF" w:usb1="0000396B" w:usb2="00000000" w:usb3="00000000" w:csb0="200000BF" w:csb1="D7F70000"/>
  </w:font>
  <w:font w:name="方正细等线简体">
    <w:altName w:val="宋体"/>
    <w:panose1 w:val="00000000000000000000"/>
    <w:charset w:val="86"/>
    <w:family w:val="auto"/>
    <w:pitch w:val="default"/>
    <w:sig w:usb0="00000001" w:usb1="080E0000" w:usb2="00000010" w:usb3="00000000" w:csb0="00040000" w:csb1="00000000"/>
  </w:font>
  <w:font w:name="Calibri">
    <w:panose1 w:val="020F0502020204030204"/>
    <w:charset w:val="00"/>
    <w:family w:val="auto"/>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imesNewRoman">
    <w:altName w:val="Segoe Print"/>
    <w:panose1 w:val="000000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TimesNewRoman,Italic">
    <w:altName w:val="Segoe Print"/>
    <w:panose1 w:val="000000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5"/>
    </w:pPr>
    <w:r>
      <w:rPr>
        <w:rFonts w:ascii="Times New Roman" w:hAnsi="Times New Roman" w:eastAsia="宋体" w:cs="Times New Roman"/>
        <w:kern w:val="2"/>
        <w:sz w:val="18"/>
        <w:szCs w:val="18"/>
        <w:lang w:val="en-US" w:eastAsia="zh-CN" w:bidi="ar-SA"/>
      </w:rPr>
      <w:pict>
        <v:line id="Line 5" o:spid="_x0000_s1025" style="position:absolute;left:0;margin-left:0pt;margin-top:5.75pt;height:0.05pt;width:446.25pt;rotation:0f;z-index:251659264;" o:ole="f" fillcolor="#FFFFFF" filled="f" o:preferrelative="t" stroked="t" coordsize="21600,21600">
          <v:fill on="f" color2="#FFFFFF" focus="0%"/>
          <v:stroke weight="3pt" color="#000000" color2="#FFFFFF" linestyle="thinThick" joinstyle="round"/>
          <v:imagedata gain="65536f" blacklevel="0f" gamma="0"/>
          <o:lock v:ext="edit" position="f" selection="f" grouping="f" rotation="f" cropping="f" text="f" aspectratio="f"/>
        </v:lin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6"/>
      <w:ind w:right="120"/>
      <w:jc w:val="right"/>
      <w:rPr>
        <w:rFonts w:hint="eastAsia"/>
      </w:rPr>
    </w:pPr>
    <w:r>
      <w:rPr>
        <w:rFonts w:hint="eastAsia" w:ascii="Times New Roman" w:hAnsi="Times New Roman" w:eastAsia="黑体" w:cs="Times New Roman"/>
        <w:kern w:val="2"/>
        <w:sz w:val="24"/>
        <w:szCs w:val="24"/>
        <w:lang w:val="en-US" w:eastAsia="zh-CN" w:bidi="ar-SA"/>
      </w:rPr>
      <w:pict>
        <v:line id="Line 3" o:spid="_x0000_s1026" style="position:absolute;left:0;margin-left:0.75pt;margin-top:17.6pt;height:0.05pt;width:446.25pt;rotation:0f;z-index:251658240;" o:ole="f" fillcolor="#FFFFFF" filled="f" o:preferrelative="t" stroked="t" coordsize="21600,21600">
          <v:fill on="f" color2="#FFFFFF" focus="0%"/>
          <v:stroke weight="3pt" color="#000000" color2="#FFFFFF" linestyle="thickThin" joinstyle="round"/>
          <v:imagedata gain="65536f" blacklevel="0f" gamma="0"/>
          <o:lock v:ext="edit" position="f" selection="f" grouping="f" rotation="f" cropping="f" text="f" aspectratio="f"/>
        </v:line>
      </w:pict>
    </w:r>
    <w:r>
      <w:rPr>
        <w:rFonts w:hint="eastAsia" w:eastAsia="黑体"/>
        <w:sz w:val="24"/>
        <w:szCs w:val="24"/>
      </w:rPr>
      <w:t>西南交通大学硕士研究生学位论文</w:t>
    </w:r>
    <w:r>
      <w:rPr>
        <w:rFonts w:hint="eastAsia" w:eastAsia="黑体"/>
        <w:b/>
        <w:sz w:val="24"/>
        <w:szCs w:val="24"/>
      </w:rPr>
      <w:t xml:space="preserve">                 </w:t>
    </w:r>
    <w:r>
      <w:rPr>
        <w:rFonts w:hint="eastAsia" w:eastAsia="黑体"/>
        <w:sz w:val="24"/>
        <w:szCs w:val="24"/>
      </w:rPr>
      <w:t>第</w:t>
    </w:r>
    <w:r>
      <w:rPr>
        <w:rStyle w:val="38"/>
        <w:rFonts w:eastAsia="黑体"/>
        <w:sz w:val="24"/>
        <w:szCs w:val="24"/>
      </w:rPr>
      <w:fldChar w:fldCharType="begin"/>
    </w:r>
    <w:r>
      <w:rPr>
        <w:rStyle w:val="38"/>
        <w:rFonts w:eastAsia="黑体"/>
        <w:sz w:val="24"/>
        <w:szCs w:val="24"/>
      </w:rPr>
      <w:instrText xml:space="preserve"> PAGE </w:instrText>
    </w:r>
    <w:r>
      <w:rPr>
        <w:rStyle w:val="38"/>
        <w:rFonts w:eastAsia="黑体"/>
        <w:sz w:val="24"/>
        <w:szCs w:val="24"/>
      </w:rPr>
      <w:fldChar w:fldCharType="separate"/>
    </w:r>
    <w:r>
      <w:rPr>
        <w:rStyle w:val="38"/>
        <w:rFonts w:eastAsia="黑体"/>
        <w:sz w:val="24"/>
        <w:szCs w:val="24"/>
      </w:rPr>
      <w:t>54</w:t>
    </w:r>
    <w:r>
      <w:rPr>
        <w:rStyle w:val="38"/>
        <w:rFonts w:eastAsia="黑体"/>
        <w:sz w:val="24"/>
        <w:szCs w:val="24"/>
      </w:rPr>
      <w:fldChar w:fldCharType="end"/>
    </w:r>
    <w:r>
      <w:rPr>
        <w:rFonts w:hint="eastAsia" w:eastAsia="黑体"/>
        <w:sz w:val="24"/>
        <w:szCs w:val="24"/>
      </w:rPr>
      <w:t>页</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27515496">
    <w:nsid w:val="55162868"/>
    <w:multiLevelType w:val="singleLevel"/>
    <w:tmpl w:val="55162868"/>
    <w:lvl w:ilvl="0" w:tentative="1">
      <w:start w:val="1"/>
      <w:numFmt w:val="decimal"/>
      <w:suff w:val="nothing"/>
      <w:lvlText w:val="（%1）"/>
      <w:lvlJc w:val="left"/>
    </w:lvl>
  </w:abstractNum>
  <w:abstractNum w:abstractNumId="163476766">
    <w:nsid w:val="09BE751E"/>
    <w:multiLevelType w:val="multilevel"/>
    <w:tmpl w:val="09BE751E"/>
    <w:lvl w:ilvl="0" w:tentative="1">
      <w:start w:val="1"/>
      <w:numFmt w:val="decimal"/>
      <w:lvlText w:val="2.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2266614">
    <w:nsid w:val="04E749F6"/>
    <w:multiLevelType w:val="multilevel"/>
    <w:tmpl w:val="04E749F6"/>
    <w:lvl w:ilvl="0" w:tentative="1">
      <w:start w:val="1"/>
      <w:numFmt w:val="decimal"/>
      <w:pStyle w:val="54"/>
      <w:lvlText w:val="[%1]"/>
      <w:lvlJc w:val="left"/>
      <w:pPr>
        <w:tabs>
          <w:tab w:val="left" w:pos="995"/>
        </w:tabs>
        <w:ind w:left="513" w:firstLine="0"/>
      </w:pPr>
      <w:rPr>
        <w:rFonts w:hint="default" w:ascii="Times New Roman" w:hAnsi="Times New Roman" w:eastAsia="宋体"/>
        <w:b w:val="0"/>
        <w:i w:val="0"/>
        <w:sz w:val="24"/>
        <w:szCs w:val="24"/>
      </w:rPr>
    </w:lvl>
    <w:lvl w:ilvl="1" w:tentative="1">
      <w:start w:val="1"/>
      <w:numFmt w:val="lowerLetter"/>
      <w:lvlText w:val="%2)"/>
      <w:lvlJc w:val="left"/>
      <w:pPr>
        <w:tabs>
          <w:tab w:val="left" w:pos="1353"/>
        </w:tabs>
        <w:ind w:left="1353" w:hanging="420"/>
      </w:pPr>
    </w:lvl>
    <w:lvl w:ilvl="2" w:tentative="1">
      <w:start w:val="1"/>
      <w:numFmt w:val="lowerRoman"/>
      <w:lvlText w:val="%3."/>
      <w:lvlJc w:val="right"/>
      <w:pPr>
        <w:tabs>
          <w:tab w:val="left" w:pos="1773"/>
        </w:tabs>
        <w:ind w:left="1773" w:hanging="420"/>
      </w:pPr>
    </w:lvl>
    <w:lvl w:ilvl="3" w:tentative="1">
      <w:start w:val="1"/>
      <w:numFmt w:val="decimal"/>
      <w:lvlText w:val="%4."/>
      <w:lvlJc w:val="left"/>
      <w:pPr>
        <w:tabs>
          <w:tab w:val="left" w:pos="2193"/>
        </w:tabs>
        <w:ind w:left="2193" w:hanging="420"/>
      </w:pPr>
    </w:lvl>
    <w:lvl w:ilvl="4" w:tentative="1">
      <w:start w:val="1"/>
      <w:numFmt w:val="lowerLetter"/>
      <w:lvlText w:val="%5)"/>
      <w:lvlJc w:val="left"/>
      <w:pPr>
        <w:tabs>
          <w:tab w:val="left" w:pos="2613"/>
        </w:tabs>
        <w:ind w:left="2613" w:hanging="420"/>
      </w:pPr>
    </w:lvl>
    <w:lvl w:ilvl="5" w:tentative="1">
      <w:start w:val="1"/>
      <w:numFmt w:val="lowerRoman"/>
      <w:lvlText w:val="%6."/>
      <w:lvlJc w:val="right"/>
      <w:pPr>
        <w:tabs>
          <w:tab w:val="left" w:pos="3033"/>
        </w:tabs>
        <w:ind w:left="3033" w:hanging="420"/>
      </w:pPr>
    </w:lvl>
    <w:lvl w:ilvl="6" w:tentative="1">
      <w:start w:val="1"/>
      <w:numFmt w:val="decimal"/>
      <w:lvlText w:val="%7."/>
      <w:lvlJc w:val="left"/>
      <w:pPr>
        <w:tabs>
          <w:tab w:val="left" w:pos="3453"/>
        </w:tabs>
        <w:ind w:left="3453" w:hanging="420"/>
      </w:pPr>
    </w:lvl>
    <w:lvl w:ilvl="7" w:tentative="1">
      <w:start w:val="1"/>
      <w:numFmt w:val="lowerLetter"/>
      <w:lvlText w:val="%8)"/>
      <w:lvlJc w:val="left"/>
      <w:pPr>
        <w:tabs>
          <w:tab w:val="left" w:pos="3873"/>
        </w:tabs>
        <w:ind w:left="3873" w:hanging="420"/>
      </w:pPr>
    </w:lvl>
    <w:lvl w:ilvl="8" w:tentative="1">
      <w:start w:val="1"/>
      <w:numFmt w:val="lowerRoman"/>
      <w:lvlText w:val="%9."/>
      <w:lvlJc w:val="right"/>
      <w:pPr>
        <w:tabs>
          <w:tab w:val="left" w:pos="4293"/>
        </w:tabs>
        <w:ind w:left="4293" w:hanging="420"/>
      </w:pPr>
    </w:lvl>
  </w:abstractNum>
  <w:abstractNum w:abstractNumId="150563409">
    <w:nsid w:val="08F96A51"/>
    <w:multiLevelType w:val="multilevel"/>
    <w:tmpl w:val="08F96A51"/>
    <w:lvl w:ilvl="0" w:tentative="1">
      <w:start w:val="1"/>
      <w:numFmt w:val="decimal"/>
      <w:pStyle w:val="61"/>
      <w:lvlText w:val="[%1]"/>
      <w:lvlJc w:val="left"/>
      <w:pPr>
        <w:tabs>
          <w:tab w:val="left" w:pos="482"/>
        </w:tabs>
        <w:ind w:left="0" w:firstLine="0"/>
      </w:pPr>
      <w:rPr>
        <w:rFonts w:hint="default" w:ascii="Times New Roman" w:hAnsi="Times New Roman" w:eastAsia="宋体"/>
      </w:rPr>
    </w:lvl>
    <w:lvl w:ilvl="1" w:tentative="1">
      <w:start w:val="1"/>
      <w:numFmt w:val="lowerLetter"/>
      <w:lvlText w:val="%2)"/>
      <w:lvlJc w:val="left"/>
      <w:pPr>
        <w:tabs>
          <w:tab w:val="left" w:pos="1320"/>
        </w:tabs>
        <w:ind w:left="1320" w:hanging="420"/>
      </w:pPr>
    </w:lvl>
    <w:lvl w:ilvl="2" w:tentative="1">
      <w:start w:val="1"/>
      <w:numFmt w:val="lowerRoman"/>
      <w:lvlText w:val="%3."/>
      <w:lvlJc w:val="right"/>
      <w:pPr>
        <w:tabs>
          <w:tab w:val="left" w:pos="1740"/>
        </w:tabs>
        <w:ind w:left="1740" w:hanging="420"/>
      </w:pPr>
    </w:lvl>
    <w:lvl w:ilvl="3" w:tentative="1">
      <w:start w:val="1"/>
      <w:numFmt w:val="decimal"/>
      <w:lvlText w:val="%4."/>
      <w:lvlJc w:val="left"/>
      <w:pPr>
        <w:tabs>
          <w:tab w:val="left" w:pos="2160"/>
        </w:tabs>
        <w:ind w:left="2160" w:hanging="420"/>
      </w:pPr>
    </w:lvl>
    <w:lvl w:ilvl="4" w:tentative="1">
      <w:start w:val="1"/>
      <w:numFmt w:val="lowerLetter"/>
      <w:lvlText w:val="%5)"/>
      <w:lvlJc w:val="left"/>
      <w:pPr>
        <w:tabs>
          <w:tab w:val="left" w:pos="2580"/>
        </w:tabs>
        <w:ind w:left="2580" w:hanging="420"/>
      </w:pPr>
    </w:lvl>
    <w:lvl w:ilvl="5" w:tentative="1">
      <w:start w:val="1"/>
      <w:numFmt w:val="lowerRoman"/>
      <w:lvlText w:val="%6."/>
      <w:lvlJc w:val="right"/>
      <w:pPr>
        <w:tabs>
          <w:tab w:val="left" w:pos="3000"/>
        </w:tabs>
        <w:ind w:left="3000" w:hanging="420"/>
      </w:pPr>
    </w:lvl>
    <w:lvl w:ilvl="6" w:tentative="1">
      <w:start w:val="1"/>
      <w:numFmt w:val="decimal"/>
      <w:lvlText w:val="%7."/>
      <w:lvlJc w:val="left"/>
      <w:pPr>
        <w:tabs>
          <w:tab w:val="left" w:pos="3420"/>
        </w:tabs>
        <w:ind w:left="3420" w:hanging="420"/>
      </w:pPr>
    </w:lvl>
    <w:lvl w:ilvl="7" w:tentative="1">
      <w:start w:val="1"/>
      <w:numFmt w:val="lowerLetter"/>
      <w:lvlText w:val="%8)"/>
      <w:lvlJc w:val="left"/>
      <w:pPr>
        <w:tabs>
          <w:tab w:val="left" w:pos="3840"/>
        </w:tabs>
        <w:ind w:left="3840" w:hanging="420"/>
      </w:pPr>
    </w:lvl>
    <w:lvl w:ilvl="8" w:tentative="1">
      <w:start w:val="1"/>
      <w:numFmt w:val="lowerRoman"/>
      <w:lvlText w:val="%9."/>
      <w:lvlJc w:val="right"/>
      <w:pPr>
        <w:tabs>
          <w:tab w:val="left" w:pos="4260"/>
        </w:tabs>
        <w:ind w:left="4260" w:hanging="420"/>
      </w:pPr>
    </w:lvl>
  </w:abstractNum>
  <w:abstractNum w:abstractNumId="1730496023">
    <w:nsid w:val="67254617"/>
    <w:multiLevelType w:val="multilevel"/>
    <w:tmpl w:val="67254617"/>
    <w:lvl w:ilvl="0" w:tentative="1">
      <w:start w:val="1"/>
      <w:numFmt w:val="decimal"/>
      <w:lvlText w:val="3.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81102313">
    <w:nsid w:val="6A2976E9"/>
    <w:multiLevelType w:val="multilevel"/>
    <w:tmpl w:val="6A2976E9"/>
    <w:lvl w:ilvl="0" w:tentative="1">
      <w:start w:val="1"/>
      <w:numFmt w:val="decimal"/>
      <w:lvlText w:val="（%1）"/>
      <w:lvlJc w:val="left"/>
      <w:pPr>
        <w:ind w:left="1200" w:hanging="720"/>
      </w:pPr>
      <w:rPr>
        <w:rFonts w:hint="default"/>
        <w:color w:val="auto"/>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792552547">
    <w:nsid w:val="6AD82E63"/>
    <w:multiLevelType w:val="multilevel"/>
    <w:tmpl w:val="6AD82E63"/>
    <w:lvl w:ilvl="0" w:tentative="1">
      <w:start w:val="1"/>
      <w:numFmt w:val="decimal"/>
      <w:suff w:val="space"/>
      <w:lvlText w:val="第 %1 章"/>
      <w:lvlJc w:val="center"/>
      <w:pPr>
        <w:ind w:left="0" w:firstLine="0"/>
      </w:pPr>
      <w:rPr>
        <w:b w:val="0"/>
        <w:bCs w:val="0"/>
        <w:i w:val="0"/>
        <w:iCs w:val="0"/>
        <w:caps w:val="0"/>
        <w:smallCaps w:val="0"/>
        <w:strike w:val="0"/>
        <w:dstrike w:val="0"/>
        <w:outline w:val="0"/>
        <w:shadow w:val="0"/>
        <w:spacing w:val="0"/>
        <w:kern w:val="0"/>
        <w:position w:val="0"/>
        <w:u w:val="none"/>
      </w:rPr>
    </w:lvl>
    <w:lvl w:ilvl="1" w:tentative="1">
      <w:start w:val="1"/>
      <w:numFmt w:val="decimal"/>
      <w:pStyle w:val="55"/>
      <w:suff w:val="space"/>
      <w:lvlText w:val="%1.%2 "/>
      <w:lvlJc w:val="left"/>
      <w:pPr>
        <w:ind w:left="0" w:firstLine="0"/>
      </w:pPr>
      <w:rPr>
        <w:rFonts w:hint="default" w:ascii="Times New Roman" w:hAnsi="Times New Roman" w:eastAsia="黑体"/>
        <w:b w:val="0"/>
        <w:i w:val="0"/>
        <w:sz w:val="30"/>
      </w:rPr>
    </w:lvl>
    <w:lvl w:ilvl="2" w:tentative="1">
      <w:start w:val="1"/>
      <w:numFmt w:val="decimal"/>
      <w:suff w:val="space"/>
      <w:lvlText w:val="%1.%2.%3 "/>
      <w:lvlJc w:val="left"/>
      <w:pPr>
        <w:ind w:left="0" w:firstLine="0"/>
      </w:pPr>
      <w:rPr>
        <w:rFonts w:hint="default" w:ascii="Times New Roman" w:hAnsi="Times New Roman"/>
        <w:b w:val="0"/>
        <w:i w:val="0"/>
        <w:sz w:val="28"/>
      </w:rPr>
    </w:lvl>
    <w:lvl w:ilvl="3" w:tentative="1">
      <w:start w:val="1"/>
      <w:numFmt w:val="decimal"/>
      <w:suff w:val="space"/>
      <w:lvlText w:val="%1.%2.%3.%4"/>
      <w:lvlJc w:val="left"/>
      <w:pPr>
        <w:ind w:left="0" w:firstLine="0"/>
      </w:pPr>
      <w:rPr>
        <w:rFonts w:hint="default" w:ascii="Times New Roman" w:hAnsi="Times New Roman" w:eastAsia="黑体"/>
        <w:b w:val="0"/>
        <w:i w:val="0"/>
        <w:sz w:val="24"/>
      </w:rPr>
    </w:lvl>
    <w:lvl w:ilvl="4" w:tentative="1">
      <w:start w:val="1"/>
      <w:numFmt w:val="decimal"/>
      <w:lvlText w:val="%5)"/>
      <w:lvlJc w:val="left"/>
      <w:pPr>
        <w:tabs>
          <w:tab w:val="left" w:pos="288"/>
        </w:tabs>
        <w:ind w:left="288" w:hanging="432"/>
      </w:pPr>
      <w:rPr>
        <w:rFonts w:hint="eastAsia"/>
      </w:rPr>
    </w:lvl>
    <w:lvl w:ilvl="5" w:tentative="1">
      <w:start w:val="1"/>
      <w:numFmt w:val="lowerLetter"/>
      <w:lvlText w:val="%6)"/>
      <w:lvlJc w:val="left"/>
      <w:pPr>
        <w:tabs>
          <w:tab w:val="left" w:pos="432"/>
        </w:tabs>
        <w:ind w:left="432" w:hanging="432"/>
      </w:pPr>
      <w:rPr>
        <w:rFonts w:hint="eastAsia"/>
      </w:rPr>
    </w:lvl>
    <w:lvl w:ilvl="6" w:tentative="1">
      <w:start w:val="1"/>
      <w:numFmt w:val="lowerRoman"/>
      <w:lvlText w:val="%7)"/>
      <w:lvlJc w:val="right"/>
      <w:pPr>
        <w:tabs>
          <w:tab w:val="left" w:pos="576"/>
        </w:tabs>
        <w:ind w:left="576" w:hanging="288"/>
      </w:pPr>
      <w:rPr>
        <w:rFonts w:hint="eastAsia"/>
      </w:rPr>
    </w:lvl>
    <w:lvl w:ilvl="7" w:tentative="1">
      <w:start w:val="1"/>
      <w:numFmt w:val="lowerLetter"/>
      <w:lvlText w:val="%8."/>
      <w:lvlJc w:val="left"/>
      <w:pPr>
        <w:tabs>
          <w:tab w:val="left" w:pos="720"/>
        </w:tabs>
        <w:ind w:left="720" w:hanging="432"/>
      </w:pPr>
      <w:rPr>
        <w:rFonts w:hint="eastAsia"/>
      </w:rPr>
    </w:lvl>
    <w:lvl w:ilvl="8" w:tentative="1">
      <w:start w:val="1"/>
      <w:numFmt w:val="lowerRoman"/>
      <w:lvlText w:val="%9."/>
      <w:lvlJc w:val="right"/>
      <w:pPr>
        <w:tabs>
          <w:tab w:val="left" w:pos="864"/>
        </w:tabs>
        <w:ind w:left="864" w:hanging="144"/>
      </w:pPr>
      <w:rPr>
        <w:rFonts w:hint="eastAsia"/>
      </w:rPr>
    </w:lvl>
  </w:abstractNum>
  <w:abstractNum w:abstractNumId="1873228991">
    <w:nsid w:val="6FA734BF"/>
    <w:multiLevelType w:val="multilevel"/>
    <w:tmpl w:val="6FA734BF"/>
    <w:lvl w:ilvl="0" w:tentative="1">
      <w:start w:val="1"/>
      <w:numFmt w:val="decimal"/>
      <w:lvlText w:val="3.2.%1"/>
      <w:lvlJc w:val="left"/>
      <w:pPr>
        <w:ind w:left="420" w:hanging="420"/>
      </w:pPr>
      <w:rPr>
        <w:rFonts w:hint="eastAsia"/>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77390824">
    <w:nsid w:val="7BD277E8"/>
    <w:multiLevelType w:val="multilevel"/>
    <w:tmpl w:val="7BD277E8"/>
    <w:lvl w:ilvl="0" w:tentative="1">
      <w:start w:val="1"/>
      <w:numFmt w:val="decimal"/>
      <w:pStyle w:val="56"/>
      <w:suff w:val="space"/>
      <w:lvlText w:val="第 %1 章 "/>
      <w:lvlJc w:val="center"/>
      <w:pPr>
        <w:ind w:left="4253" w:firstLine="0"/>
      </w:pPr>
      <w:rPr>
        <w:rFonts w:hint="default" w:ascii="Times New Roman" w:hAnsi="Times New Roman" w:eastAsia="黑体"/>
        <w:b w:val="0"/>
        <w:i w:val="0"/>
        <w:sz w:val="36"/>
        <w:szCs w:val="36"/>
      </w:rPr>
    </w:lvl>
    <w:lvl w:ilvl="1" w:tentative="1">
      <w:start w:val="1"/>
      <w:numFmt w:val="decimal"/>
      <w:suff w:val="space"/>
      <w:lvlText w:val="%1.%2 "/>
      <w:lvlJc w:val="left"/>
      <w:pPr>
        <w:ind w:left="0" w:firstLine="0"/>
      </w:pPr>
      <w:rPr>
        <w:rFonts w:hint="default" w:ascii="Times New Roman" w:hAnsi="Times New Roman" w:eastAsia="黑体"/>
        <w:b w:val="0"/>
        <w:i w:val="0"/>
        <w:color w:val="auto"/>
        <w:sz w:val="30"/>
        <w:szCs w:val="30"/>
      </w:rPr>
    </w:lvl>
    <w:lvl w:ilvl="2" w:tentative="1">
      <w:start w:val="1"/>
      <w:numFmt w:val="decimal"/>
      <w:lvlText w:val="3.4.%3"/>
      <w:lvlJc w:val="left"/>
      <w:pPr>
        <w:ind w:left="0" w:firstLine="0"/>
      </w:pPr>
      <w:rPr>
        <w:rFonts w:hint="eastAsia"/>
        <w:b w:val="0"/>
        <w:i w:val="0"/>
        <w:sz w:val="28"/>
        <w:szCs w:val="28"/>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2125267631">
    <w:nsid w:val="7EAD02AF"/>
    <w:multiLevelType w:val="multilevel"/>
    <w:tmpl w:val="7EAD02AF"/>
    <w:lvl w:ilvl="0" w:tentative="1">
      <w:start w:val="1"/>
      <w:numFmt w:val="decimal"/>
      <w:lvlText w:val="3.%1"/>
      <w:lvlJc w:val="left"/>
      <w:pPr>
        <w:ind w:left="420" w:hanging="420"/>
      </w:pPr>
      <w:rPr>
        <w:rFonts w:hint="default" w:ascii="Times New Roman" w:hAnsi="Times New Roman" w:cs="Times New Roman"/>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2250811">
    <w:nsid w:val="0C0E1A3B"/>
    <w:multiLevelType w:val="multilevel"/>
    <w:tmpl w:val="0C0E1A3B"/>
    <w:lvl w:ilvl="0" w:tentative="1">
      <w:start w:val="1"/>
      <w:numFmt w:val="decimal"/>
      <w:pStyle w:val="59"/>
      <w:lvlText w:val="%1."/>
      <w:lvlJc w:val="left"/>
      <w:pPr>
        <w:tabs>
          <w:tab w:val="left" w:pos="851"/>
        </w:tabs>
        <w:ind w:left="0" w:firstLine="480"/>
      </w:pPr>
      <w:rPr>
        <w:rFonts w:hint="eastAsia"/>
        <w:sz w:val="24"/>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20755807">
    <w:nsid w:val="0D28775F"/>
    <w:multiLevelType w:val="multilevel"/>
    <w:tmpl w:val="0D28775F"/>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25607213">
    <w:nsid w:val="0D727E2D"/>
    <w:multiLevelType w:val="multilevel"/>
    <w:tmpl w:val="0D727E2D"/>
    <w:lvl w:ilvl="0" w:tentative="1">
      <w:start w:val="1"/>
      <w:numFmt w:val="decimal"/>
      <w:lvlText w:val="5.1.%1"/>
      <w:lvlJc w:val="left"/>
      <w:pPr>
        <w:ind w:left="420" w:hanging="420"/>
      </w:pPr>
      <w:rPr>
        <w:rFonts w:hint="default" w:ascii="Times New Roman" w:hAnsi="Times New Roman" w:cs="Times New Roman"/>
        <w:sz w:val="28"/>
        <w:szCs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0955124">
    <w:nsid w:val="161C5374"/>
    <w:multiLevelType w:val="multilevel"/>
    <w:tmpl w:val="161C5374"/>
    <w:lvl w:ilvl="0" w:tentative="1">
      <w:start w:val="1"/>
      <w:numFmt w:val="decimal"/>
      <w:lvlText w:val="5.2.%1"/>
      <w:lvlJc w:val="left"/>
      <w:pPr>
        <w:ind w:left="420" w:hanging="420"/>
      </w:pPr>
      <w:rPr>
        <w:rFonts w:hint="default" w:ascii="Times New Roman" w:hAnsi="Times New Roman" w:cs="Times New Roman"/>
        <w:sz w:val="28"/>
        <w:szCs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5689278">
    <w:nsid w:val="16FD26BE"/>
    <w:multiLevelType w:val="multilevel"/>
    <w:tmpl w:val="16FD26BE"/>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32436714">
    <w:nsid w:val="19C675EA"/>
    <w:multiLevelType w:val="multilevel"/>
    <w:tmpl w:val="19C675EA"/>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44811441">
    <w:nsid w:val="1A8348B1"/>
    <w:multiLevelType w:val="multilevel"/>
    <w:tmpl w:val="1A8348B1"/>
    <w:lvl w:ilvl="0" w:tentative="1">
      <w:start w:val="1"/>
      <w:numFmt w:val="lowerRoman"/>
      <w:lvlText w:val="%1."/>
      <w:lvlJc w:val="righ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75730003">
    <w:nsid w:val="1C5B1053"/>
    <w:multiLevelType w:val="multilevel"/>
    <w:tmpl w:val="1C5B1053"/>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81242450">
    <w:nsid w:val="1CAF2D52"/>
    <w:multiLevelType w:val="multilevel"/>
    <w:tmpl w:val="1CAF2D52"/>
    <w:lvl w:ilvl="0" w:tentative="1">
      <w:start w:val="1"/>
      <w:numFmt w:val="decimal"/>
      <w:pStyle w:val="73"/>
      <w:lvlText w:val="（%1）"/>
      <w:lvlJc w:val="left"/>
      <w:pPr>
        <w:tabs>
          <w:tab w:val="left" w:pos="0"/>
        </w:tabs>
        <w:ind w:left="0" w:hanging="720"/>
      </w:pPr>
      <w:rPr>
        <w:rFonts w:hint="default"/>
      </w:rPr>
    </w:lvl>
    <w:lvl w:ilvl="1" w:tentative="1">
      <w:start w:val="1"/>
      <w:numFmt w:val="lowerLetter"/>
      <w:lvlText w:val="%2)"/>
      <w:lvlJc w:val="left"/>
      <w:pPr>
        <w:tabs>
          <w:tab w:val="left" w:pos="120"/>
        </w:tabs>
        <w:ind w:left="120" w:hanging="420"/>
      </w:pPr>
    </w:lvl>
    <w:lvl w:ilvl="2" w:tentative="1">
      <w:start w:val="1"/>
      <w:numFmt w:val="lowerRoman"/>
      <w:lvlText w:val="%3."/>
      <w:lvlJc w:val="right"/>
      <w:pPr>
        <w:tabs>
          <w:tab w:val="left" w:pos="540"/>
        </w:tabs>
        <w:ind w:left="540" w:hanging="420"/>
      </w:pPr>
    </w:lvl>
    <w:lvl w:ilvl="3" w:tentative="1">
      <w:start w:val="1"/>
      <w:numFmt w:val="decimal"/>
      <w:lvlText w:val="%4."/>
      <w:lvlJc w:val="left"/>
      <w:pPr>
        <w:tabs>
          <w:tab w:val="left" w:pos="960"/>
        </w:tabs>
        <w:ind w:left="960" w:hanging="420"/>
      </w:pPr>
    </w:lvl>
    <w:lvl w:ilvl="4" w:tentative="1">
      <w:start w:val="1"/>
      <w:numFmt w:val="lowerLetter"/>
      <w:lvlText w:val="%5)"/>
      <w:lvlJc w:val="left"/>
      <w:pPr>
        <w:tabs>
          <w:tab w:val="left" w:pos="1380"/>
        </w:tabs>
        <w:ind w:left="1380" w:hanging="420"/>
      </w:pPr>
    </w:lvl>
    <w:lvl w:ilvl="5" w:tentative="1">
      <w:start w:val="1"/>
      <w:numFmt w:val="lowerRoman"/>
      <w:lvlText w:val="%6."/>
      <w:lvlJc w:val="right"/>
      <w:pPr>
        <w:tabs>
          <w:tab w:val="left" w:pos="1800"/>
        </w:tabs>
        <w:ind w:left="1800" w:hanging="420"/>
      </w:pPr>
    </w:lvl>
    <w:lvl w:ilvl="6" w:tentative="1">
      <w:start w:val="1"/>
      <w:numFmt w:val="decimal"/>
      <w:lvlText w:val="%7."/>
      <w:lvlJc w:val="left"/>
      <w:pPr>
        <w:tabs>
          <w:tab w:val="left" w:pos="2220"/>
        </w:tabs>
        <w:ind w:left="2220" w:hanging="420"/>
      </w:pPr>
    </w:lvl>
    <w:lvl w:ilvl="7" w:tentative="1">
      <w:start w:val="1"/>
      <w:numFmt w:val="lowerLetter"/>
      <w:lvlText w:val="%8)"/>
      <w:lvlJc w:val="left"/>
      <w:pPr>
        <w:tabs>
          <w:tab w:val="left" w:pos="2640"/>
        </w:tabs>
        <w:ind w:left="2640" w:hanging="420"/>
      </w:pPr>
    </w:lvl>
    <w:lvl w:ilvl="8" w:tentative="1">
      <w:start w:val="1"/>
      <w:numFmt w:val="lowerRoman"/>
      <w:lvlText w:val="%9."/>
      <w:lvlJc w:val="right"/>
      <w:pPr>
        <w:tabs>
          <w:tab w:val="left" w:pos="3060"/>
        </w:tabs>
        <w:ind w:left="3060" w:hanging="420"/>
      </w:pPr>
    </w:lvl>
  </w:abstractNum>
  <w:abstractNum w:abstractNumId="495731887">
    <w:nsid w:val="1D8C44AF"/>
    <w:multiLevelType w:val="multilevel"/>
    <w:tmpl w:val="1D8C44AF"/>
    <w:lvl w:ilvl="0" w:tentative="1">
      <w:start w:val="1"/>
      <w:numFmt w:val="decimal"/>
      <w:lvlText w:val="（%1）"/>
      <w:lvlJc w:val="left"/>
      <w:pPr>
        <w:ind w:left="1194" w:hanging="720"/>
      </w:pPr>
      <w:rPr>
        <w:rFonts w:hint="default"/>
      </w:rPr>
    </w:lvl>
    <w:lvl w:ilvl="1" w:tentative="1">
      <w:start w:val="1"/>
      <w:numFmt w:val="lowerLetter"/>
      <w:lvlText w:val="%2)"/>
      <w:lvlJc w:val="left"/>
      <w:pPr>
        <w:ind w:left="1314" w:hanging="420"/>
      </w:pPr>
    </w:lvl>
    <w:lvl w:ilvl="2" w:tentative="1">
      <w:start w:val="1"/>
      <w:numFmt w:val="lowerRoman"/>
      <w:lvlText w:val="%3."/>
      <w:lvlJc w:val="right"/>
      <w:pPr>
        <w:ind w:left="1734" w:hanging="420"/>
      </w:pPr>
    </w:lvl>
    <w:lvl w:ilvl="3" w:tentative="1">
      <w:start w:val="1"/>
      <w:numFmt w:val="decimal"/>
      <w:lvlText w:val="%4."/>
      <w:lvlJc w:val="left"/>
      <w:pPr>
        <w:ind w:left="2154" w:hanging="420"/>
      </w:pPr>
    </w:lvl>
    <w:lvl w:ilvl="4" w:tentative="1">
      <w:start w:val="1"/>
      <w:numFmt w:val="lowerLetter"/>
      <w:lvlText w:val="%5)"/>
      <w:lvlJc w:val="left"/>
      <w:pPr>
        <w:ind w:left="2574" w:hanging="420"/>
      </w:pPr>
    </w:lvl>
    <w:lvl w:ilvl="5" w:tentative="1">
      <w:start w:val="1"/>
      <w:numFmt w:val="lowerRoman"/>
      <w:lvlText w:val="%6."/>
      <w:lvlJc w:val="right"/>
      <w:pPr>
        <w:ind w:left="2994" w:hanging="420"/>
      </w:pPr>
    </w:lvl>
    <w:lvl w:ilvl="6" w:tentative="1">
      <w:start w:val="1"/>
      <w:numFmt w:val="decimal"/>
      <w:lvlText w:val="%7."/>
      <w:lvlJc w:val="left"/>
      <w:pPr>
        <w:ind w:left="3414" w:hanging="420"/>
      </w:pPr>
    </w:lvl>
    <w:lvl w:ilvl="7" w:tentative="1">
      <w:start w:val="1"/>
      <w:numFmt w:val="lowerLetter"/>
      <w:lvlText w:val="%8)"/>
      <w:lvlJc w:val="left"/>
      <w:pPr>
        <w:ind w:left="3834" w:hanging="420"/>
      </w:pPr>
    </w:lvl>
    <w:lvl w:ilvl="8" w:tentative="1">
      <w:start w:val="1"/>
      <w:numFmt w:val="lowerRoman"/>
      <w:lvlText w:val="%9."/>
      <w:lvlJc w:val="right"/>
      <w:pPr>
        <w:ind w:left="4254" w:hanging="420"/>
      </w:pPr>
    </w:lvl>
  </w:abstractNum>
  <w:abstractNum w:abstractNumId="538052616">
    <w:nsid w:val="20120808"/>
    <w:multiLevelType w:val="multilevel"/>
    <w:tmpl w:val="20120808"/>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558326400">
    <w:nsid w:val="21476280"/>
    <w:multiLevelType w:val="multilevel"/>
    <w:tmpl w:val="21476280"/>
    <w:lvl w:ilvl="0" w:tentative="1">
      <w:start w:val="1"/>
      <w:numFmt w:val="decimal"/>
      <w:lvlText w:val="(%1)."/>
      <w:lvlJc w:val="left"/>
      <w:pPr>
        <w:ind w:left="960" w:firstLine="0"/>
      </w:pPr>
      <w:rPr>
        <w:rFonts w:hint="eastAsia"/>
      </w:rPr>
    </w:lvl>
    <w:lvl w:ilvl="1" w:tentative="1">
      <w:start w:val="1"/>
      <w:numFmt w:val="decimal"/>
      <w:lvlText w:val="(%2)."/>
      <w:lvlJc w:val="left"/>
      <w:pPr>
        <w:ind w:left="840" w:hanging="420"/>
      </w:pPr>
      <w:rPr>
        <w:rFonts w:hint="eastAsia"/>
        <w:sz w:val="24"/>
        <w:szCs w:val="24"/>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89046398">
    <w:nsid w:val="231C227E"/>
    <w:multiLevelType w:val="multilevel"/>
    <w:tmpl w:val="231C227E"/>
    <w:lvl w:ilvl="0" w:tentative="1">
      <w:start w:val="1"/>
      <w:numFmt w:val="decimal"/>
      <w:lvlText w:val="5.%1"/>
      <w:lvlJc w:val="left"/>
      <w:pPr>
        <w:ind w:left="420" w:hanging="420"/>
      </w:pPr>
      <w:rPr>
        <w:rFonts w:hint="default" w:ascii="Times New Roman" w:hAnsi="Times New Roman" w:cs="Times New Roman"/>
        <w:color w:val="auto"/>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12583206">
    <w:nsid w:val="2A792826"/>
    <w:multiLevelType w:val="multilevel"/>
    <w:tmpl w:val="2A792826"/>
    <w:lvl w:ilvl="0" w:tentative="1">
      <w:start w:val="1"/>
      <w:numFmt w:val="decimal"/>
      <w:lvlText w:val="6.3.%1"/>
      <w:lvlJc w:val="left"/>
      <w:pPr>
        <w:ind w:left="420" w:hanging="420"/>
      </w:pPr>
      <w:rPr>
        <w:rFonts w:hint="default" w:ascii="Times New Roman" w:hAnsi="Times New Roman" w:cs="Times New Roman"/>
        <w:sz w:val="28"/>
        <w:szCs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77917072">
    <w:nsid w:val="2E5E1290"/>
    <w:multiLevelType w:val="multilevel"/>
    <w:tmpl w:val="2E5E1290"/>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43220920">
    <w:nsid w:val="383868B8"/>
    <w:multiLevelType w:val="multilevel"/>
    <w:tmpl w:val="383868B8"/>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030297930">
    <w:nsid w:val="3D69194A"/>
    <w:multiLevelType w:val="multilevel"/>
    <w:tmpl w:val="3D69194A"/>
    <w:lvl w:ilvl="0" w:tentative="1">
      <w:start w:val="1"/>
      <w:numFmt w:val="lowerLetter"/>
      <w:lvlText w:val="(%1)"/>
      <w:lvlJc w:val="left"/>
      <w:pPr>
        <w:ind w:left="4619" w:hanging="2775"/>
      </w:pPr>
      <w:rPr>
        <w:rFonts w:hint="default"/>
      </w:rPr>
    </w:lvl>
    <w:lvl w:ilvl="1" w:tentative="1">
      <w:start w:val="1"/>
      <w:numFmt w:val="lowerLetter"/>
      <w:lvlText w:val="%2)"/>
      <w:lvlJc w:val="left"/>
      <w:pPr>
        <w:ind w:left="2684" w:hanging="420"/>
      </w:pPr>
    </w:lvl>
    <w:lvl w:ilvl="2" w:tentative="1">
      <w:start w:val="1"/>
      <w:numFmt w:val="lowerRoman"/>
      <w:lvlText w:val="%3."/>
      <w:lvlJc w:val="right"/>
      <w:pPr>
        <w:ind w:left="3104" w:hanging="420"/>
      </w:pPr>
    </w:lvl>
    <w:lvl w:ilvl="3" w:tentative="1">
      <w:start w:val="1"/>
      <w:numFmt w:val="decimal"/>
      <w:lvlText w:val="%4."/>
      <w:lvlJc w:val="left"/>
      <w:pPr>
        <w:ind w:left="3524" w:hanging="420"/>
      </w:pPr>
    </w:lvl>
    <w:lvl w:ilvl="4" w:tentative="1">
      <w:start w:val="1"/>
      <w:numFmt w:val="lowerLetter"/>
      <w:lvlText w:val="%5)"/>
      <w:lvlJc w:val="left"/>
      <w:pPr>
        <w:ind w:left="3944" w:hanging="420"/>
      </w:pPr>
    </w:lvl>
    <w:lvl w:ilvl="5" w:tentative="1">
      <w:start w:val="1"/>
      <w:numFmt w:val="lowerRoman"/>
      <w:lvlText w:val="%6."/>
      <w:lvlJc w:val="right"/>
      <w:pPr>
        <w:ind w:left="4364" w:hanging="420"/>
      </w:pPr>
    </w:lvl>
    <w:lvl w:ilvl="6" w:tentative="1">
      <w:start w:val="1"/>
      <w:numFmt w:val="decimal"/>
      <w:lvlText w:val="%7."/>
      <w:lvlJc w:val="left"/>
      <w:pPr>
        <w:ind w:left="4784" w:hanging="420"/>
      </w:pPr>
    </w:lvl>
    <w:lvl w:ilvl="7" w:tentative="1">
      <w:start w:val="1"/>
      <w:numFmt w:val="lowerLetter"/>
      <w:lvlText w:val="%8)"/>
      <w:lvlJc w:val="left"/>
      <w:pPr>
        <w:ind w:left="5204" w:hanging="420"/>
      </w:pPr>
    </w:lvl>
    <w:lvl w:ilvl="8" w:tentative="1">
      <w:start w:val="1"/>
      <w:numFmt w:val="lowerRoman"/>
      <w:lvlText w:val="%9."/>
      <w:lvlJc w:val="right"/>
      <w:pPr>
        <w:ind w:left="5624" w:hanging="420"/>
      </w:pPr>
    </w:lvl>
  </w:abstractNum>
  <w:abstractNum w:abstractNumId="1032151099">
    <w:nsid w:val="3D85603B"/>
    <w:multiLevelType w:val="multilevel"/>
    <w:tmpl w:val="3D85603B"/>
    <w:lvl w:ilvl="0" w:tentative="1">
      <w:start w:val="1"/>
      <w:numFmt w:val="lowerRoman"/>
      <w:lvlText w:val="%1."/>
      <w:lvlJc w:val="right"/>
      <w:pPr>
        <w:ind w:left="90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77820084">
    <w:nsid w:val="403E3AB4"/>
    <w:multiLevelType w:val="multilevel"/>
    <w:tmpl w:val="403E3AB4"/>
    <w:lvl w:ilvl="0" w:tentative="1">
      <w:start w:val="1"/>
      <w:numFmt w:val="decimal"/>
      <w:lvlText w:val="6.%1"/>
      <w:lvlJc w:val="left"/>
      <w:pPr>
        <w:ind w:left="420" w:hanging="420"/>
      </w:pPr>
      <w:rPr>
        <w:rFonts w:hint="default" w:ascii="Times New Roman" w:hAnsi="Times New Roman" w:cs="Times New Roman"/>
        <w:color w:val="auto"/>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95077223">
    <w:nsid w:val="473B6E67"/>
    <w:multiLevelType w:val="multilevel"/>
    <w:tmpl w:val="473B6E67"/>
    <w:lvl w:ilvl="0" w:tentative="1">
      <w:start w:val="1"/>
      <w:numFmt w:val="decimal"/>
      <w:suff w:val="nothing"/>
      <w:lvlText w:val="第 %1 章 "/>
      <w:lvlJc w:val="center"/>
      <w:pPr>
        <w:ind w:left="-74" w:firstLine="0"/>
      </w:pPr>
      <w:rPr>
        <w:rFonts w:hint="eastAsia"/>
      </w:rPr>
    </w:lvl>
    <w:lvl w:ilvl="1" w:tentative="1">
      <w:start w:val="1"/>
      <w:numFmt w:val="none"/>
      <w:pStyle w:val="3"/>
      <w:suff w:val="nothing"/>
      <w:lvlText w:val=""/>
      <w:lvlJc w:val="left"/>
      <w:pPr>
        <w:ind w:left="210" w:firstLine="0"/>
      </w:pPr>
      <w:rPr>
        <w:rFonts w:hint="eastAsia"/>
      </w:rPr>
    </w:lvl>
    <w:lvl w:ilvl="2" w:tentative="1">
      <w:start w:val="1"/>
      <w:numFmt w:val="none"/>
      <w:suff w:val="nothing"/>
      <w:lvlText w:val=""/>
      <w:lvlJc w:val="left"/>
      <w:pPr>
        <w:ind w:left="210" w:firstLine="0"/>
      </w:pPr>
      <w:rPr>
        <w:rFonts w:hint="eastAsia"/>
      </w:rPr>
    </w:lvl>
    <w:lvl w:ilvl="3" w:tentative="1">
      <w:start w:val="1"/>
      <w:numFmt w:val="none"/>
      <w:suff w:val="nothing"/>
      <w:lvlText w:val=""/>
      <w:lvlJc w:val="left"/>
      <w:pPr>
        <w:ind w:left="210" w:firstLine="0"/>
      </w:pPr>
      <w:rPr>
        <w:rFonts w:hint="eastAsia"/>
      </w:rPr>
    </w:lvl>
    <w:lvl w:ilvl="4" w:tentative="1">
      <w:start w:val="1"/>
      <w:numFmt w:val="none"/>
      <w:suff w:val="nothing"/>
      <w:lvlText w:val=""/>
      <w:lvlJc w:val="left"/>
      <w:pPr>
        <w:ind w:left="210" w:firstLine="0"/>
      </w:pPr>
      <w:rPr>
        <w:rFonts w:hint="eastAsia"/>
      </w:rPr>
    </w:lvl>
    <w:lvl w:ilvl="5" w:tentative="1">
      <w:start w:val="1"/>
      <w:numFmt w:val="none"/>
      <w:suff w:val="nothing"/>
      <w:lvlText w:val=""/>
      <w:lvlJc w:val="left"/>
      <w:pPr>
        <w:ind w:left="210" w:firstLine="0"/>
      </w:pPr>
      <w:rPr>
        <w:rFonts w:hint="eastAsia"/>
      </w:rPr>
    </w:lvl>
    <w:lvl w:ilvl="6" w:tentative="1">
      <w:start w:val="1"/>
      <w:numFmt w:val="none"/>
      <w:suff w:val="nothing"/>
      <w:lvlText w:val=""/>
      <w:lvlJc w:val="left"/>
      <w:pPr>
        <w:ind w:left="210" w:firstLine="0"/>
      </w:pPr>
      <w:rPr>
        <w:rFonts w:hint="eastAsia"/>
      </w:rPr>
    </w:lvl>
    <w:lvl w:ilvl="7" w:tentative="1">
      <w:start w:val="1"/>
      <w:numFmt w:val="none"/>
      <w:suff w:val="nothing"/>
      <w:lvlText w:val=""/>
      <w:lvlJc w:val="left"/>
      <w:pPr>
        <w:ind w:left="210" w:firstLine="0"/>
      </w:pPr>
      <w:rPr>
        <w:rFonts w:hint="eastAsia"/>
      </w:rPr>
    </w:lvl>
    <w:lvl w:ilvl="8" w:tentative="1">
      <w:start w:val="1"/>
      <w:numFmt w:val="none"/>
      <w:suff w:val="nothing"/>
      <w:lvlText w:val=""/>
      <w:lvlJc w:val="left"/>
      <w:pPr>
        <w:ind w:left="210" w:firstLine="0"/>
      </w:pPr>
      <w:rPr>
        <w:rFonts w:hint="eastAsia"/>
      </w:rPr>
    </w:lvl>
  </w:abstractNum>
  <w:abstractNum w:abstractNumId="1204559429">
    <w:nsid w:val="47CC1E45"/>
    <w:multiLevelType w:val="multilevel"/>
    <w:tmpl w:val="47CC1E45"/>
    <w:lvl w:ilvl="0" w:tentative="1">
      <w:start w:val="1"/>
      <w:numFmt w:val="decimal"/>
      <w:lvlText w:val="(%1)."/>
      <w:lvlJc w:val="left"/>
      <w:pPr>
        <w:ind w:left="900" w:hanging="420"/>
      </w:pPr>
      <w:rPr>
        <w:rFonts w:hint="eastAsia"/>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242443185">
    <w:nsid w:val="4A0E2DB1"/>
    <w:multiLevelType w:val="multilevel"/>
    <w:tmpl w:val="4A0E2DB1"/>
    <w:lvl w:ilvl="0" w:tentative="1">
      <w:start w:val="1"/>
      <w:numFmt w:val="decimal"/>
      <w:lvlText w:val="(%1)."/>
      <w:lvlJc w:val="left"/>
      <w:pPr>
        <w:ind w:left="90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56477358">
    <w:nsid w:val="4AE452AE"/>
    <w:multiLevelType w:val="multilevel"/>
    <w:tmpl w:val="4AE452AE"/>
    <w:lvl w:ilvl="0" w:tentative="1">
      <w:start w:val="1"/>
      <w:numFmt w:val="decimal"/>
      <w:lvlText w:val="(%1)."/>
      <w:lvlJc w:val="left"/>
      <w:pPr>
        <w:ind w:left="1200" w:hanging="720"/>
      </w:pPr>
      <w:rPr>
        <w:rFonts w:hint="eastAsia"/>
        <w:sz w:val="24"/>
        <w:szCs w:val="24"/>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267813969">
    <w:nsid w:val="4B914E51"/>
    <w:multiLevelType w:val="multilevel"/>
    <w:tmpl w:val="4B914E51"/>
    <w:lvl w:ilvl="0" w:tentative="1">
      <w:start w:val="1"/>
      <w:numFmt w:val="decimal"/>
      <w:lvlText w:val="4.%1"/>
      <w:lvlJc w:val="left"/>
      <w:pPr>
        <w:ind w:left="420" w:hanging="420"/>
      </w:pPr>
      <w:rPr>
        <w:rFonts w:hint="default" w:ascii="Times New Roman" w:hAnsi="Times New Roman" w:cs="Times New Roman"/>
        <w:color w:val="auto"/>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98101273">
    <w:nsid w:val="4D5F7419"/>
    <w:multiLevelType w:val="multilevel"/>
    <w:tmpl w:val="4D5F7419"/>
    <w:lvl w:ilvl="0" w:tentative="1">
      <w:start w:val="1"/>
      <w:numFmt w:val="decimal"/>
      <w:lvlText w:val="6.4.%1"/>
      <w:lvlJc w:val="left"/>
      <w:pPr>
        <w:ind w:left="420" w:hanging="420"/>
      </w:pPr>
      <w:rPr>
        <w:rFonts w:hint="default" w:ascii="Times New Roman" w:hAnsi="Times New Roman" w:cs="Times New Roman"/>
        <w:sz w:val="28"/>
        <w:szCs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03191088">
    <w:nsid w:val="4DAD1E30"/>
    <w:multiLevelType w:val="multilevel"/>
    <w:tmpl w:val="4DAD1E30"/>
    <w:lvl w:ilvl="0" w:tentative="1">
      <w:start w:val="1"/>
      <w:numFmt w:val="decimal"/>
      <w:lvlText w:val="2.%1"/>
      <w:lvlJc w:val="left"/>
      <w:pPr>
        <w:ind w:left="420" w:hanging="420"/>
      </w:pPr>
      <w:rPr>
        <w:rFonts w:hint="eastAsia"/>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23774711">
    <w:nsid w:val="4EE732F7"/>
    <w:multiLevelType w:val="multilevel"/>
    <w:tmpl w:val="4EE732F7"/>
    <w:lvl w:ilvl="0" w:tentative="1">
      <w:start w:val="1"/>
      <w:numFmt w:val="decimal"/>
      <w:lvlText w:val="[%1]"/>
      <w:lvlJc w:val="left"/>
      <w:pPr>
        <w:tabs>
          <w:tab w:val="left" w:pos="540"/>
        </w:tabs>
        <w:ind w:left="5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361467322">
    <w:nsid w:val="512657BA"/>
    <w:multiLevelType w:val="multilevel"/>
    <w:tmpl w:val="512657BA"/>
    <w:lvl w:ilvl="0" w:tentative="1">
      <w:start w:val="1"/>
      <w:numFmt w:val="lowerRoman"/>
      <w:lvlText w:val="%1."/>
      <w:lvlJc w:val="right"/>
      <w:pPr>
        <w:ind w:left="90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46483921">
    <w:nsid w:val="5C2D78D1"/>
    <w:multiLevelType w:val="multilevel"/>
    <w:tmpl w:val="5C2D78D1"/>
    <w:lvl w:ilvl="0" w:tentative="1">
      <w:start w:val="1"/>
      <w:numFmt w:val="decimal"/>
      <w:lvlText w:val="6.1.%1"/>
      <w:lvlJc w:val="left"/>
      <w:pPr>
        <w:ind w:left="420" w:hanging="420"/>
      </w:pPr>
      <w:rPr>
        <w:rFonts w:hint="default" w:ascii="Times New Roman" w:hAnsi="Times New Roman" w:cs="Times New Roman"/>
        <w:sz w:val="28"/>
        <w:szCs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67181790">
    <w:nsid w:val="5D694BDE"/>
    <w:multiLevelType w:val="multilevel"/>
    <w:tmpl w:val="5D694BDE"/>
    <w:lvl w:ilvl="0" w:tentative="1">
      <w:start w:val="1"/>
      <w:numFmt w:val="decimal"/>
      <w:lvlText w:val="4.2.%1"/>
      <w:lvlJc w:val="left"/>
      <w:pPr>
        <w:ind w:left="420" w:hanging="420"/>
      </w:pPr>
      <w:rPr>
        <w:rFonts w:hint="default" w:ascii="Times New Roman" w:hAnsi="Times New Roman" w:cs="Times New Roman"/>
        <w:sz w:val="28"/>
        <w:szCs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09005319">
    <w:nsid w:val="5FE77907"/>
    <w:multiLevelType w:val="multilevel"/>
    <w:tmpl w:val="5FE77907"/>
    <w:lvl w:ilvl="0" w:tentative="1">
      <w:start w:val="1"/>
      <w:numFmt w:val="decimal"/>
      <w:lvlText w:val="第%1章"/>
      <w:lvlJc w:val="left"/>
      <w:pPr>
        <w:ind w:left="1080" w:hanging="108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74184885">
    <w:nsid w:val="63CA08B5"/>
    <w:multiLevelType w:val="multilevel"/>
    <w:tmpl w:val="63CA08B5"/>
    <w:lvl w:ilvl="0" w:tentative="1">
      <w:start w:val="1"/>
      <w:numFmt w:val="lowerRoman"/>
      <w:lvlText w:val="%1."/>
      <w:lvlJc w:val="right"/>
      <w:pPr>
        <w:ind w:left="1200" w:hanging="720"/>
      </w:pPr>
      <w:rPr>
        <w:rFonts w:hint="default"/>
        <w:sz w:val="24"/>
        <w:szCs w:val="24"/>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27547666">
    <w:nsid w:val="5516A612"/>
    <w:multiLevelType w:val="singleLevel"/>
    <w:tmpl w:val="5516A612"/>
    <w:lvl w:ilvl="0" w:tentative="1">
      <w:start w:val="1"/>
      <w:numFmt w:val="decimal"/>
      <w:suff w:val="nothing"/>
      <w:lvlText w:val="%1."/>
      <w:lvlJc w:val="left"/>
    </w:lvl>
  </w:abstractNum>
  <w:abstractNum w:abstractNumId="1427547924">
    <w:nsid w:val="5516A714"/>
    <w:multiLevelType w:val="singleLevel"/>
    <w:tmpl w:val="5516A714"/>
    <w:lvl w:ilvl="0" w:tentative="1">
      <w:start w:val="1"/>
      <w:numFmt w:val="decimal"/>
      <w:suff w:val="nothing"/>
      <w:lvlText w:val="（%1）"/>
      <w:lvlJc w:val="left"/>
    </w:lvl>
  </w:abstractNum>
  <w:abstractNum w:abstractNumId="1427515698">
    <w:nsid w:val="55162932"/>
    <w:multiLevelType w:val="singleLevel"/>
    <w:tmpl w:val="55162932"/>
    <w:lvl w:ilvl="0" w:tentative="1">
      <w:start w:val="1"/>
      <w:numFmt w:val="decimal"/>
      <w:suff w:val="nothing"/>
      <w:lvlText w:val="（%1）"/>
      <w:lvlJc w:val="left"/>
    </w:lvl>
  </w:abstractNum>
  <w:abstractNum w:abstractNumId="1427543734">
    <w:nsid w:val="551696B6"/>
    <w:multiLevelType w:val="singleLevel"/>
    <w:tmpl w:val="551696B6"/>
    <w:lvl w:ilvl="0" w:tentative="1">
      <w:start w:val="3"/>
      <w:numFmt w:val="decimal"/>
      <w:suff w:val="nothing"/>
      <w:lvlText w:val="（%1）"/>
      <w:lvlJc w:val="left"/>
    </w:lvl>
  </w:abstractNum>
  <w:num w:numId="1">
    <w:abstractNumId w:val="1195077223"/>
  </w:num>
  <w:num w:numId="2">
    <w:abstractNumId w:val="82266614"/>
  </w:num>
  <w:num w:numId="3">
    <w:abstractNumId w:val="1792552547"/>
  </w:num>
  <w:num w:numId="4">
    <w:abstractNumId w:val="2077390824"/>
  </w:num>
  <w:num w:numId="5">
    <w:abstractNumId w:val="202250811"/>
  </w:num>
  <w:num w:numId="6">
    <w:abstractNumId w:val="150563409"/>
  </w:num>
  <w:num w:numId="7">
    <w:abstractNumId w:val="481242450"/>
  </w:num>
  <w:num w:numId="8">
    <w:abstractNumId w:val="1609005319"/>
  </w:num>
  <w:num w:numId="9">
    <w:abstractNumId w:val="1303191088"/>
  </w:num>
  <w:num w:numId="10">
    <w:abstractNumId w:val="385689278"/>
  </w:num>
  <w:num w:numId="11">
    <w:abstractNumId w:val="475730003"/>
  </w:num>
  <w:num w:numId="12">
    <w:abstractNumId w:val="777917072"/>
  </w:num>
  <w:num w:numId="13">
    <w:abstractNumId w:val="163476766"/>
  </w:num>
  <w:num w:numId="14">
    <w:abstractNumId w:val="444811441"/>
  </w:num>
  <w:num w:numId="15">
    <w:abstractNumId w:val="1032151099"/>
  </w:num>
  <w:num w:numId="16">
    <w:abstractNumId w:val="2125267631"/>
  </w:num>
  <w:num w:numId="17">
    <w:abstractNumId w:val="1730496023"/>
  </w:num>
  <w:num w:numId="18">
    <w:abstractNumId w:val="1427515496"/>
  </w:num>
  <w:num w:numId="19">
    <w:abstractNumId w:val="1427515698"/>
  </w:num>
  <w:num w:numId="20">
    <w:abstractNumId w:val="1873228991"/>
  </w:num>
  <w:num w:numId="21">
    <w:abstractNumId w:val="1427543734"/>
  </w:num>
  <w:num w:numId="22">
    <w:abstractNumId w:val="1427547666"/>
  </w:num>
  <w:num w:numId="23">
    <w:abstractNumId w:val="1427547924"/>
  </w:num>
  <w:num w:numId="24">
    <w:abstractNumId w:val="1267813969"/>
  </w:num>
  <w:num w:numId="25">
    <w:abstractNumId w:val="432436714"/>
  </w:num>
  <w:num w:numId="26">
    <w:abstractNumId w:val="1567181790"/>
  </w:num>
  <w:num w:numId="27">
    <w:abstractNumId w:val="1242443185"/>
  </w:num>
  <w:num w:numId="28">
    <w:abstractNumId w:val="1030297930"/>
  </w:num>
  <w:num w:numId="29">
    <w:abstractNumId w:val="1361467322"/>
  </w:num>
  <w:num w:numId="30">
    <w:abstractNumId w:val="589046398"/>
  </w:num>
  <w:num w:numId="31">
    <w:abstractNumId w:val="225607213"/>
  </w:num>
  <w:num w:numId="32">
    <w:abstractNumId w:val="220755807"/>
  </w:num>
  <w:num w:numId="33">
    <w:abstractNumId w:val="538052616"/>
  </w:num>
  <w:num w:numId="34">
    <w:abstractNumId w:val="370955124"/>
  </w:num>
  <w:num w:numId="35">
    <w:abstractNumId w:val="1204559429"/>
  </w:num>
  <w:num w:numId="36">
    <w:abstractNumId w:val="943220920"/>
  </w:num>
  <w:num w:numId="37">
    <w:abstractNumId w:val="495731887"/>
  </w:num>
  <w:num w:numId="38">
    <w:abstractNumId w:val="1256477358"/>
  </w:num>
  <w:num w:numId="39">
    <w:abstractNumId w:val="1674184885"/>
  </w:num>
  <w:num w:numId="40">
    <w:abstractNumId w:val="1781102313"/>
  </w:num>
  <w:num w:numId="41">
    <w:abstractNumId w:val="1077820084"/>
  </w:num>
  <w:num w:numId="42">
    <w:abstractNumId w:val="1546483921"/>
  </w:num>
  <w:num w:numId="43">
    <w:abstractNumId w:val="712583206"/>
  </w:num>
  <w:num w:numId="44">
    <w:abstractNumId w:val="1298101273"/>
  </w:num>
  <w:num w:numId="45">
    <w:abstractNumId w:val="558326400"/>
  </w:num>
  <w:num w:numId="46">
    <w:abstractNumId w:val="1323774711"/>
  </w:num>
  <w:num w:numId="47">
    <w:abstractNumId w:val="822666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docVars>
    <w:docVar w:name="NE.Ref{1840C460-CB8A-4340-87A4-ABA73BF7B8D3}" w:val=" ADDIN NE.Ref.{1840C460-CB8A-4340-87A4-ABA73BF7B8D3}&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06232&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10;"/>
    <w:docVar w:name="ne_docsoft" w:val="MSWord"/>
    <w:docVar w:name="ne_docversion" w:val="NoteExpress 2.0"/>
    <w:docVar w:name="ne_stylename" w:val="Author-Date(multilingual)"/>
  </w:docVars>
  <w:rsids>
    <w:rsidRoot w:val="00172A27"/>
    <w:rsid w:val="0000026E"/>
    <w:rsid w:val="000006EE"/>
    <w:rsid w:val="00000813"/>
    <w:rsid w:val="000009E0"/>
    <w:rsid w:val="00000A55"/>
    <w:rsid w:val="00000A88"/>
    <w:rsid w:val="0000107D"/>
    <w:rsid w:val="000015D9"/>
    <w:rsid w:val="00001924"/>
    <w:rsid w:val="00001E6A"/>
    <w:rsid w:val="00001E8C"/>
    <w:rsid w:val="000020F3"/>
    <w:rsid w:val="000021F8"/>
    <w:rsid w:val="000026B3"/>
    <w:rsid w:val="00002B57"/>
    <w:rsid w:val="000033A6"/>
    <w:rsid w:val="000037BA"/>
    <w:rsid w:val="00003D89"/>
    <w:rsid w:val="00004786"/>
    <w:rsid w:val="00004D77"/>
    <w:rsid w:val="0000598E"/>
    <w:rsid w:val="000059A3"/>
    <w:rsid w:val="00005ABB"/>
    <w:rsid w:val="00005B19"/>
    <w:rsid w:val="00005C5E"/>
    <w:rsid w:val="00005D68"/>
    <w:rsid w:val="00005EEC"/>
    <w:rsid w:val="000061E6"/>
    <w:rsid w:val="00006245"/>
    <w:rsid w:val="00006252"/>
    <w:rsid w:val="0000673F"/>
    <w:rsid w:val="000068B1"/>
    <w:rsid w:val="00006B96"/>
    <w:rsid w:val="00006E11"/>
    <w:rsid w:val="00006E96"/>
    <w:rsid w:val="00007044"/>
    <w:rsid w:val="00007241"/>
    <w:rsid w:val="00007346"/>
    <w:rsid w:val="00007753"/>
    <w:rsid w:val="0000793C"/>
    <w:rsid w:val="000079CB"/>
    <w:rsid w:val="000079FD"/>
    <w:rsid w:val="00007A40"/>
    <w:rsid w:val="00007B08"/>
    <w:rsid w:val="00007BD1"/>
    <w:rsid w:val="0001029F"/>
    <w:rsid w:val="000102F8"/>
    <w:rsid w:val="00010483"/>
    <w:rsid w:val="000105B9"/>
    <w:rsid w:val="000108E7"/>
    <w:rsid w:val="00010C22"/>
    <w:rsid w:val="00010E71"/>
    <w:rsid w:val="000110F3"/>
    <w:rsid w:val="00011246"/>
    <w:rsid w:val="00011350"/>
    <w:rsid w:val="00011686"/>
    <w:rsid w:val="000116FE"/>
    <w:rsid w:val="000117CE"/>
    <w:rsid w:val="00011C2A"/>
    <w:rsid w:val="00011DEE"/>
    <w:rsid w:val="00011E88"/>
    <w:rsid w:val="00011F91"/>
    <w:rsid w:val="000122BF"/>
    <w:rsid w:val="00012340"/>
    <w:rsid w:val="000126AF"/>
    <w:rsid w:val="000127AD"/>
    <w:rsid w:val="00012898"/>
    <w:rsid w:val="0001289B"/>
    <w:rsid w:val="00012940"/>
    <w:rsid w:val="00012E0B"/>
    <w:rsid w:val="0001309D"/>
    <w:rsid w:val="000130D6"/>
    <w:rsid w:val="00013252"/>
    <w:rsid w:val="000138A4"/>
    <w:rsid w:val="00013DEC"/>
    <w:rsid w:val="00013F16"/>
    <w:rsid w:val="0001478A"/>
    <w:rsid w:val="000148BD"/>
    <w:rsid w:val="00014932"/>
    <w:rsid w:val="0001503B"/>
    <w:rsid w:val="0001516F"/>
    <w:rsid w:val="00015394"/>
    <w:rsid w:val="00015954"/>
    <w:rsid w:val="00015BC9"/>
    <w:rsid w:val="00015C6F"/>
    <w:rsid w:val="00015ECD"/>
    <w:rsid w:val="00015F84"/>
    <w:rsid w:val="0001699E"/>
    <w:rsid w:val="000169CA"/>
    <w:rsid w:val="00016B6D"/>
    <w:rsid w:val="00016C7F"/>
    <w:rsid w:val="00016FB1"/>
    <w:rsid w:val="00017096"/>
    <w:rsid w:val="00017168"/>
    <w:rsid w:val="00017259"/>
    <w:rsid w:val="0001743F"/>
    <w:rsid w:val="00017E75"/>
    <w:rsid w:val="00017F81"/>
    <w:rsid w:val="00017FA6"/>
    <w:rsid w:val="000200D0"/>
    <w:rsid w:val="000200D5"/>
    <w:rsid w:val="000200F9"/>
    <w:rsid w:val="0002019C"/>
    <w:rsid w:val="0002029D"/>
    <w:rsid w:val="0002053E"/>
    <w:rsid w:val="00020A41"/>
    <w:rsid w:val="00020EBF"/>
    <w:rsid w:val="00020F5A"/>
    <w:rsid w:val="00021295"/>
    <w:rsid w:val="000212A4"/>
    <w:rsid w:val="000216C8"/>
    <w:rsid w:val="00021B5E"/>
    <w:rsid w:val="00021D09"/>
    <w:rsid w:val="0002221E"/>
    <w:rsid w:val="000226BD"/>
    <w:rsid w:val="00022A49"/>
    <w:rsid w:val="00022A79"/>
    <w:rsid w:val="00022FF6"/>
    <w:rsid w:val="000230BD"/>
    <w:rsid w:val="0002311A"/>
    <w:rsid w:val="0002318E"/>
    <w:rsid w:val="000231C0"/>
    <w:rsid w:val="000231F3"/>
    <w:rsid w:val="00023207"/>
    <w:rsid w:val="0002329C"/>
    <w:rsid w:val="000233E0"/>
    <w:rsid w:val="0002340C"/>
    <w:rsid w:val="00023736"/>
    <w:rsid w:val="0002391C"/>
    <w:rsid w:val="00023972"/>
    <w:rsid w:val="00023998"/>
    <w:rsid w:val="00023F45"/>
    <w:rsid w:val="0002415D"/>
    <w:rsid w:val="000241B6"/>
    <w:rsid w:val="00024DB1"/>
    <w:rsid w:val="000250A9"/>
    <w:rsid w:val="0002514D"/>
    <w:rsid w:val="000251BF"/>
    <w:rsid w:val="000252C3"/>
    <w:rsid w:val="000256E6"/>
    <w:rsid w:val="00025A56"/>
    <w:rsid w:val="00025B22"/>
    <w:rsid w:val="00025C08"/>
    <w:rsid w:val="00025CA7"/>
    <w:rsid w:val="00025DD7"/>
    <w:rsid w:val="00025EF9"/>
    <w:rsid w:val="00026148"/>
    <w:rsid w:val="00026400"/>
    <w:rsid w:val="00026756"/>
    <w:rsid w:val="00026B07"/>
    <w:rsid w:val="0002715F"/>
    <w:rsid w:val="00027332"/>
    <w:rsid w:val="0002736E"/>
    <w:rsid w:val="000275AE"/>
    <w:rsid w:val="00027BAE"/>
    <w:rsid w:val="00027C2B"/>
    <w:rsid w:val="00027DAF"/>
    <w:rsid w:val="00027E7E"/>
    <w:rsid w:val="00027E8D"/>
    <w:rsid w:val="00027F5F"/>
    <w:rsid w:val="0003020F"/>
    <w:rsid w:val="0003090F"/>
    <w:rsid w:val="00030B10"/>
    <w:rsid w:val="00030B25"/>
    <w:rsid w:val="00030D39"/>
    <w:rsid w:val="0003108E"/>
    <w:rsid w:val="000313FA"/>
    <w:rsid w:val="00031496"/>
    <w:rsid w:val="000317C0"/>
    <w:rsid w:val="0003198C"/>
    <w:rsid w:val="00031A5D"/>
    <w:rsid w:val="00031B93"/>
    <w:rsid w:val="00031EEE"/>
    <w:rsid w:val="00032165"/>
    <w:rsid w:val="0003280C"/>
    <w:rsid w:val="0003291C"/>
    <w:rsid w:val="00032967"/>
    <w:rsid w:val="00032AB3"/>
    <w:rsid w:val="00032CAA"/>
    <w:rsid w:val="00032E85"/>
    <w:rsid w:val="000331BF"/>
    <w:rsid w:val="000331FC"/>
    <w:rsid w:val="00033F6D"/>
    <w:rsid w:val="00034807"/>
    <w:rsid w:val="00034A30"/>
    <w:rsid w:val="00034AE0"/>
    <w:rsid w:val="00034CB2"/>
    <w:rsid w:val="00034DFB"/>
    <w:rsid w:val="00034E2B"/>
    <w:rsid w:val="00035080"/>
    <w:rsid w:val="00035343"/>
    <w:rsid w:val="0003542D"/>
    <w:rsid w:val="000359B1"/>
    <w:rsid w:val="00035C19"/>
    <w:rsid w:val="00035DA2"/>
    <w:rsid w:val="00036168"/>
    <w:rsid w:val="000361DE"/>
    <w:rsid w:val="00036353"/>
    <w:rsid w:val="000363C4"/>
    <w:rsid w:val="0003643A"/>
    <w:rsid w:val="000368E1"/>
    <w:rsid w:val="00036A48"/>
    <w:rsid w:val="00036A49"/>
    <w:rsid w:val="0003791C"/>
    <w:rsid w:val="00037A5D"/>
    <w:rsid w:val="00037DFA"/>
    <w:rsid w:val="00037E18"/>
    <w:rsid w:val="000405B9"/>
    <w:rsid w:val="000407AB"/>
    <w:rsid w:val="00040812"/>
    <w:rsid w:val="00040D75"/>
    <w:rsid w:val="00041574"/>
    <w:rsid w:val="000418CC"/>
    <w:rsid w:val="00041DCE"/>
    <w:rsid w:val="00041F34"/>
    <w:rsid w:val="000420A1"/>
    <w:rsid w:val="000420EC"/>
    <w:rsid w:val="000421A8"/>
    <w:rsid w:val="00042360"/>
    <w:rsid w:val="000425B4"/>
    <w:rsid w:val="00042685"/>
    <w:rsid w:val="000427F1"/>
    <w:rsid w:val="00042862"/>
    <w:rsid w:val="000431BB"/>
    <w:rsid w:val="000431FD"/>
    <w:rsid w:val="00043487"/>
    <w:rsid w:val="00043B86"/>
    <w:rsid w:val="00043CD8"/>
    <w:rsid w:val="00044175"/>
    <w:rsid w:val="0004438A"/>
    <w:rsid w:val="000447BA"/>
    <w:rsid w:val="000449C1"/>
    <w:rsid w:val="00044B8E"/>
    <w:rsid w:val="00044DCC"/>
    <w:rsid w:val="00044DEC"/>
    <w:rsid w:val="00044E07"/>
    <w:rsid w:val="00044EBD"/>
    <w:rsid w:val="00044F02"/>
    <w:rsid w:val="0004518B"/>
    <w:rsid w:val="00045218"/>
    <w:rsid w:val="0004521D"/>
    <w:rsid w:val="000452B7"/>
    <w:rsid w:val="00045435"/>
    <w:rsid w:val="000456CB"/>
    <w:rsid w:val="00045B1B"/>
    <w:rsid w:val="00045FC2"/>
    <w:rsid w:val="00046011"/>
    <w:rsid w:val="00046171"/>
    <w:rsid w:val="0004650D"/>
    <w:rsid w:val="000468B5"/>
    <w:rsid w:val="000468EC"/>
    <w:rsid w:val="000469E2"/>
    <w:rsid w:val="00046E3B"/>
    <w:rsid w:val="00046ED2"/>
    <w:rsid w:val="000471F3"/>
    <w:rsid w:val="00047B08"/>
    <w:rsid w:val="00047C5A"/>
    <w:rsid w:val="00047DF5"/>
    <w:rsid w:val="00047EC6"/>
    <w:rsid w:val="00047F38"/>
    <w:rsid w:val="00047F43"/>
    <w:rsid w:val="00047F76"/>
    <w:rsid w:val="00050686"/>
    <w:rsid w:val="0005085B"/>
    <w:rsid w:val="00050A44"/>
    <w:rsid w:val="00050A52"/>
    <w:rsid w:val="00050D3C"/>
    <w:rsid w:val="000512D9"/>
    <w:rsid w:val="00051865"/>
    <w:rsid w:val="000518F5"/>
    <w:rsid w:val="00051D00"/>
    <w:rsid w:val="00051F94"/>
    <w:rsid w:val="000521B2"/>
    <w:rsid w:val="00052221"/>
    <w:rsid w:val="00052480"/>
    <w:rsid w:val="0005299D"/>
    <w:rsid w:val="00052DD6"/>
    <w:rsid w:val="00053061"/>
    <w:rsid w:val="00053085"/>
    <w:rsid w:val="00053271"/>
    <w:rsid w:val="000533CB"/>
    <w:rsid w:val="000534BD"/>
    <w:rsid w:val="000534DA"/>
    <w:rsid w:val="0005353E"/>
    <w:rsid w:val="00053A9F"/>
    <w:rsid w:val="0005401A"/>
    <w:rsid w:val="000541C9"/>
    <w:rsid w:val="000548A6"/>
    <w:rsid w:val="0005490E"/>
    <w:rsid w:val="00054F2B"/>
    <w:rsid w:val="000552AF"/>
    <w:rsid w:val="00055424"/>
    <w:rsid w:val="000556F0"/>
    <w:rsid w:val="0005594A"/>
    <w:rsid w:val="00055AF3"/>
    <w:rsid w:val="00055C24"/>
    <w:rsid w:val="00055D56"/>
    <w:rsid w:val="00055EB7"/>
    <w:rsid w:val="000562BE"/>
    <w:rsid w:val="0005659C"/>
    <w:rsid w:val="000567D3"/>
    <w:rsid w:val="00056939"/>
    <w:rsid w:val="000569CB"/>
    <w:rsid w:val="00056BB3"/>
    <w:rsid w:val="00056D44"/>
    <w:rsid w:val="00056E86"/>
    <w:rsid w:val="00056F03"/>
    <w:rsid w:val="0005703E"/>
    <w:rsid w:val="0005735E"/>
    <w:rsid w:val="000573D0"/>
    <w:rsid w:val="00057685"/>
    <w:rsid w:val="00057A30"/>
    <w:rsid w:val="00057AB0"/>
    <w:rsid w:val="00057C03"/>
    <w:rsid w:val="00057E8F"/>
    <w:rsid w:val="0006005A"/>
    <w:rsid w:val="000600A6"/>
    <w:rsid w:val="00060211"/>
    <w:rsid w:val="0006031D"/>
    <w:rsid w:val="0006062F"/>
    <w:rsid w:val="0006074C"/>
    <w:rsid w:val="00060974"/>
    <w:rsid w:val="00060B09"/>
    <w:rsid w:val="00060C54"/>
    <w:rsid w:val="00060FAC"/>
    <w:rsid w:val="0006140E"/>
    <w:rsid w:val="00061E28"/>
    <w:rsid w:val="0006234C"/>
    <w:rsid w:val="00062475"/>
    <w:rsid w:val="00062578"/>
    <w:rsid w:val="00062858"/>
    <w:rsid w:val="00062AB4"/>
    <w:rsid w:val="00062B31"/>
    <w:rsid w:val="0006307B"/>
    <w:rsid w:val="00063162"/>
    <w:rsid w:val="0006320A"/>
    <w:rsid w:val="000634E7"/>
    <w:rsid w:val="00063781"/>
    <w:rsid w:val="000638D6"/>
    <w:rsid w:val="00063A46"/>
    <w:rsid w:val="00063C27"/>
    <w:rsid w:val="00063C4C"/>
    <w:rsid w:val="00063D50"/>
    <w:rsid w:val="00063E04"/>
    <w:rsid w:val="00064275"/>
    <w:rsid w:val="000642CF"/>
    <w:rsid w:val="000643FF"/>
    <w:rsid w:val="00064554"/>
    <w:rsid w:val="00064C6D"/>
    <w:rsid w:val="00064EB2"/>
    <w:rsid w:val="000651CD"/>
    <w:rsid w:val="00065358"/>
    <w:rsid w:val="00065432"/>
    <w:rsid w:val="00065676"/>
    <w:rsid w:val="00065695"/>
    <w:rsid w:val="000656F5"/>
    <w:rsid w:val="00065738"/>
    <w:rsid w:val="00065AD7"/>
    <w:rsid w:val="000660C4"/>
    <w:rsid w:val="000660CD"/>
    <w:rsid w:val="00066187"/>
    <w:rsid w:val="000663C4"/>
    <w:rsid w:val="0006647C"/>
    <w:rsid w:val="000669F5"/>
    <w:rsid w:val="00066DAF"/>
    <w:rsid w:val="0006705F"/>
    <w:rsid w:val="00067164"/>
    <w:rsid w:val="00067416"/>
    <w:rsid w:val="000674A4"/>
    <w:rsid w:val="000677E4"/>
    <w:rsid w:val="00067D75"/>
    <w:rsid w:val="00070290"/>
    <w:rsid w:val="00070342"/>
    <w:rsid w:val="000703E4"/>
    <w:rsid w:val="000705E9"/>
    <w:rsid w:val="000707C3"/>
    <w:rsid w:val="0007131D"/>
    <w:rsid w:val="0007187A"/>
    <w:rsid w:val="000718FB"/>
    <w:rsid w:val="00071CC6"/>
    <w:rsid w:val="000725C9"/>
    <w:rsid w:val="000729DB"/>
    <w:rsid w:val="00072BD6"/>
    <w:rsid w:val="00072EAD"/>
    <w:rsid w:val="00072FB8"/>
    <w:rsid w:val="0007322D"/>
    <w:rsid w:val="00073303"/>
    <w:rsid w:val="000733CA"/>
    <w:rsid w:val="0007350A"/>
    <w:rsid w:val="00073639"/>
    <w:rsid w:val="00073BC2"/>
    <w:rsid w:val="00073D7A"/>
    <w:rsid w:val="000740BD"/>
    <w:rsid w:val="000742A6"/>
    <w:rsid w:val="0007441F"/>
    <w:rsid w:val="00074511"/>
    <w:rsid w:val="000745E0"/>
    <w:rsid w:val="00074972"/>
    <w:rsid w:val="00074BB2"/>
    <w:rsid w:val="0007589F"/>
    <w:rsid w:val="000758D0"/>
    <w:rsid w:val="00075B19"/>
    <w:rsid w:val="00075C82"/>
    <w:rsid w:val="00075CC3"/>
    <w:rsid w:val="00075FB8"/>
    <w:rsid w:val="00075FC9"/>
    <w:rsid w:val="00075FD6"/>
    <w:rsid w:val="0007615F"/>
    <w:rsid w:val="000762A3"/>
    <w:rsid w:val="0007633D"/>
    <w:rsid w:val="00076342"/>
    <w:rsid w:val="000764AE"/>
    <w:rsid w:val="00076534"/>
    <w:rsid w:val="0007670B"/>
    <w:rsid w:val="0007674B"/>
    <w:rsid w:val="0007678A"/>
    <w:rsid w:val="000769E4"/>
    <w:rsid w:val="00076EB6"/>
    <w:rsid w:val="0007729A"/>
    <w:rsid w:val="00077AF0"/>
    <w:rsid w:val="00077B55"/>
    <w:rsid w:val="00077DA8"/>
    <w:rsid w:val="00077DAE"/>
    <w:rsid w:val="000801BF"/>
    <w:rsid w:val="0008030A"/>
    <w:rsid w:val="00080394"/>
    <w:rsid w:val="0008057A"/>
    <w:rsid w:val="00080660"/>
    <w:rsid w:val="000808D9"/>
    <w:rsid w:val="00080DA8"/>
    <w:rsid w:val="00081226"/>
    <w:rsid w:val="00081261"/>
    <w:rsid w:val="000812C8"/>
    <w:rsid w:val="00081485"/>
    <w:rsid w:val="0008156B"/>
    <w:rsid w:val="000816ED"/>
    <w:rsid w:val="000819E3"/>
    <w:rsid w:val="00081B2B"/>
    <w:rsid w:val="00081B45"/>
    <w:rsid w:val="00081B80"/>
    <w:rsid w:val="00081BBE"/>
    <w:rsid w:val="00081F21"/>
    <w:rsid w:val="00081F72"/>
    <w:rsid w:val="00081FB1"/>
    <w:rsid w:val="00082323"/>
    <w:rsid w:val="00082394"/>
    <w:rsid w:val="00082455"/>
    <w:rsid w:val="00082526"/>
    <w:rsid w:val="00082887"/>
    <w:rsid w:val="00082B89"/>
    <w:rsid w:val="00082BAF"/>
    <w:rsid w:val="00082CF2"/>
    <w:rsid w:val="00082E2C"/>
    <w:rsid w:val="0008303E"/>
    <w:rsid w:val="000831C5"/>
    <w:rsid w:val="0008320F"/>
    <w:rsid w:val="00083CE2"/>
    <w:rsid w:val="00083FDC"/>
    <w:rsid w:val="000844A2"/>
    <w:rsid w:val="0008456C"/>
    <w:rsid w:val="00084610"/>
    <w:rsid w:val="000846EA"/>
    <w:rsid w:val="000848A9"/>
    <w:rsid w:val="00084BCF"/>
    <w:rsid w:val="00084F7C"/>
    <w:rsid w:val="000851D4"/>
    <w:rsid w:val="00085422"/>
    <w:rsid w:val="000855D3"/>
    <w:rsid w:val="000857FC"/>
    <w:rsid w:val="000859A5"/>
    <w:rsid w:val="000859CF"/>
    <w:rsid w:val="00085B45"/>
    <w:rsid w:val="00086158"/>
    <w:rsid w:val="00086368"/>
    <w:rsid w:val="00086382"/>
    <w:rsid w:val="00086441"/>
    <w:rsid w:val="000866E1"/>
    <w:rsid w:val="00086733"/>
    <w:rsid w:val="000867D5"/>
    <w:rsid w:val="00086A21"/>
    <w:rsid w:val="00086CBE"/>
    <w:rsid w:val="00086F00"/>
    <w:rsid w:val="00086F6A"/>
    <w:rsid w:val="00087191"/>
    <w:rsid w:val="00087479"/>
    <w:rsid w:val="00087510"/>
    <w:rsid w:val="00087651"/>
    <w:rsid w:val="00087907"/>
    <w:rsid w:val="000879AB"/>
    <w:rsid w:val="00087E3C"/>
    <w:rsid w:val="00087E4C"/>
    <w:rsid w:val="00087ED6"/>
    <w:rsid w:val="00087F9E"/>
    <w:rsid w:val="00090837"/>
    <w:rsid w:val="00090871"/>
    <w:rsid w:val="00090A76"/>
    <w:rsid w:val="00090B0D"/>
    <w:rsid w:val="00090C94"/>
    <w:rsid w:val="00090E35"/>
    <w:rsid w:val="0009157C"/>
    <w:rsid w:val="00091607"/>
    <w:rsid w:val="0009194F"/>
    <w:rsid w:val="00091F42"/>
    <w:rsid w:val="00092281"/>
    <w:rsid w:val="000923E2"/>
    <w:rsid w:val="00092503"/>
    <w:rsid w:val="00092D04"/>
    <w:rsid w:val="00093011"/>
    <w:rsid w:val="00093092"/>
    <w:rsid w:val="000931FE"/>
    <w:rsid w:val="0009323C"/>
    <w:rsid w:val="000932AC"/>
    <w:rsid w:val="000933B7"/>
    <w:rsid w:val="000934ED"/>
    <w:rsid w:val="00093839"/>
    <w:rsid w:val="00093949"/>
    <w:rsid w:val="00093992"/>
    <w:rsid w:val="000939F0"/>
    <w:rsid w:val="00093BDC"/>
    <w:rsid w:val="000940E3"/>
    <w:rsid w:val="00094212"/>
    <w:rsid w:val="0009427F"/>
    <w:rsid w:val="0009451D"/>
    <w:rsid w:val="000947C5"/>
    <w:rsid w:val="00094D7C"/>
    <w:rsid w:val="00094FCC"/>
    <w:rsid w:val="000954F3"/>
    <w:rsid w:val="000955DF"/>
    <w:rsid w:val="00095657"/>
    <w:rsid w:val="00095824"/>
    <w:rsid w:val="00095B2A"/>
    <w:rsid w:val="00095C4B"/>
    <w:rsid w:val="00095CF1"/>
    <w:rsid w:val="00095DDD"/>
    <w:rsid w:val="000961F5"/>
    <w:rsid w:val="00096243"/>
    <w:rsid w:val="0009628E"/>
    <w:rsid w:val="000965E3"/>
    <w:rsid w:val="00096984"/>
    <w:rsid w:val="00096ADA"/>
    <w:rsid w:val="00096E88"/>
    <w:rsid w:val="00096F07"/>
    <w:rsid w:val="000975FE"/>
    <w:rsid w:val="00097652"/>
    <w:rsid w:val="00097843"/>
    <w:rsid w:val="00097971"/>
    <w:rsid w:val="00097AE7"/>
    <w:rsid w:val="00097D14"/>
    <w:rsid w:val="000A006C"/>
    <w:rsid w:val="000A00C7"/>
    <w:rsid w:val="000A043B"/>
    <w:rsid w:val="000A05FD"/>
    <w:rsid w:val="000A0644"/>
    <w:rsid w:val="000A0A02"/>
    <w:rsid w:val="000A0A9B"/>
    <w:rsid w:val="000A0B0F"/>
    <w:rsid w:val="000A0BB3"/>
    <w:rsid w:val="000A0C99"/>
    <w:rsid w:val="000A0CDE"/>
    <w:rsid w:val="000A0EEB"/>
    <w:rsid w:val="000A0F74"/>
    <w:rsid w:val="000A0FFB"/>
    <w:rsid w:val="000A14F1"/>
    <w:rsid w:val="000A179E"/>
    <w:rsid w:val="000A1B02"/>
    <w:rsid w:val="000A1BC3"/>
    <w:rsid w:val="000A1BE2"/>
    <w:rsid w:val="000A1D39"/>
    <w:rsid w:val="000A1D78"/>
    <w:rsid w:val="000A1E8F"/>
    <w:rsid w:val="000A1FAE"/>
    <w:rsid w:val="000A2275"/>
    <w:rsid w:val="000A242A"/>
    <w:rsid w:val="000A2539"/>
    <w:rsid w:val="000A2819"/>
    <w:rsid w:val="000A2D52"/>
    <w:rsid w:val="000A30C0"/>
    <w:rsid w:val="000A35A7"/>
    <w:rsid w:val="000A373F"/>
    <w:rsid w:val="000A376C"/>
    <w:rsid w:val="000A3814"/>
    <w:rsid w:val="000A3B17"/>
    <w:rsid w:val="000A3B7B"/>
    <w:rsid w:val="000A3BB8"/>
    <w:rsid w:val="000A3DE5"/>
    <w:rsid w:val="000A400C"/>
    <w:rsid w:val="000A4101"/>
    <w:rsid w:val="000A422D"/>
    <w:rsid w:val="000A45FE"/>
    <w:rsid w:val="000A479B"/>
    <w:rsid w:val="000A4829"/>
    <w:rsid w:val="000A4AC1"/>
    <w:rsid w:val="000A4E53"/>
    <w:rsid w:val="000A4F4A"/>
    <w:rsid w:val="000A51D5"/>
    <w:rsid w:val="000A555B"/>
    <w:rsid w:val="000A57C5"/>
    <w:rsid w:val="000A5973"/>
    <w:rsid w:val="000A59D6"/>
    <w:rsid w:val="000A5CDF"/>
    <w:rsid w:val="000A5D7C"/>
    <w:rsid w:val="000A5DE5"/>
    <w:rsid w:val="000A5F8D"/>
    <w:rsid w:val="000A6174"/>
    <w:rsid w:val="000A6196"/>
    <w:rsid w:val="000A64B8"/>
    <w:rsid w:val="000A66F0"/>
    <w:rsid w:val="000A6EFB"/>
    <w:rsid w:val="000A704A"/>
    <w:rsid w:val="000A776A"/>
    <w:rsid w:val="000A7A31"/>
    <w:rsid w:val="000A7A85"/>
    <w:rsid w:val="000A7E96"/>
    <w:rsid w:val="000B078A"/>
    <w:rsid w:val="000B0B14"/>
    <w:rsid w:val="000B0B8F"/>
    <w:rsid w:val="000B0D54"/>
    <w:rsid w:val="000B11E5"/>
    <w:rsid w:val="000B13DB"/>
    <w:rsid w:val="000B1A5C"/>
    <w:rsid w:val="000B1B02"/>
    <w:rsid w:val="000B1BA5"/>
    <w:rsid w:val="000B1C0D"/>
    <w:rsid w:val="000B1DDC"/>
    <w:rsid w:val="000B20A7"/>
    <w:rsid w:val="000B2264"/>
    <w:rsid w:val="000B244C"/>
    <w:rsid w:val="000B24EB"/>
    <w:rsid w:val="000B2A07"/>
    <w:rsid w:val="000B2AB4"/>
    <w:rsid w:val="000B2BEA"/>
    <w:rsid w:val="000B2C58"/>
    <w:rsid w:val="000B2E25"/>
    <w:rsid w:val="000B3613"/>
    <w:rsid w:val="000B36C2"/>
    <w:rsid w:val="000B37ED"/>
    <w:rsid w:val="000B3AC0"/>
    <w:rsid w:val="000B3CD5"/>
    <w:rsid w:val="000B43C2"/>
    <w:rsid w:val="000B4620"/>
    <w:rsid w:val="000B4680"/>
    <w:rsid w:val="000B48F9"/>
    <w:rsid w:val="000B4B65"/>
    <w:rsid w:val="000B5040"/>
    <w:rsid w:val="000B51DC"/>
    <w:rsid w:val="000B556A"/>
    <w:rsid w:val="000B59E4"/>
    <w:rsid w:val="000B59F3"/>
    <w:rsid w:val="000B5A50"/>
    <w:rsid w:val="000B5AB2"/>
    <w:rsid w:val="000B5E39"/>
    <w:rsid w:val="000B5F29"/>
    <w:rsid w:val="000B5F8B"/>
    <w:rsid w:val="000B6266"/>
    <w:rsid w:val="000B6673"/>
    <w:rsid w:val="000B66BF"/>
    <w:rsid w:val="000B66D0"/>
    <w:rsid w:val="000B6B63"/>
    <w:rsid w:val="000B6B84"/>
    <w:rsid w:val="000B6B9B"/>
    <w:rsid w:val="000B6F3E"/>
    <w:rsid w:val="000B7310"/>
    <w:rsid w:val="000B775B"/>
    <w:rsid w:val="000B78FC"/>
    <w:rsid w:val="000B79EB"/>
    <w:rsid w:val="000B7E90"/>
    <w:rsid w:val="000C01CC"/>
    <w:rsid w:val="000C045C"/>
    <w:rsid w:val="000C0588"/>
    <w:rsid w:val="000C0702"/>
    <w:rsid w:val="000C093B"/>
    <w:rsid w:val="000C0C18"/>
    <w:rsid w:val="000C0C7F"/>
    <w:rsid w:val="000C0EA1"/>
    <w:rsid w:val="000C1184"/>
    <w:rsid w:val="000C12A8"/>
    <w:rsid w:val="000C14F0"/>
    <w:rsid w:val="000C1614"/>
    <w:rsid w:val="000C1943"/>
    <w:rsid w:val="000C1BDC"/>
    <w:rsid w:val="000C1C6F"/>
    <w:rsid w:val="000C1F15"/>
    <w:rsid w:val="000C1F87"/>
    <w:rsid w:val="000C2054"/>
    <w:rsid w:val="000C233D"/>
    <w:rsid w:val="000C25AB"/>
    <w:rsid w:val="000C26E8"/>
    <w:rsid w:val="000C2793"/>
    <w:rsid w:val="000C2796"/>
    <w:rsid w:val="000C280B"/>
    <w:rsid w:val="000C2990"/>
    <w:rsid w:val="000C2E62"/>
    <w:rsid w:val="000C2E7A"/>
    <w:rsid w:val="000C2EDD"/>
    <w:rsid w:val="000C3214"/>
    <w:rsid w:val="000C3CFF"/>
    <w:rsid w:val="000C434D"/>
    <w:rsid w:val="000C46D3"/>
    <w:rsid w:val="000C4A3A"/>
    <w:rsid w:val="000C4AA5"/>
    <w:rsid w:val="000C4B1D"/>
    <w:rsid w:val="000C4C04"/>
    <w:rsid w:val="000C4C65"/>
    <w:rsid w:val="000C4D0E"/>
    <w:rsid w:val="000C4D19"/>
    <w:rsid w:val="000C4DF5"/>
    <w:rsid w:val="000C4F1A"/>
    <w:rsid w:val="000C569D"/>
    <w:rsid w:val="000C5713"/>
    <w:rsid w:val="000C584C"/>
    <w:rsid w:val="000C5C7A"/>
    <w:rsid w:val="000C5D0B"/>
    <w:rsid w:val="000C5E39"/>
    <w:rsid w:val="000C63B0"/>
    <w:rsid w:val="000C6411"/>
    <w:rsid w:val="000C650B"/>
    <w:rsid w:val="000C663D"/>
    <w:rsid w:val="000C671A"/>
    <w:rsid w:val="000C6797"/>
    <w:rsid w:val="000C689B"/>
    <w:rsid w:val="000C68CA"/>
    <w:rsid w:val="000C6977"/>
    <w:rsid w:val="000C6BAE"/>
    <w:rsid w:val="000C6CF2"/>
    <w:rsid w:val="000C7204"/>
    <w:rsid w:val="000C7632"/>
    <w:rsid w:val="000C7667"/>
    <w:rsid w:val="000C77CF"/>
    <w:rsid w:val="000C7818"/>
    <w:rsid w:val="000D00AA"/>
    <w:rsid w:val="000D0108"/>
    <w:rsid w:val="000D0221"/>
    <w:rsid w:val="000D0279"/>
    <w:rsid w:val="000D03C2"/>
    <w:rsid w:val="000D048C"/>
    <w:rsid w:val="000D05A1"/>
    <w:rsid w:val="000D05E9"/>
    <w:rsid w:val="000D0648"/>
    <w:rsid w:val="000D073A"/>
    <w:rsid w:val="000D0B4D"/>
    <w:rsid w:val="000D0F9C"/>
    <w:rsid w:val="000D0FB3"/>
    <w:rsid w:val="000D11F0"/>
    <w:rsid w:val="000D14A5"/>
    <w:rsid w:val="000D1853"/>
    <w:rsid w:val="000D1BC8"/>
    <w:rsid w:val="000D1D85"/>
    <w:rsid w:val="000D1E8D"/>
    <w:rsid w:val="000D1F99"/>
    <w:rsid w:val="000D2045"/>
    <w:rsid w:val="000D2200"/>
    <w:rsid w:val="000D2210"/>
    <w:rsid w:val="000D2283"/>
    <w:rsid w:val="000D248D"/>
    <w:rsid w:val="000D2959"/>
    <w:rsid w:val="000D2BDF"/>
    <w:rsid w:val="000D30C5"/>
    <w:rsid w:val="000D335C"/>
    <w:rsid w:val="000D33D0"/>
    <w:rsid w:val="000D3EFE"/>
    <w:rsid w:val="000D4244"/>
    <w:rsid w:val="000D427C"/>
    <w:rsid w:val="000D4418"/>
    <w:rsid w:val="000D4904"/>
    <w:rsid w:val="000D4A34"/>
    <w:rsid w:val="000D4BD1"/>
    <w:rsid w:val="000D4D53"/>
    <w:rsid w:val="000D4DEA"/>
    <w:rsid w:val="000D508A"/>
    <w:rsid w:val="000D5112"/>
    <w:rsid w:val="000D53E2"/>
    <w:rsid w:val="000D54B0"/>
    <w:rsid w:val="000D5544"/>
    <w:rsid w:val="000D5649"/>
    <w:rsid w:val="000D5750"/>
    <w:rsid w:val="000D5755"/>
    <w:rsid w:val="000D5B26"/>
    <w:rsid w:val="000D5B36"/>
    <w:rsid w:val="000D5CA9"/>
    <w:rsid w:val="000D5CC9"/>
    <w:rsid w:val="000D61D8"/>
    <w:rsid w:val="000D6497"/>
    <w:rsid w:val="000D64AC"/>
    <w:rsid w:val="000D66CF"/>
    <w:rsid w:val="000D6A3A"/>
    <w:rsid w:val="000D6B63"/>
    <w:rsid w:val="000D6B85"/>
    <w:rsid w:val="000D6D29"/>
    <w:rsid w:val="000D6D75"/>
    <w:rsid w:val="000D6ED0"/>
    <w:rsid w:val="000D6F5A"/>
    <w:rsid w:val="000D6FF5"/>
    <w:rsid w:val="000D757C"/>
    <w:rsid w:val="000D7C4E"/>
    <w:rsid w:val="000E0236"/>
    <w:rsid w:val="000E0387"/>
    <w:rsid w:val="000E05FA"/>
    <w:rsid w:val="000E07A4"/>
    <w:rsid w:val="000E0880"/>
    <w:rsid w:val="000E091C"/>
    <w:rsid w:val="000E0AF4"/>
    <w:rsid w:val="000E0BCE"/>
    <w:rsid w:val="000E0F93"/>
    <w:rsid w:val="000E0FBC"/>
    <w:rsid w:val="000E1324"/>
    <w:rsid w:val="000E13D8"/>
    <w:rsid w:val="000E1518"/>
    <w:rsid w:val="000E1529"/>
    <w:rsid w:val="000E17B9"/>
    <w:rsid w:val="000E1C3E"/>
    <w:rsid w:val="000E1EEF"/>
    <w:rsid w:val="000E1F61"/>
    <w:rsid w:val="000E2055"/>
    <w:rsid w:val="000E20D3"/>
    <w:rsid w:val="000E21F3"/>
    <w:rsid w:val="000E23D9"/>
    <w:rsid w:val="000E253D"/>
    <w:rsid w:val="000E25F9"/>
    <w:rsid w:val="000E2735"/>
    <w:rsid w:val="000E2911"/>
    <w:rsid w:val="000E2AA0"/>
    <w:rsid w:val="000E2E9D"/>
    <w:rsid w:val="000E3005"/>
    <w:rsid w:val="000E3093"/>
    <w:rsid w:val="000E3110"/>
    <w:rsid w:val="000E32E0"/>
    <w:rsid w:val="000E3481"/>
    <w:rsid w:val="000E34B0"/>
    <w:rsid w:val="000E3508"/>
    <w:rsid w:val="000E3749"/>
    <w:rsid w:val="000E39F0"/>
    <w:rsid w:val="000E3A99"/>
    <w:rsid w:val="000E3C8D"/>
    <w:rsid w:val="000E3DFD"/>
    <w:rsid w:val="000E3EF5"/>
    <w:rsid w:val="000E4485"/>
    <w:rsid w:val="000E4831"/>
    <w:rsid w:val="000E4A5E"/>
    <w:rsid w:val="000E4AC8"/>
    <w:rsid w:val="000E4BBE"/>
    <w:rsid w:val="000E4C41"/>
    <w:rsid w:val="000E4DDC"/>
    <w:rsid w:val="000E51F5"/>
    <w:rsid w:val="000E59F9"/>
    <w:rsid w:val="000E5D94"/>
    <w:rsid w:val="000E62D7"/>
    <w:rsid w:val="000E64EC"/>
    <w:rsid w:val="000E66AC"/>
    <w:rsid w:val="000E67CF"/>
    <w:rsid w:val="000E6C2F"/>
    <w:rsid w:val="000E739D"/>
    <w:rsid w:val="000E74EC"/>
    <w:rsid w:val="000E74F9"/>
    <w:rsid w:val="000E79F2"/>
    <w:rsid w:val="000E7A00"/>
    <w:rsid w:val="000E7AF4"/>
    <w:rsid w:val="000E7AFB"/>
    <w:rsid w:val="000E7F95"/>
    <w:rsid w:val="000F0076"/>
    <w:rsid w:val="000F0986"/>
    <w:rsid w:val="000F0BE1"/>
    <w:rsid w:val="000F0E2F"/>
    <w:rsid w:val="000F1144"/>
    <w:rsid w:val="000F11E9"/>
    <w:rsid w:val="000F1232"/>
    <w:rsid w:val="000F14A0"/>
    <w:rsid w:val="000F194F"/>
    <w:rsid w:val="000F1A5C"/>
    <w:rsid w:val="000F1AFB"/>
    <w:rsid w:val="000F1CB3"/>
    <w:rsid w:val="000F21AF"/>
    <w:rsid w:val="000F2233"/>
    <w:rsid w:val="000F22B4"/>
    <w:rsid w:val="000F289F"/>
    <w:rsid w:val="000F3277"/>
    <w:rsid w:val="000F33FE"/>
    <w:rsid w:val="000F380B"/>
    <w:rsid w:val="000F38EA"/>
    <w:rsid w:val="000F39A9"/>
    <w:rsid w:val="000F3B14"/>
    <w:rsid w:val="000F3BF9"/>
    <w:rsid w:val="000F3CBC"/>
    <w:rsid w:val="000F3E56"/>
    <w:rsid w:val="000F3EC6"/>
    <w:rsid w:val="000F4203"/>
    <w:rsid w:val="000F4257"/>
    <w:rsid w:val="000F4392"/>
    <w:rsid w:val="000F4478"/>
    <w:rsid w:val="000F447E"/>
    <w:rsid w:val="000F453E"/>
    <w:rsid w:val="000F4796"/>
    <w:rsid w:val="000F47A1"/>
    <w:rsid w:val="000F48FD"/>
    <w:rsid w:val="000F4958"/>
    <w:rsid w:val="000F4B35"/>
    <w:rsid w:val="000F4BB9"/>
    <w:rsid w:val="000F4C92"/>
    <w:rsid w:val="000F4FB5"/>
    <w:rsid w:val="000F5297"/>
    <w:rsid w:val="000F5925"/>
    <w:rsid w:val="000F606B"/>
    <w:rsid w:val="000F6187"/>
    <w:rsid w:val="000F6437"/>
    <w:rsid w:val="000F64E7"/>
    <w:rsid w:val="000F651D"/>
    <w:rsid w:val="000F6558"/>
    <w:rsid w:val="000F6832"/>
    <w:rsid w:val="000F68A8"/>
    <w:rsid w:val="000F68DB"/>
    <w:rsid w:val="000F6D10"/>
    <w:rsid w:val="000F6FB5"/>
    <w:rsid w:val="000F72BB"/>
    <w:rsid w:val="000F72E9"/>
    <w:rsid w:val="000F740E"/>
    <w:rsid w:val="000F74E1"/>
    <w:rsid w:val="000F750A"/>
    <w:rsid w:val="000F751F"/>
    <w:rsid w:val="000F7883"/>
    <w:rsid w:val="000F79CA"/>
    <w:rsid w:val="000F7AB9"/>
    <w:rsid w:val="000F7DEA"/>
    <w:rsid w:val="001000EB"/>
    <w:rsid w:val="0010027C"/>
    <w:rsid w:val="0010057A"/>
    <w:rsid w:val="001005F4"/>
    <w:rsid w:val="00100629"/>
    <w:rsid w:val="001007F2"/>
    <w:rsid w:val="00100942"/>
    <w:rsid w:val="00100B12"/>
    <w:rsid w:val="00100D50"/>
    <w:rsid w:val="00100D63"/>
    <w:rsid w:val="00100F0B"/>
    <w:rsid w:val="00101214"/>
    <w:rsid w:val="0010148E"/>
    <w:rsid w:val="001017C0"/>
    <w:rsid w:val="00101924"/>
    <w:rsid w:val="00101967"/>
    <w:rsid w:val="00101CE7"/>
    <w:rsid w:val="001023C6"/>
    <w:rsid w:val="00102538"/>
    <w:rsid w:val="00102580"/>
    <w:rsid w:val="001027B6"/>
    <w:rsid w:val="00102C01"/>
    <w:rsid w:val="00102C36"/>
    <w:rsid w:val="00102D41"/>
    <w:rsid w:val="00102EE3"/>
    <w:rsid w:val="00103238"/>
    <w:rsid w:val="0010324A"/>
    <w:rsid w:val="00103450"/>
    <w:rsid w:val="0010388A"/>
    <w:rsid w:val="00103911"/>
    <w:rsid w:val="00103B28"/>
    <w:rsid w:val="00103B62"/>
    <w:rsid w:val="00103E93"/>
    <w:rsid w:val="00103EE4"/>
    <w:rsid w:val="00104046"/>
    <w:rsid w:val="001040DB"/>
    <w:rsid w:val="0010434C"/>
    <w:rsid w:val="001049A3"/>
    <w:rsid w:val="00104C11"/>
    <w:rsid w:val="00104C4B"/>
    <w:rsid w:val="00104C67"/>
    <w:rsid w:val="00104D5D"/>
    <w:rsid w:val="001051A5"/>
    <w:rsid w:val="0010580C"/>
    <w:rsid w:val="00105C4F"/>
    <w:rsid w:val="00105E19"/>
    <w:rsid w:val="001061E3"/>
    <w:rsid w:val="00106556"/>
    <w:rsid w:val="001066C0"/>
    <w:rsid w:val="0010683D"/>
    <w:rsid w:val="00106B39"/>
    <w:rsid w:val="00106C66"/>
    <w:rsid w:val="00106E4F"/>
    <w:rsid w:val="00106F05"/>
    <w:rsid w:val="00106F92"/>
    <w:rsid w:val="0010703C"/>
    <w:rsid w:val="00107498"/>
    <w:rsid w:val="001074A7"/>
    <w:rsid w:val="00107624"/>
    <w:rsid w:val="00107694"/>
    <w:rsid w:val="00107A6C"/>
    <w:rsid w:val="00107C96"/>
    <w:rsid w:val="00107E6F"/>
    <w:rsid w:val="00107F33"/>
    <w:rsid w:val="00110600"/>
    <w:rsid w:val="00110AF6"/>
    <w:rsid w:val="00110BAD"/>
    <w:rsid w:val="00110D4C"/>
    <w:rsid w:val="00110DBE"/>
    <w:rsid w:val="00111003"/>
    <w:rsid w:val="001113A4"/>
    <w:rsid w:val="001119E2"/>
    <w:rsid w:val="001119E8"/>
    <w:rsid w:val="00111C89"/>
    <w:rsid w:val="00111D08"/>
    <w:rsid w:val="001120D2"/>
    <w:rsid w:val="00112695"/>
    <w:rsid w:val="0011286D"/>
    <w:rsid w:val="00112B6D"/>
    <w:rsid w:val="001136CF"/>
    <w:rsid w:val="001136FB"/>
    <w:rsid w:val="00113735"/>
    <w:rsid w:val="00113757"/>
    <w:rsid w:val="00113A51"/>
    <w:rsid w:val="00113BD3"/>
    <w:rsid w:val="00113DCB"/>
    <w:rsid w:val="00113E6F"/>
    <w:rsid w:val="0011430A"/>
    <w:rsid w:val="00114794"/>
    <w:rsid w:val="00114FB6"/>
    <w:rsid w:val="00114FCD"/>
    <w:rsid w:val="00115908"/>
    <w:rsid w:val="00115AD1"/>
    <w:rsid w:val="00115E43"/>
    <w:rsid w:val="00115F47"/>
    <w:rsid w:val="001161AD"/>
    <w:rsid w:val="0011648E"/>
    <w:rsid w:val="001166D5"/>
    <w:rsid w:val="00116745"/>
    <w:rsid w:val="00116A9A"/>
    <w:rsid w:val="00116BD8"/>
    <w:rsid w:val="00116CD3"/>
    <w:rsid w:val="001171D7"/>
    <w:rsid w:val="0011723A"/>
    <w:rsid w:val="001176CA"/>
    <w:rsid w:val="00117841"/>
    <w:rsid w:val="00117903"/>
    <w:rsid w:val="00117A2D"/>
    <w:rsid w:val="00117DCC"/>
    <w:rsid w:val="001200F0"/>
    <w:rsid w:val="00120213"/>
    <w:rsid w:val="001208A1"/>
    <w:rsid w:val="00120AAB"/>
    <w:rsid w:val="00120B38"/>
    <w:rsid w:val="00120B9A"/>
    <w:rsid w:val="00120C85"/>
    <w:rsid w:val="00120E11"/>
    <w:rsid w:val="00121AB7"/>
    <w:rsid w:val="00121AEC"/>
    <w:rsid w:val="00121AF9"/>
    <w:rsid w:val="00121CDF"/>
    <w:rsid w:val="00121E4D"/>
    <w:rsid w:val="00121F3F"/>
    <w:rsid w:val="00121F74"/>
    <w:rsid w:val="00121FBA"/>
    <w:rsid w:val="00122003"/>
    <w:rsid w:val="00122030"/>
    <w:rsid w:val="001220CA"/>
    <w:rsid w:val="00122194"/>
    <w:rsid w:val="001221B6"/>
    <w:rsid w:val="001223AE"/>
    <w:rsid w:val="0012240C"/>
    <w:rsid w:val="00122812"/>
    <w:rsid w:val="0012289F"/>
    <w:rsid w:val="001228E0"/>
    <w:rsid w:val="00122957"/>
    <w:rsid w:val="00122A14"/>
    <w:rsid w:val="00122B36"/>
    <w:rsid w:val="00122B82"/>
    <w:rsid w:val="00122B8C"/>
    <w:rsid w:val="00122C6A"/>
    <w:rsid w:val="00122D49"/>
    <w:rsid w:val="00123068"/>
    <w:rsid w:val="00123271"/>
    <w:rsid w:val="001236C2"/>
    <w:rsid w:val="001238DF"/>
    <w:rsid w:val="00123B26"/>
    <w:rsid w:val="00123DA3"/>
    <w:rsid w:val="0012447A"/>
    <w:rsid w:val="001249CF"/>
    <w:rsid w:val="00124BDB"/>
    <w:rsid w:val="00124E0E"/>
    <w:rsid w:val="00125056"/>
    <w:rsid w:val="0012540D"/>
    <w:rsid w:val="0012580F"/>
    <w:rsid w:val="001259C3"/>
    <w:rsid w:val="00125AF5"/>
    <w:rsid w:val="00125E11"/>
    <w:rsid w:val="00125ED0"/>
    <w:rsid w:val="00125FC2"/>
    <w:rsid w:val="00125FCD"/>
    <w:rsid w:val="001262C5"/>
    <w:rsid w:val="001265A3"/>
    <w:rsid w:val="0012662C"/>
    <w:rsid w:val="0012675F"/>
    <w:rsid w:val="001267C2"/>
    <w:rsid w:val="001267D0"/>
    <w:rsid w:val="00126C20"/>
    <w:rsid w:val="00126D5E"/>
    <w:rsid w:val="00126E87"/>
    <w:rsid w:val="00127300"/>
    <w:rsid w:val="00127362"/>
    <w:rsid w:val="00127770"/>
    <w:rsid w:val="00127905"/>
    <w:rsid w:val="0012797F"/>
    <w:rsid w:val="00127FE9"/>
    <w:rsid w:val="001300E5"/>
    <w:rsid w:val="00130135"/>
    <w:rsid w:val="001301B7"/>
    <w:rsid w:val="00130361"/>
    <w:rsid w:val="0013036D"/>
    <w:rsid w:val="00130564"/>
    <w:rsid w:val="0013076D"/>
    <w:rsid w:val="001309B5"/>
    <w:rsid w:val="0013133C"/>
    <w:rsid w:val="001314B7"/>
    <w:rsid w:val="001317D1"/>
    <w:rsid w:val="001318E8"/>
    <w:rsid w:val="00131A4A"/>
    <w:rsid w:val="00131BBA"/>
    <w:rsid w:val="00132185"/>
    <w:rsid w:val="00132218"/>
    <w:rsid w:val="0013263A"/>
    <w:rsid w:val="00132BE1"/>
    <w:rsid w:val="00132C13"/>
    <w:rsid w:val="00132D48"/>
    <w:rsid w:val="00132D7E"/>
    <w:rsid w:val="00133066"/>
    <w:rsid w:val="00133527"/>
    <w:rsid w:val="001336AA"/>
    <w:rsid w:val="0013373A"/>
    <w:rsid w:val="00133778"/>
    <w:rsid w:val="00133E5A"/>
    <w:rsid w:val="0013452D"/>
    <w:rsid w:val="0013471B"/>
    <w:rsid w:val="00134857"/>
    <w:rsid w:val="00134B8F"/>
    <w:rsid w:val="00134D0C"/>
    <w:rsid w:val="00134EBB"/>
    <w:rsid w:val="00134F43"/>
    <w:rsid w:val="00135144"/>
    <w:rsid w:val="001351BD"/>
    <w:rsid w:val="001356CF"/>
    <w:rsid w:val="001356D3"/>
    <w:rsid w:val="0013584F"/>
    <w:rsid w:val="00135B5B"/>
    <w:rsid w:val="001360B3"/>
    <w:rsid w:val="001360F1"/>
    <w:rsid w:val="0013698D"/>
    <w:rsid w:val="00137067"/>
    <w:rsid w:val="001370E6"/>
    <w:rsid w:val="001371B6"/>
    <w:rsid w:val="0013738F"/>
    <w:rsid w:val="00137539"/>
    <w:rsid w:val="00137548"/>
    <w:rsid w:val="00137861"/>
    <w:rsid w:val="001378FB"/>
    <w:rsid w:val="00137A7E"/>
    <w:rsid w:val="00137F9A"/>
    <w:rsid w:val="00140890"/>
    <w:rsid w:val="00140C68"/>
    <w:rsid w:val="00140C7F"/>
    <w:rsid w:val="00140D85"/>
    <w:rsid w:val="00140FDA"/>
    <w:rsid w:val="00141000"/>
    <w:rsid w:val="001410B7"/>
    <w:rsid w:val="00141312"/>
    <w:rsid w:val="001414BC"/>
    <w:rsid w:val="001414D4"/>
    <w:rsid w:val="00142150"/>
    <w:rsid w:val="00142220"/>
    <w:rsid w:val="00142368"/>
    <w:rsid w:val="00142545"/>
    <w:rsid w:val="00142848"/>
    <w:rsid w:val="001428C2"/>
    <w:rsid w:val="00142DB3"/>
    <w:rsid w:val="00142F91"/>
    <w:rsid w:val="001433DD"/>
    <w:rsid w:val="00143566"/>
    <w:rsid w:val="001436E2"/>
    <w:rsid w:val="00143867"/>
    <w:rsid w:val="00143EE3"/>
    <w:rsid w:val="00144055"/>
    <w:rsid w:val="00144189"/>
    <w:rsid w:val="0014418A"/>
    <w:rsid w:val="00144248"/>
    <w:rsid w:val="001442D8"/>
    <w:rsid w:val="00144447"/>
    <w:rsid w:val="001444F5"/>
    <w:rsid w:val="00144BF4"/>
    <w:rsid w:val="001450D9"/>
    <w:rsid w:val="00145437"/>
    <w:rsid w:val="001457FB"/>
    <w:rsid w:val="001458CE"/>
    <w:rsid w:val="0014595B"/>
    <w:rsid w:val="00145C6D"/>
    <w:rsid w:val="00145CA1"/>
    <w:rsid w:val="00145FEB"/>
    <w:rsid w:val="00146A5E"/>
    <w:rsid w:val="00146D16"/>
    <w:rsid w:val="001470F4"/>
    <w:rsid w:val="001475EE"/>
    <w:rsid w:val="0014762C"/>
    <w:rsid w:val="0014789B"/>
    <w:rsid w:val="00147C08"/>
    <w:rsid w:val="00147C18"/>
    <w:rsid w:val="00147F71"/>
    <w:rsid w:val="00150540"/>
    <w:rsid w:val="001505CA"/>
    <w:rsid w:val="00150B3B"/>
    <w:rsid w:val="00150E9A"/>
    <w:rsid w:val="00150FF7"/>
    <w:rsid w:val="00151084"/>
    <w:rsid w:val="001513F1"/>
    <w:rsid w:val="001514E3"/>
    <w:rsid w:val="001515BB"/>
    <w:rsid w:val="00151601"/>
    <w:rsid w:val="00151681"/>
    <w:rsid w:val="00151A62"/>
    <w:rsid w:val="00151C5E"/>
    <w:rsid w:val="00151EB2"/>
    <w:rsid w:val="00151F79"/>
    <w:rsid w:val="00152077"/>
    <w:rsid w:val="001529A1"/>
    <w:rsid w:val="00152A16"/>
    <w:rsid w:val="00152E21"/>
    <w:rsid w:val="001531A4"/>
    <w:rsid w:val="001532C7"/>
    <w:rsid w:val="001534DB"/>
    <w:rsid w:val="001535DA"/>
    <w:rsid w:val="00153A5C"/>
    <w:rsid w:val="00153F6E"/>
    <w:rsid w:val="001542CB"/>
    <w:rsid w:val="00154331"/>
    <w:rsid w:val="00154427"/>
    <w:rsid w:val="001545C8"/>
    <w:rsid w:val="0015465F"/>
    <w:rsid w:val="0015471F"/>
    <w:rsid w:val="001547A0"/>
    <w:rsid w:val="0015488B"/>
    <w:rsid w:val="00154A29"/>
    <w:rsid w:val="00154C1F"/>
    <w:rsid w:val="00154C84"/>
    <w:rsid w:val="00154DD9"/>
    <w:rsid w:val="00154FA4"/>
    <w:rsid w:val="00155497"/>
    <w:rsid w:val="00155636"/>
    <w:rsid w:val="00155935"/>
    <w:rsid w:val="001559D4"/>
    <w:rsid w:val="00155B39"/>
    <w:rsid w:val="00155B4F"/>
    <w:rsid w:val="00155C7D"/>
    <w:rsid w:val="001560DE"/>
    <w:rsid w:val="0015610E"/>
    <w:rsid w:val="001561A8"/>
    <w:rsid w:val="00156486"/>
    <w:rsid w:val="0015652F"/>
    <w:rsid w:val="00156765"/>
    <w:rsid w:val="00156C8E"/>
    <w:rsid w:val="00156D9B"/>
    <w:rsid w:val="00156FE3"/>
    <w:rsid w:val="001572B4"/>
    <w:rsid w:val="00157583"/>
    <w:rsid w:val="00157719"/>
    <w:rsid w:val="00157857"/>
    <w:rsid w:val="00157C18"/>
    <w:rsid w:val="00157C44"/>
    <w:rsid w:val="00157CAA"/>
    <w:rsid w:val="00157D6C"/>
    <w:rsid w:val="00157F2E"/>
    <w:rsid w:val="001602CB"/>
    <w:rsid w:val="00160307"/>
    <w:rsid w:val="001605E4"/>
    <w:rsid w:val="001606AD"/>
    <w:rsid w:val="001609AA"/>
    <w:rsid w:val="00160F6E"/>
    <w:rsid w:val="00161380"/>
    <w:rsid w:val="001615E8"/>
    <w:rsid w:val="00161764"/>
    <w:rsid w:val="0016179F"/>
    <w:rsid w:val="00161980"/>
    <w:rsid w:val="0016199B"/>
    <w:rsid w:val="001619F4"/>
    <w:rsid w:val="00161A4F"/>
    <w:rsid w:val="00161A5C"/>
    <w:rsid w:val="00161E7C"/>
    <w:rsid w:val="00161F0E"/>
    <w:rsid w:val="00162430"/>
    <w:rsid w:val="001629AF"/>
    <w:rsid w:val="00162AA3"/>
    <w:rsid w:val="00162B00"/>
    <w:rsid w:val="00162B92"/>
    <w:rsid w:val="00162C83"/>
    <w:rsid w:val="0016312A"/>
    <w:rsid w:val="00163189"/>
    <w:rsid w:val="001634D1"/>
    <w:rsid w:val="001635A0"/>
    <w:rsid w:val="00163646"/>
    <w:rsid w:val="001638BA"/>
    <w:rsid w:val="001639C9"/>
    <w:rsid w:val="00163A4D"/>
    <w:rsid w:val="00163AF7"/>
    <w:rsid w:val="00163B3A"/>
    <w:rsid w:val="00163BB8"/>
    <w:rsid w:val="00163C4B"/>
    <w:rsid w:val="00163CD4"/>
    <w:rsid w:val="00163D92"/>
    <w:rsid w:val="0016410C"/>
    <w:rsid w:val="0016466C"/>
    <w:rsid w:val="00164A61"/>
    <w:rsid w:val="00164BD9"/>
    <w:rsid w:val="00165312"/>
    <w:rsid w:val="00165561"/>
    <w:rsid w:val="001655A0"/>
    <w:rsid w:val="0016566F"/>
    <w:rsid w:val="00165A9F"/>
    <w:rsid w:val="00165B56"/>
    <w:rsid w:val="00165C4D"/>
    <w:rsid w:val="00165C74"/>
    <w:rsid w:val="00165DD3"/>
    <w:rsid w:val="00165F89"/>
    <w:rsid w:val="00166076"/>
    <w:rsid w:val="00166490"/>
    <w:rsid w:val="001665AA"/>
    <w:rsid w:val="0016660E"/>
    <w:rsid w:val="001667AB"/>
    <w:rsid w:val="00166A8C"/>
    <w:rsid w:val="00166B18"/>
    <w:rsid w:val="00166D0C"/>
    <w:rsid w:val="001676B3"/>
    <w:rsid w:val="001679A4"/>
    <w:rsid w:val="00167B63"/>
    <w:rsid w:val="00167D06"/>
    <w:rsid w:val="00167E02"/>
    <w:rsid w:val="0017000B"/>
    <w:rsid w:val="00170224"/>
    <w:rsid w:val="00170468"/>
    <w:rsid w:val="00170735"/>
    <w:rsid w:val="001708DA"/>
    <w:rsid w:val="00170AB1"/>
    <w:rsid w:val="00170AC9"/>
    <w:rsid w:val="00170B63"/>
    <w:rsid w:val="00170C1C"/>
    <w:rsid w:val="00170D64"/>
    <w:rsid w:val="0017109D"/>
    <w:rsid w:val="00171126"/>
    <w:rsid w:val="00171185"/>
    <w:rsid w:val="00171415"/>
    <w:rsid w:val="0017189C"/>
    <w:rsid w:val="00171900"/>
    <w:rsid w:val="00171A73"/>
    <w:rsid w:val="00171B2F"/>
    <w:rsid w:val="00171E86"/>
    <w:rsid w:val="00171F22"/>
    <w:rsid w:val="001721C7"/>
    <w:rsid w:val="0017266B"/>
    <w:rsid w:val="00172806"/>
    <w:rsid w:val="00172926"/>
    <w:rsid w:val="00172A7C"/>
    <w:rsid w:val="00172A92"/>
    <w:rsid w:val="00172AEC"/>
    <w:rsid w:val="00172D1D"/>
    <w:rsid w:val="00172E4C"/>
    <w:rsid w:val="00172FE7"/>
    <w:rsid w:val="00173009"/>
    <w:rsid w:val="001731C8"/>
    <w:rsid w:val="001732B4"/>
    <w:rsid w:val="001735B3"/>
    <w:rsid w:val="00173765"/>
    <w:rsid w:val="0017385A"/>
    <w:rsid w:val="001738DC"/>
    <w:rsid w:val="00173A85"/>
    <w:rsid w:val="00173B82"/>
    <w:rsid w:val="00173C44"/>
    <w:rsid w:val="00173C6A"/>
    <w:rsid w:val="00173C8B"/>
    <w:rsid w:val="00173E3A"/>
    <w:rsid w:val="00173EA1"/>
    <w:rsid w:val="00174ACA"/>
    <w:rsid w:val="00174C4E"/>
    <w:rsid w:val="00174CC8"/>
    <w:rsid w:val="00174CF8"/>
    <w:rsid w:val="0017508D"/>
    <w:rsid w:val="00175132"/>
    <w:rsid w:val="0017551F"/>
    <w:rsid w:val="0017554E"/>
    <w:rsid w:val="001757A2"/>
    <w:rsid w:val="00175B96"/>
    <w:rsid w:val="00175F02"/>
    <w:rsid w:val="00176312"/>
    <w:rsid w:val="00176A07"/>
    <w:rsid w:val="0017708E"/>
    <w:rsid w:val="00177255"/>
    <w:rsid w:val="0017738E"/>
    <w:rsid w:val="00177506"/>
    <w:rsid w:val="001776F0"/>
    <w:rsid w:val="001778B6"/>
    <w:rsid w:val="001779C3"/>
    <w:rsid w:val="00180233"/>
    <w:rsid w:val="001802D3"/>
    <w:rsid w:val="00180B23"/>
    <w:rsid w:val="00180CBE"/>
    <w:rsid w:val="00180D0E"/>
    <w:rsid w:val="00180F83"/>
    <w:rsid w:val="00181CA9"/>
    <w:rsid w:val="00181E16"/>
    <w:rsid w:val="00182677"/>
    <w:rsid w:val="0018281D"/>
    <w:rsid w:val="00182B46"/>
    <w:rsid w:val="00182FC4"/>
    <w:rsid w:val="0018322A"/>
    <w:rsid w:val="00183A7A"/>
    <w:rsid w:val="00184357"/>
    <w:rsid w:val="00184692"/>
    <w:rsid w:val="00184857"/>
    <w:rsid w:val="001848C6"/>
    <w:rsid w:val="0018494D"/>
    <w:rsid w:val="00184B93"/>
    <w:rsid w:val="00184EA5"/>
    <w:rsid w:val="00184F49"/>
    <w:rsid w:val="001853BD"/>
    <w:rsid w:val="00185479"/>
    <w:rsid w:val="0018589C"/>
    <w:rsid w:val="00185CCC"/>
    <w:rsid w:val="0018609F"/>
    <w:rsid w:val="0018670D"/>
    <w:rsid w:val="00186797"/>
    <w:rsid w:val="00186D96"/>
    <w:rsid w:val="00186FEF"/>
    <w:rsid w:val="001875B3"/>
    <w:rsid w:val="0018775A"/>
    <w:rsid w:val="00187997"/>
    <w:rsid w:val="00187CBB"/>
    <w:rsid w:val="0019038C"/>
    <w:rsid w:val="0019056E"/>
    <w:rsid w:val="0019060F"/>
    <w:rsid w:val="00190769"/>
    <w:rsid w:val="00190784"/>
    <w:rsid w:val="00190BF1"/>
    <w:rsid w:val="001910DA"/>
    <w:rsid w:val="00191455"/>
    <w:rsid w:val="0019164D"/>
    <w:rsid w:val="001916B9"/>
    <w:rsid w:val="00191750"/>
    <w:rsid w:val="0019188D"/>
    <w:rsid w:val="00191AD2"/>
    <w:rsid w:val="0019205D"/>
    <w:rsid w:val="0019219D"/>
    <w:rsid w:val="00192562"/>
    <w:rsid w:val="00192674"/>
    <w:rsid w:val="00192717"/>
    <w:rsid w:val="0019298B"/>
    <w:rsid w:val="00192AF0"/>
    <w:rsid w:val="00192DA8"/>
    <w:rsid w:val="00192F96"/>
    <w:rsid w:val="001930B0"/>
    <w:rsid w:val="001934C0"/>
    <w:rsid w:val="001938CF"/>
    <w:rsid w:val="00193A00"/>
    <w:rsid w:val="00193ABF"/>
    <w:rsid w:val="00193B54"/>
    <w:rsid w:val="0019476A"/>
    <w:rsid w:val="00194E78"/>
    <w:rsid w:val="00194E85"/>
    <w:rsid w:val="00194ED3"/>
    <w:rsid w:val="001956C3"/>
    <w:rsid w:val="001956FF"/>
    <w:rsid w:val="0019587F"/>
    <w:rsid w:val="00195E50"/>
    <w:rsid w:val="00195EDF"/>
    <w:rsid w:val="0019613E"/>
    <w:rsid w:val="0019633D"/>
    <w:rsid w:val="00196598"/>
    <w:rsid w:val="001965D6"/>
    <w:rsid w:val="00196649"/>
    <w:rsid w:val="001966DD"/>
    <w:rsid w:val="00196D7E"/>
    <w:rsid w:val="00197256"/>
    <w:rsid w:val="0019730A"/>
    <w:rsid w:val="001977BA"/>
    <w:rsid w:val="00197837"/>
    <w:rsid w:val="00197893"/>
    <w:rsid w:val="001978CA"/>
    <w:rsid w:val="00197A7D"/>
    <w:rsid w:val="00197BE8"/>
    <w:rsid w:val="00197CDE"/>
    <w:rsid w:val="00197D29"/>
    <w:rsid w:val="00197DE3"/>
    <w:rsid w:val="001A020E"/>
    <w:rsid w:val="001A0E87"/>
    <w:rsid w:val="001A10AF"/>
    <w:rsid w:val="001A10F8"/>
    <w:rsid w:val="001A121C"/>
    <w:rsid w:val="001A139F"/>
    <w:rsid w:val="001A1508"/>
    <w:rsid w:val="001A1744"/>
    <w:rsid w:val="001A1851"/>
    <w:rsid w:val="001A1AB5"/>
    <w:rsid w:val="001A1BBE"/>
    <w:rsid w:val="001A1C4E"/>
    <w:rsid w:val="001A1DE4"/>
    <w:rsid w:val="001A1E46"/>
    <w:rsid w:val="001A1EC0"/>
    <w:rsid w:val="001A2613"/>
    <w:rsid w:val="001A271A"/>
    <w:rsid w:val="001A3316"/>
    <w:rsid w:val="001A335B"/>
    <w:rsid w:val="001A3523"/>
    <w:rsid w:val="001A378F"/>
    <w:rsid w:val="001A37B3"/>
    <w:rsid w:val="001A37B6"/>
    <w:rsid w:val="001A3AF4"/>
    <w:rsid w:val="001A40DD"/>
    <w:rsid w:val="001A41BF"/>
    <w:rsid w:val="001A428A"/>
    <w:rsid w:val="001A455F"/>
    <w:rsid w:val="001A4734"/>
    <w:rsid w:val="001A49B7"/>
    <w:rsid w:val="001A4A02"/>
    <w:rsid w:val="001A4BF4"/>
    <w:rsid w:val="001A4C49"/>
    <w:rsid w:val="001A4CAD"/>
    <w:rsid w:val="001A52A9"/>
    <w:rsid w:val="001A5DD1"/>
    <w:rsid w:val="001A5F17"/>
    <w:rsid w:val="001A6291"/>
    <w:rsid w:val="001A652F"/>
    <w:rsid w:val="001A6848"/>
    <w:rsid w:val="001A68A9"/>
    <w:rsid w:val="001A68F0"/>
    <w:rsid w:val="001A6BAC"/>
    <w:rsid w:val="001A6D98"/>
    <w:rsid w:val="001A6E28"/>
    <w:rsid w:val="001A75A1"/>
    <w:rsid w:val="001A75AF"/>
    <w:rsid w:val="001A761B"/>
    <w:rsid w:val="001A792A"/>
    <w:rsid w:val="001A7A58"/>
    <w:rsid w:val="001A7B4B"/>
    <w:rsid w:val="001A7BFD"/>
    <w:rsid w:val="001A7C0B"/>
    <w:rsid w:val="001A7E6F"/>
    <w:rsid w:val="001B007F"/>
    <w:rsid w:val="001B05B6"/>
    <w:rsid w:val="001B05BA"/>
    <w:rsid w:val="001B0BF1"/>
    <w:rsid w:val="001B0CA6"/>
    <w:rsid w:val="001B0DEC"/>
    <w:rsid w:val="001B123D"/>
    <w:rsid w:val="001B17AF"/>
    <w:rsid w:val="001B19CA"/>
    <w:rsid w:val="001B19FF"/>
    <w:rsid w:val="001B1AA6"/>
    <w:rsid w:val="001B1AF0"/>
    <w:rsid w:val="001B1DD9"/>
    <w:rsid w:val="001B2095"/>
    <w:rsid w:val="001B20DA"/>
    <w:rsid w:val="001B21E9"/>
    <w:rsid w:val="001B22BE"/>
    <w:rsid w:val="001B238A"/>
    <w:rsid w:val="001B2725"/>
    <w:rsid w:val="001B28F5"/>
    <w:rsid w:val="001B2B3B"/>
    <w:rsid w:val="001B2C2F"/>
    <w:rsid w:val="001B2D08"/>
    <w:rsid w:val="001B2F91"/>
    <w:rsid w:val="001B328C"/>
    <w:rsid w:val="001B3318"/>
    <w:rsid w:val="001B33AE"/>
    <w:rsid w:val="001B33FF"/>
    <w:rsid w:val="001B34E0"/>
    <w:rsid w:val="001B35B3"/>
    <w:rsid w:val="001B38E2"/>
    <w:rsid w:val="001B3BFA"/>
    <w:rsid w:val="001B3DE6"/>
    <w:rsid w:val="001B3E5C"/>
    <w:rsid w:val="001B4183"/>
    <w:rsid w:val="001B43EE"/>
    <w:rsid w:val="001B442A"/>
    <w:rsid w:val="001B448D"/>
    <w:rsid w:val="001B44CF"/>
    <w:rsid w:val="001B4667"/>
    <w:rsid w:val="001B4A7C"/>
    <w:rsid w:val="001B4BA5"/>
    <w:rsid w:val="001B4C18"/>
    <w:rsid w:val="001B4E00"/>
    <w:rsid w:val="001B4E80"/>
    <w:rsid w:val="001B4F23"/>
    <w:rsid w:val="001B53D3"/>
    <w:rsid w:val="001B5653"/>
    <w:rsid w:val="001B57C5"/>
    <w:rsid w:val="001B58BA"/>
    <w:rsid w:val="001B58E1"/>
    <w:rsid w:val="001B59D7"/>
    <w:rsid w:val="001B5DC4"/>
    <w:rsid w:val="001B5FCF"/>
    <w:rsid w:val="001B616A"/>
    <w:rsid w:val="001B62C8"/>
    <w:rsid w:val="001B64A8"/>
    <w:rsid w:val="001B6576"/>
    <w:rsid w:val="001B6667"/>
    <w:rsid w:val="001B6774"/>
    <w:rsid w:val="001B68BC"/>
    <w:rsid w:val="001B68F7"/>
    <w:rsid w:val="001B6920"/>
    <w:rsid w:val="001B695E"/>
    <w:rsid w:val="001B696E"/>
    <w:rsid w:val="001B69D5"/>
    <w:rsid w:val="001B7172"/>
    <w:rsid w:val="001B719E"/>
    <w:rsid w:val="001B71E2"/>
    <w:rsid w:val="001B7679"/>
    <w:rsid w:val="001B7723"/>
    <w:rsid w:val="001B7AFA"/>
    <w:rsid w:val="001B7FD0"/>
    <w:rsid w:val="001C0350"/>
    <w:rsid w:val="001C06B4"/>
    <w:rsid w:val="001C0951"/>
    <w:rsid w:val="001C09F6"/>
    <w:rsid w:val="001C0B9B"/>
    <w:rsid w:val="001C0FCE"/>
    <w:rsid w:val="001C1029"/>
    <w:rsid w:val="001C1100"/>
    <w:rsid w:val="001C113F"/>
    <w:rsid w:val="001C13B5"/>
    <w:rsid w:val="001C1448"/>
    <w:rsid w:val="001C1625"/>
    <w:rsid w:val="001C1691"/>
    <w:rsid w:val="001C16F3"/>
    <w:rsid w:val="001C18C5"/>
    <w:rsid w:val="001C19A0"/>
    <w:rsid w:val="001C1A51"/>
    <w:rsid w:val="001C1DCB"/>
    <w:rsid w:val="001C1E1C"/>
    <w:rsid w:val="001C1F46"/>
    <w:rsid w:val="001C2170"/>
    <w:rsid w:val="001C2195"/>
    <w:rsid w:val="001C2495"/>
    <w:rsid w:val="001C249E"/>
    <w:rsid w:val="001C25C6"/>
    <w:rsid w:val="001C26B1"/>
    <w:rsid w:val="001C29D2"/>
    <w:rsid w:val="001C2B5F"/>
    <w:rsid w:val="001C2EDC"/>
    <w:rsid w:val="001C2FAE"/>
    <w:rsid w:val="001C3041"/>
    <w:rsid w:val="001C315A"/>
    <w:rsid w:val="001C31AF"/>
    <w:rsid w:val="001C32AD"/>
    <w:rsid w:val="001C355F"/>
    <w:rsid w:val="001C370C"/>
    <w:rsid w:val="001C3942"/>
    <w:rsid w:val="001C3BDD"/>
    <w:rsid w:val="001C3C5E"/>
    <w:rsid w:val="001C40F0"/>
    <w:rsid w:val="001C4313"/>
    <w:rsid w:val="001C442E"/>
    <w:rsid w:val="001C458D"/>
    <w:rsid w:val="001C45D6"/>
    <w:rsid w:val="001C4661"/>
    <w:rsid w:val="001C474F"/>
    <w:rsid w:val="001C4933"/>
    <w:rsid w:val="001C4A62"/>
    <w:rsid w:val="001C4C69"/>
    <w:rsid w:val="001C4C7F"/>
    <w:rsid w:val="001C4CAE"/>
    <w:rsid w:val="001C4FD3"/>
    <w:rsid w:val="001C5256"/>
    <w:rsid w:val="001C52F4"/>
    <w:rsid w:val="001C5351"/>
    <w:rsid w:val="001C549B"/>
    <w:rsid w:val="001C561F"/>
    <w:rsid w:val="001C56DF"/>
    <w:rsid w:val="001C5C1C"/>
    <w:rsid w:val="001C603D"/>
    <w:rsid w:val="001C621E"/>
    <w:rsid w:val="001C6B9C"/>
    <w:rsid w:val="001C714A"/>
    <w:rsid w:val="001C752F"/>
    <w:rsid w:val="001C7579"/>
    <w:rsid w:val="001C76EA"/>
    <w:rsid w:val="001C7745"/>
    <w:rsid w:val="001C7AFD"/>
    <w:rsid w:val="001C7EE3"/>
    <w:rsid w:val="001D032F"/>
    <w:rsid w:val="001D041E"/>
    <w:rsid w:val="001D0487"/>
    <w:rsid w:val="001D09FE"/>
    <w:rsid w:val="001D0B16"/>
    <w:rsid w:val="001D0BCB"/>
    <w:rsid w:val="001D0DD3"/>
    <w:rsid w:val="001D0FD0"/>
    <w:rsid w:val="001D12D5"/>
    <w:rsid w:val="001D1341"/>
    <w:rsid w:val="001D15B4"/>
    <w:rsid w:val="001D18B1"/>
    <w:rsid w:val="001D1957"/>
    <w:rsid w:val="001D19D3"/>
    <w:rsid w:val="001D1A50"/>
    <w:rsid w:val="001D1A69"/>
    <w:rsid w:val="001D1FEA"/>
    <w:rsid w:val="001D27C2"/>
    <w:rsid w:val="001D2AB0"/>
    <w:rsid w:val="001D2BB8"/>
    <w:rsid w:val="001D32A3"/>
    <w:rsid w:val="001D32B4"/>
    <w:rsid w:val="001D35B6"/>
    <w:rsid w:val="001D38C2"/>
    <w:rsid w:val="001D3901"/>
    <w:rsid w:val="001D3BB5"/>
    <w:rsid w:val="001D448E"/>
    <w:rsid w:val="001D457C"/>
    <w:rsid w:val="001D473F"/>
    <w:rsid w:val="001D4874"/>
    <w:rsid w:val="001D49F0"/>
    <w:rsid w:val="001D4CCA"/>
    <w:rsid w:val="001D4D45"/>
    <w:rsid w:val="001D50BA"/>
    <w:rsid w:val="001D50C4"/>
    <w:rsid w:val="001D50F1"/>
    <w:rsid w:val="001D54D4"/>
    <w:rsid w:val="001D5508"/>
    <w:rsid w:val="001D5549"/>
    <w:rsid w:val="001D5819"/>
    <w:rsid w:val="001D5A28"/>
    <w:rsid w:val="001D5ED1"/>
    <w:rsid w:val="001D60B4"/>
    <w:rsid w:val="001D617C"/>
    <w:rsid w:val="001D654A"/>
    <w:rsid w:val="001D685F"/>
    <w:rsid w:val="001D6D16"/>
    <w:rsid w:val="001D6D7F"/>
    <w:rsid w:val="001D7382"/>
    <w:rsid w:val="001D7511"/>
    <w:rsid w:val="001D758F"/>
    <w:rsid w:val="001D79CD"/>
    <w:rsid w:val="001D7A0B"/>
    <w:rsid w:val="001E0116"/>
    <w:rsid w:val="001E02DB"/>
    <w:rsid w:val="001E078C"/>
    <w:rsid w:val="001E0CFE"/>
    <w:rsid w:val="001E0F09"/>
    <w:rsid w:val="001E0FE7"/>
    <w:rsid w:val="001E133E"/>
    <w:rsid w:val="001E133F"/>
    <w:rsid w:val="001E13F3"/>
    <w:rsid w:val="001E1518"/>
    <w:rsid w:val="001E1535"/>
    <w:rsid w:val="001E1854"/>
    <w:rsid w:val="001E1E14"/>
    <w:rsid w:val="001E2766"/>
    <w:rsid w:val="001E297B"/>
    <w:rsid w:val="001E2CDC"/>
    <w:rsid w:val="001E2D10"/>
    <w:rsid w:val="001E2E92"/>
    <w:rsid w:val="001E2FFA"/>
    <w:rsid w:val="001E3211"/>
    <w:rsid w:val="001E3CB9"/>
    <w:rsid w:val="001E3D19"/>
    <w:rsid w:val="001E3F59"/>
    <w:rsid w:val="001E403A"/>
    <w:rsid w:val="001E4089"/>
    <w:rsid w:val="001E41F0"/>
    <w:rsid w:val="001E4282"/>
    <w:rsid w:val="001E4348"/>
    <w:rsid w:val="001E46D5"/>
    <w:rsid w:val="001E477D"/>
    <w:rsid w:val="001E491F"/>
    <w:rsid w:val="001E49FF"/>
    <w:rsid w:val="001E4CF4"/>
    <w:rsid w:val="001E5565"/>
    <w:rsid w:val="001E55F5"/>
    <w:rsid w:val="001E66E4"/>
    <w:rsid w:val="001E6706"/>
    <w:rsid w:val="001E675C"/>
    <w:rsid w:val="001E6A69"/>
    <w:rsid w:val="001E6A7E"/>
    <w:rsid w:val="001E6AC3"/>
    <w:rsid w:val="001E6E09"/>
    <w:rsid w:val="001E6EC8"/>
    <w:rsid w:val="001E703D"/>
    <w:rsid w:val="001E7141"/>
    <w:rsid w:val="001E7183"/>
    <w:rsid w:val="001E72CF"/>
    <w:rsid w:val="001E7586"/>
    <w:rsid w:val="001E7AF1"/>
    <w:rsid w:val="001F0378"/>
    <w:rsid w:val="001F04DC"/>
    <w:rsid w:val="001F0A9A"/>
    <w:rsid w:val="001F0C0E"/>
    <w:rsid w:val="001F0CC1"/>
    <w:rsid w:val="001F1014"/>
    <w:rsid w:val="001F13FD"/>
    <w:rsid w:val="001F157E"/>
    <w:rsid w:val="001F1833"/>
    <w:rsid w:val="001F1961"/>
    <w:rsid w:val="001F1D39"/>
    <w:rsid w:val="001F1E40"/>
    <w:rsid w:val="001F1E59"/>
    <w:rsid w:val="001F21C6"/>
    <w:rsid w:val="001F2803"/>
    <w:rsid w:val="001F2935"/>
    <w:rsid w:val="001F2B00"/>
    <w:rsid w:val="001F2E1E"/>
    <w:rsid w:val="001F2FA5"/>
    <w:rsid w:val="001F3048"/>
    <w:rsid w:val="001F3152"/>
    <w:rsid w:val="001F363F"/>
    <w:rsid w:val="001F3641"/>
    <w:rsid w:val="001F3669"/>
    <w:rsid w:val="001F3978"/>
    <w:rsid w:val="001F3DAE"/>
    <w:rsid w:val="001F3DDB"/>
    <w:rsid w:val="001F4036"/>
    <w:rsid w:val="001F43C2"/>
    <w:rsid w:val="001F43C6"/>
    <w:rsid w:val="001F44DA"/>
    <w:rsid w:val="001F46DC"/>
    <w:rsid w:val="001F47F5"/>
    <w:rsid w:val="001F490A"/>
    <w:rsid w:val="001F4BEA"/>
    <w:rsid w:val="001F4C61"/>
    <w:rsid w:val="001F4F6B"/>
    <w:rsid w:val="001F5245"/>
    <w:rsid w:val="001F5352"/>
    <w:rsid w:val="001F53C9"/>
    <w:rsid w:val="001F5810"/>
    <w:rsid w:val="001F58DC"/>
    <w:rsid w:val="001F59C9"/>
    <w:rsid w:val="001F5A24"/>
    <w:rsid w:val="001F5A68"/>
    <w:rsid w:val="001F5A77"/>
    <w:rsid w:val="001F5B6E"/>
    <w:rsid w:val="001F6217"/>
    <w:rsid w:val="001F6231"/>
    <w:rsid w:val="001F6438"/>
    <w:rsid w:val="001F682E"/>
    <w:rsid w:val="001F6BC7"/>
    <w:rsid w:val="001F6BCE"/>
    <w:rsid w:val="001F6CF1"/>
    <w:rsid w:val="001F6DA7"/>
    <w:rsid w:val="001F7303"/>
    <w:rsid w:val="001F7345"/>
    <w:rsid w:val="001F7372"/>
    <w:rsid w:val="001F74E1"/>
    <w:rsid w:val="001F74ED"/>
    <w:rsid w:val="001F76C5"/>
    <w:rsid w:val="001F79B4"/>
    <w:rsid w:val="001F7FA0"/>
    <w:rsid w:val="001F7FD3"/>
    <w:rsid w:val="00200362"/>
    <w:rsid w:val="002005A2"/>
    <w:rsid w:val="002005EC"/>
    <w:rsid w:val="0020082B"/>
    <w:rsid w:val="00200E39"/>
    <w:rsid w:val="00200EBE"/>
    <w:rsid w:val="00201278"/>
    <w:rsid w:val="00201466"/>
    <w:rsid w:val="0020148F"/>
    <w:rsid w:val="0020182C"/>
    <w:rsid w:val="00201C33"/>
    <w:rsid w:val="00201C4E"/>
    <w:rsid w:val="00202872"/>
    <w:rsid w:val="00202AC5"/>
    <w:rsid w:val="00202E6F"/>
    <w:rsid w:val="002035BD"/>
    <w:rsid w:val="00203B6B"/>
    <w:rsid w:val="00203CEA"/>
    <w:rsid w:val="00203ECA"/>
    <w:rsid w:val="00203FF8"/>
    <w:rsid w:val="00203FFC"/>
    <w:rsid w:val="002042F5"/>
    <w:rsid w:val="002044F5"/>
    <w:rsid w:val="00204759"/>
    <w:rsid w:val="00204D99"/>
    <w:rsid w:val="00204EBD"/>
    <w:rsid w:val="00204EC0"/>
    <w:rsid w:val="00204ECA"/>
    <w:rsid w:val="00205032"/>
    <w:rsid w:val="00205268"/>
    <w:rsid w:val="00205803"/>
    <w:rsid w:val="00205857"/>
    <w:rsid w:val="00205964"/>
    <w:rsid w:val="002059C9"/>
    <w:rsid w:val="002059E3"/>
    <w:rsid w:val="00205A02"/>
    <w:rsid w:val="00205A94"/>
    <w:rsid w:val="00205D34"/>
    <w:rsid w:val="00205FF6"/>
    <w:rsid w:val="002065D7"/>
    <w:rsid w:val="00206D3E"/>
    <w:rsid w:val="00207244"/>
    <w:rsid w:val="00207729"/>
    <w:rsid w:val="002100B4"/>
    <w:rsid w:val="00210134"/>
    <w:rsid w:val="00210447"/>
    <w:rsid w:val="002104B8"/>
    <w:rsid w:val="00210631"/>
    <w:rsid w:val="0021078C"/>
    <w:rsid w:val="002108E0"/>
    <w:rsid w:val="00210D92"/>
    <w:rsid w:val="00210DBB"/>
    <w:rsid w:val="00211000"/>
    <w:rsid w:val="00211123"/>
    <w:rsid w:val="00211247"/>
    <w:rsid w:val="0021140A"/>
    <w:rsid w:val="00211494"/>
    <w:rsid w:val="002114C3"/>
    <w:rsid w:val="002114FB"/>
    <w:rsid w:val="0021150F"/>
    <w:rsid w:val="00211609"/>
    <w:rsid w:val="00211807"/>
    <w:rsid w:val="0021188D"/>
    <w:rsid w:val="002119BF"/>
    <w:rsid w:val="00211BA2"/>
    <w:rsid w:val="0021243D"/>
    <w:rsid w:val="002125A4"/>
    <w:rsid w:val="002126BF"/>
    <w:rsid w:val="002126E6"/>
    <w:rsid w:val="00212799"/>
    <w:rsid w:val="00212A6A"/>
    <w:rsid w:val="00212A9B"/>
    <w:rsid w:val="00212E87"/>
    <w:rsid w:val="00212FD6"/>
    <w:rsid w:val="00213107"/>
    <w:rsid w:val="00213235"/>
    <w:rsid w:val="0021338B"/>
    <w:rsid w:val="002133A1"/>
    <w:rsid w:val="00213D1A"/>
    <w:rsid w:val="00213F7C"/>
    <w:rsid w:val="002142A2"/>
    <w:rsid w:val="002144A6"/>
    <w:rsid w:val="00214946"/>
    <w:rsid w:val="0021514F"/>
    <w:rsid w:val="0021515A"/>
    <w:rsid w:val="00215732"/>
    <w:rsid w:val="0021589A"/>
    <w:rsid w:val="0021599F"/>
    <w:rsid w:val="00215D60"/>
    <w:rsid w:val="00215DF4"/>
    <w:rsid w:val="0021610B"/>
    <w:rsid w:val="00216295"/>
    <w:rsid w:val="0021629C"/>
    <w:rsid w:val="00216647"/>
    <w:rsid w:val="00216ABD"/>
    <w:rsid w:val="00216DA2"/>
    <w:rsid w:val="002172E3"/>
    <w:rsid w:val="0021746C"/>
    <w:rsid w:val="0021747B"/>
    <w:rsid w:val="0021759A"/>
    <w:rsid w:val="002175CA"/>
    <w:rsid w:val="00217985"/>
    <w:rsid w:val="002203DE"/>
    <w:rsid w:val="002208B4"/>
    <w:rsid w:val="00220B82"/>
    <w:rsid w:val="002210ED"/>
    <w:rsid w:val="002210FD"/>
    <w:rsid w:val="002212FF"/>
    <w:rsid w:val="00221312"/>
    <w:rsid w:val="00221383"/>
    <w:rsid w:val="0022180C"/>
    <w:rsid w:val="00221B8F"/>
    <w:rsid w:val="00221DBC"/>
    <w:rsid w:val="00221FA8"/>
    <w:rsid w:val="00222045"/>
    <w:rsid w:val="00222133"/>
    <w:rsid w:val="0022216A"/>
    <w:rsid w:val="002221AF"/>
    <w:rsid w:val="0022226D"/>
    <w:rsid w:val="00222453"/>
    <w:rsid w:val="00222CEC"/>
    <w:rsid w:val="002230B2"/>
    <w:rsid w:val="0022336F"/>
    <w:rsid w:val="002234B8"/>
    <w:rsid w:val="0022363A"/>
    <w:rsid w:val="00223822"/>
    <w:rsid w:val="002239F3"/>
    <w:rsid w:val="00223E23"/>
    <w:rsid w:val="00223F15"/>
    <w:rsid w:val="0022431A"/>
    <w:rsid w:val="00224356"/>
    <w:rsid w:val="00224417"/>
    <w:rsid w:val="002246A3"/>
    <w:rsid w:val="002247F4"/>
    <w:rsid w:val="00224857"/>
    <w:rsid w:val="00224E0C"/>
    <w:rsid w:val="00224FDF"/>
    <w:rsid w:val="0022519C"/>
    <w:rsid w:val="00225465"/>
    <w:rsid w:val="002256C8"/>
    <w:rsid w:val="002256D4"/>
    <w:rsid w:val="00225731"/>
    <w:rsid w:val="002258CC"/>
    <w:rsid w:val="00225FB8"/>
    <w:rsid w:val="00226702"/>
    <w:rsid w:val="00226917"/>
    <w:rsid w:val="00226CDD"/>
    <w:rsid w:val="00226E31"/>
    <w:rsid w:val="00226F01"/>
    <w:rsid w:val="00227015"/>
    <w:rsid w:val="0022716D"/>
    <w:rsid w:val="00227402"/>
    <w:rsid w:val="002274D2"/>
    <w:rsid w:val="002275E2"/>
    <w:rsid w:val="00227705"/>
    <w:rsid w:val="00227A2E"/>
    <w:rsid w:val="00227CAF"/>
    <w:rsid w:val="00227DD1"/>
    <w:rsid w:val="00230044"/>
    <w:rsid w:val="00230114"/>
    <w:rsid w:val="0023015E"/>
    <w:rsid w:val="0023089A"/>
    <w:rsid w:val="002308F3"/>
    <w:rsid w:val="00230AB3"/>
    <w:rsid w:val="00230D64"/>
    <w:rsid w:val="00230F53"/>
    <w:rsid w:val="0023120E"/>
    <w:rsid w:val="0023130A"/>
    <w:rsid w:val="00231313"/>
    <w:rsid w:val="002314B7"/>
    <w:rsid w:val="00231708"/>
    <w:rsid w:val="00231964"/>
    <w:rsid w:val="00231E52"/>
    <w:rsid w:val="00232184"/>
    <w:rsid w:val="002321FB"/>
    <w:rsid w:val="0023298F"/>
    <w:rsid w:val="00232997"/>
    <w:rsid w:val="00233060"/>
    <w:rsid w:val="0023334F"/>
    <w:rsid w:val="00233602"/>
    <w:rsid w:val="0023363A"/>
    <w:rsid w:val="002339F8"/>
    <w:rsid w:val="00233AF1"/>
    <w:rsid w:val="00233B7A"/>
    <w:rsid w:val="00233C06"/>
    <w:rsid w:val="00233C86"/>
    <w:rsid w:val="00234042"/>
    <w:rsid w:val="0023412F"/>
    <w:rsid w:val="002341F3"/>
    <w:rsid w:val="002342B0"/>
    <w:rsid w:val="002348F4"/>
    <w:rsid w:val="00234BA3"/>
    <w:rsid w:val="00234F28"/>
    <w:rsid w:val="00235106"/>
    <w:rsid w:val="0023517C"/>
    <w:rsid w:val="00235192"/>
    <w:rsid w:val="00235915"/>
    <w:rsid w:val="00235EA9"/>
    <w:rsid w:val="00235F2A"/>
    <w:rsid w:val="0023610F"/>
    <w:rsid w:val="00236684"/>
    <w:rsid w:val="002369D4"/>
    <w:rsid w:val="002369E6"/>
    <w:rsid w:val="00236BB5"/>
    <w:rsid w:val="00237047"/>
    <w:rsid w:val="0023726D"/>
    <w:rsid w:val="00237316"/>
    <w:rsid w:val="002376C1"/>
    <w:rsid w:val="00237BA5"/>
    <w:rsid w:val="00237F23"/>
    <w:rsid w:val="002403CF"/>
    <w:rsid w:val="002406F2"/>
    <w:rsid w:val="002408B6"/>
    <w:rsid w:val="00240A18"/>
    <w:rsid w:val="00240A32"/>
    <w:rsid w:val="00240B67"/>
    <w:rsid w:val="00240FCE"/>
    <w:rsid w:val="0024128E"/>
    <w:rsid w:val="00241290"/>
    <w:rsid w:val="002413FA"/>
    <w:rsid w:val="00241449"/>
    <w:rsid w:val="00241452"/>
    <w:rsid w:val="0024165A"/>
    <w:rsid w:val="002419D2"/>
    <w:rsid w:val="00241A03"/>
    <w:rsid w:val="00241BE0"/>
    <w:rsid w:val="00241E67"/>
    <w:rsid w:val="00241E6D"/>
    <w:rsid w:val="0024201C"/>
    <w:rsid w:val="00242175"/>
    <w:rsid w:val="002423E0"/>
    <w:rsid w:val="002424F3"/>
    <w:rsid w:val="002426EF"/>
    <w:rsid w:val="00242780"/>
    <w:rsid w:val="00242899"/>
    <w:rsid w:val="00242AD4"/>
    <w:rsid w:val="00242CF0"/>
    <w:rsid w:val="00242EA0"/>
    <w:rsid w:val="00242FDD"/>
    <w:rsid w:val="00243091"/>
    <w:rsid w:val="00243144"/>
    <w:rsid w:val="002432F1"/>
    <w:rsid w:val="00243388"/>
    <w:rsid w:val="00243478"/>
    <w:rsid w:val="002436E0"/>
    <w:rsid w:val="0024379F"/>
    <w:rsid w:val="00243900"/>
    <w:rsid w:val="0024399C"/>
    <w:rsid w:val="00243F85"/>
    <w:rsid w:val="00243FB3"/>
    <w:rsid w:val="002441E4"/>
    <w:rsid w:val="00244638"/>
    <w:rsid w:val="00244AEE"/>
    <w:rsid w:val="0024501C"/>
    <w:rsid w:val="002450E4"/>
    <w:rsid w:val="002450E6"/>
    <w:rsid w:val="0024520A"/>
    <w:rsid w:val="002452E2"/>
    <w:rsid w:val="00245341"/>
    <w:rsid w:val="00245457"/>
    <w:rsid w:val="00245542"/>
    <w:rsid w:val="0024566B"/>
    <w:rsid w:val="002456AD"/>
    <w:rsid w:val="0024573C"/>
    <w:rsid w:val="002459C9"/>
    <w:rsid w:val="00245A80"/>
    <w:rsid w:val="00245C13"/>
    <w:rsid w:val="00246172"/>
    <w:rsid w:val="00246239"/>
    <w:rsid w:val="00246A3A"/>
    <w:rsid w:val="00247062"/>
    <w:rsid w:val="002470A9"/>
    <w:rsid w:val="00247414"/>
    <w:rsid w:val="0024753D"/>
    <w:rsid w:val="00247688"/>
    <w:rsid w:val="00247BA5"/>
    <w:rsid w:val="0025037A"/>
    <w:rsid w:val="002503D4"/>
    <w:rsid w:val="00250A4A"/>
    <w:rsid w:val="00250BB1"/>
    <w:rsid w:val="00250EDD"/>
    <w:rsid w:val="00251319"/>
    <w:rsid w:val="0025150F"/>
    <w:rsid w:val="002516E7"/>
    <w:rsid w:val="002516F1"/>
    <w:rsid w:val="002517AD"/>
    <w:rsid w:val="002518DB"/>
    <w:rsid w:val="00251D0C"/>
    <w:rsid w:val="00251D28"/>
    <w:rsid w:val="00251E62"/>
    <w:rsid w:val="002522CF"/>
    <w:rsid w:val="002525FF"/>
    <w:rsid w:val="00252696"/>
    <w:rsid w:val="00252721"/>
    <w:rsid w:val="00252AC9"/>
    <w:rsid w:val="002533BB"/>
    <w:rsid w:val="002538EF"/>
    <w:rsid w:val="002539F2"/>
    <w:rsid w:val="00253A54"/>
    <w:rsid w:val="00253C6F"/>
    <w:rsid w:val="002540C4"/>
    <w:rsid w:val="00254583"/>
    <w:rsid w:val="002545E0"/>
    <w:rsid w:val="00254CBA"/>
    <w:rsid w:val="00254E14"/>
    <w:rsid w:val="00254E5C"/>
    <w:rsid w:val="00254F91"/>
    <w:rsid w:val="002552A4"/>
    <w:rsid w:val="00255356"/>
    <w:rsid w:val="0025578E"/>
    <w:rsid w:val="002559E8"/>
    <w:rsid w:val="00255A28"/>
    <w:rsid w:val="00255A62"/>
    <w:rsid w:val="00255C16"/>
    <w:rsid w:val="00256193"/>
    <w:rsid w:val="00257176"/>
    <w:rsid w:val="00257462"/>
    <w:rsid w:val="0025747B"/>
    <w:rsid w:val="0025769C"/>
    <w:rsid w:val="00257805"/>
    <w:rsid w:val="002579EE"/>
    <w:rsid w:val="00257CA0"/>
    <w:rsid w:val="00257DE9"/>
    <w:rsid w:val="00257F10"/>
    <w:rsid w:val="00257F36"/>
    <w:rsid w:val="00257F7F"/>
    <w:rsid w:val="00257FEC"/>
    <w:rsid w:val="0026016A"/>
    <w:rsid w:val="002607F6"/>
    <w:rsid w:val="002609F6"/>
    <w:rsid w:val="00260B7F"/>
    <w:rsid w:val="00260DB2"/>
    <w:rsid w:val="00261112"/>
    <w:rsid w:val="002618BC"/>
    <w:rsid w:val="00261B5C"/>
    <w:rsid w:val="00262134"/>
    <w:rsid w:val="002623A1"/>
    <w:rsid w:val="0026245B"/>
    <w:rsid w:val="0026260F"/>
    <w:rsid w:val="00262781"/>
    <w:rsid w:val="002628BC"/>
    <w:rsid w:val="002629B8"/>
    <w:rsid w:val="00262B05"/>
    <w:rsid w:val="00262CA2"/>
    <w:rsid w:val="00262E24"/>
    <w:rsid w:val="00262E4E"/>
    <w:rsid w:val="00262F66"/>
    <w:rsid w:val="002631AB"/>
    <w:rsid w:val="0026322F"/>
    <w:rsid w:val="00263378"/>
    <w:rsid w:val="0026359A"/>
    <w:rsid w:val="00263693"/>
    <w:rsid w:val="0026397E"/>
    <w:rsid w:val="00263E22"/>
    <w:rsid w:val="00263E93"/>
    <w:rsid w:val="00263F84"/>
    <w:rsid w:val="00263FD6"/>
    <w:rsid w:val="00264023"/>
    <w:rsid w:val="002640B3"/>
    <w:rsid w:val="00264198"/>
    <w:rsid w:val="002642FF"/>
    <w:rsid w:val="00264477"/>
    <w:rsid w:val="00264779"/>
    <w:rsid w:val="0026483F"/>
    <w:rsid w:val="00264A92"/>
    <w:rsid w:val="00264B44"/>
    <w:rsid w:val="00264E2C"/>
    <w:rsid w:val="00264F55"/>
    <w:rsid w:val="00265015"/>
    <w:rsid w:val="00265107"/>
    <w:rsid w:val="0026516E"/>
    <w:rsid w:val="00265218"/>
    <w:rsid w:val="0026566F"/>
    <w:rsid w:val="00265FF8"/>
    <w:rsid w:val="00266371"/>
    <w:rsid w:val="00266535"/>
    <w:rsid w:val="0026661C"/>
    <w:rsid w:val="0026667E"/>
    <w:rsid w:val="0026675D"/>
    <w:rsid w:val="00266D6A"/>
    <w:rsid w:val="00267242"/>
    <w:rsid w:val="002676BD"/>
    <w:rsid w:val="00267814"/>
    <w:rsid w:val="002678FE"/>
    <w:rsid w:val="002679C7"/>
    <w:rsid w:val="002679E1"/>
    <w:rsid w:val="00267C6A"/>
    <w:rsid w:val="0027004A"/>
    <w:rsid w:val="0027032B"/>
    <w:rsid w:val="00270541"/>
    <w:rsid w:val="00270BB6"/>
    <w:rsid w:val="00270CF3"/>
    <w:rsid w:val="00270D46"/>
    <w:rsid w:val="00271162"/>
    <w:rsid w:val="00271289"/>
    <w:rsid w:val="00271445"/>
    <w:rsid w:val="002718C0"/>
    <w:rsid w:val="00271B8B"/>
    <w:rsid w:val="00271D84"/>
    <w:rsid w:val="002721BA"/>
    <w:rsid w:val="0027231B"/>
    <w:rsid w:val="0027280B"/>
    <w:rsid w:val="00272989"/>
    <w:rsid w:val="00272A4C"/>
    <w:rsid w:val="00272BEA"/>
    <w:rsid w:val="00272C6C"/>
    <w:rsid w:val="0027319A"/>
    <w:rsid w:val="00273678"/>
    <w:rsid w:val="002736AD"/>
    <w:rsid w:val="002739C1"/>
    <w:rsid w:val="00273A6B"/>
    <w:rsid w:val="00273AC4"/>
    <w:rsid w:val="00273B7F"/>
    <w:rsid w:val="00273CE1"/>
    <w:rsid w:val="00273FF9"/>
    <w:rsid w:val="00274475"/>
    <w:rsid w:val="0027459E"/>
    <w:rsid w:val="00274777"/>
    <w:rsid w:val="00274A17"/>
    <w:rsid w:val="00274B2A"/>
    <w:rsid w:val="0027552E"/>
    <w:rsid w:val="00275644"/>
    <w:rsid w:val="0027584B"/>
    <w:rsid w:val="002759B2"/>
    <w:rsid w:val="002759CE"/>
    <w:rsid w:val="00275D8A"/>
    <w:rsid w:val="00275F73"/>
    <w:rsid w:val="002760BB"/>
    <w:rsid w:val="00276219"/>
    <w:rsid w:val="00276379"/>
    <w:rsid w:val="0027655F"/>
    <w:rsid w:val="002766E0"/>
    <w:rsid w:val="0027675F"/>
    <w:rsid w:val="00276867"/>
    <w:rsid w:val="002769F6"/>
    <w:rsid w:val="00276B2A"/>
    <w:rsid w:val="00276BDA"/>
    <w:rsid w:val="00276E0D"/>
    <w:rsid w:val="00276E23"/>
    <w:rsid w:val="00276EA7"/>
    <w:rsid w:val="00276EC7"/>
    <w:rsid w:val="00277321"/>
    <w:rsid w:val="002777C7"/>
    <w:rsid w:val="00277864"/>
    <w:rsid w:val="002778F1"/>
    <w:rsid w:val="002779FE"/>
    <w:rsid w:val="00277CE2"/>
    <w:rsid w:val="00280215"/>
    <w:rsid w:val="00280557"/>
    <w:rsid w:val="002805DC"/>
    <w:rsid w:val="00280664"/>
    <w:rsid w:val="0028078C"/>
    <w:rsid w:val="00280846"/>
    <w:rsid w:val="00280DEA"/>
    <w:rsid w:val="002810BE"/>
    <w:rsid w:val="0028115C"/>
    <w:rsid w:val="00281416"/>
    <w:rsid w:val="0028154F"/>
    <w:rsid w:val="002815FD"/>
    <w:rsid w:val="00281656"/>
    <w:rsid w:val="00281A38"/>
    <w:rsid w:val="00281C4A"/>
    <w:rsid w:val="0028216F"/>
    <w:rsid w:val="002829D5"/>
    <w:rsid w:val="00282DD2"/>
    <w:rsid w:val="00282F53"/>
    <w:rsid w:val="002832DA"/>
    <w:rsid w:val="002832FE"/>
    <w:rsid w:val="00283443"/>
    <w:rsid w:val="0028358B"/>
    <w:rsid w:val="002835AF"/>
    <w:rsid w:val="002836F0"/>
    <w:rsid w:val="00283A8A"/>
    <w:rsid w:val="00283AD6"/>
    <w:rsid w:val="00283DDF"/>
    <w:rsid w:val="00283F49"/>
    <w:rsid w:val="00283F97"/>
    <w:rsid w:val="00284242"/>
    <w:rsid w:val="002843FB"/>
    <w:rsid w:val="00284891"/>
    <w:rsid w:val="00284AF6"/>
    <w:rsid w:val="002852F0"/>
    <w:rsid w:val="002853C3"/>
    <w:rsid w:val="0028580C"/>
    <w:rsid w:val="00285B23"/>
    <w:rsid w:val="00285E12"/>
    <w:rsid w:val="0028610D"/>
    <w:rsid w:val="002861CE"/>
    <w:rsid w:val="00286827"/>
    <w:rsid w:val="00286EEC"/>
    <w:rsid w:val="00287295"/>
    <w:rsid w:val="0028738F"/>
    <w:rsid w:val="002875B4"/>
    <w:rsid w:val="00287D38"/>
    <w:rsid w:val="00287D6A"/>
    <w:rsid w:val="00287E12"/>
    <w:rsid w:val="00290018"/>
    <w:rsid w:val="00290116"/>
    <w:rsid w:val="00290253"/>
    <w:rsid w:val="00290302"/>
    <w:rsid w:val="002907DA"/>
    <w:rsid w:val="00290817"/>
    <w:rsid w:val="00290B5F"/>
    <w:rsid w:val="00290E01"/>
    <w:rsid w:val="00290F58"/>
    <w:rsid w:val="00291006"/>
    <w:rsid w:val="0029169E"/>
    <w:rsid w:val="002916E1"/>
    <w:rsid w:val="00291841"/>
    <w:rsid w:val="00291933"/>
    <w:rsid w:val="0029195D"/>
    <w:rsid w:val="00291982"/>
    <w:rsid w:val="00291ABB"/>
    <w:rsid w:val="00291F8B"/>
    <w:rsid w:val="00292181"/>
    <w:rsid w:val="002922F9"/>
    <w:rsid w:val="002926AF"/>
    <w:rsid w:val="002927E5"/>
    <w:rsid w:val="00292A04"/>
    <w:rsid w:val="00292A4A"/>
    <w:rsid w:val="00292B9A"/>
    <w:rsid w:val="00292BE7"/>
    <w:rsid w:val="00292CED"/>
    <w:rsid w:val="00292D73"/>
    <w:rsid w:val="002932FD"/>
    <w:rsid w:val="002933F6"/>
    <w:rsid w:val="0029343C"/>
    <w:rsid w:val="0029350A"/>
    <w:rsid w:val="002935F2"/>
    <w:rsid w:val="002936E7"/>
    <w:rsid w:val="0029377B"/>
    <w:rsid w:val="00293EA8"/>
    <w:rsid w:val="00293EFD"/>
    <w:rsid w:val="0029413E"/>
    <w:rsid w:val="00294201"/>
    <w:rsid w:val="00294277"/>
    <w:rsid w:val="002942B8"/>
    <w:rsid w:val="002942F2"/>
    <w:rsid w:val="00294368"/>
    <w:rsid w:val="00294616"/>
    <w:rsid w:val="00294692"/>
    <w:rsid w:val="002947FA"/>
    <w:rsid w:val="00294D29"/>
    <w:rsid w:val="002954E5"/>
    <w:rsid w:val="00295863"/>
    <w:rsid w:val="00295949"/>
    <w:rsid w:val="00295997"/>
    <w:rsid w:val="00295AAC"/>
    <w:rsid w:val="00295B28"/>
    <w:rsid w:val="00295C6E"/>
    <w:rsid w:val="00295F91"/>
    <w:rsid w:val="00295FB7"/>
    <w:rsid w:val="0029610F"/>
    <w:rsid w:val="002962E5"/>
    <w:rsid w:val="00296334"/>
    <w:rsid w:val="002967FE"/>
    <w:rsid w:val="002969BB"/>
    <w:rsid w:val="0029702E"/>
    <w:rsid w:val="002975B6"/>
    <w:rsid w:val="00297749"/>
    <w:rsid w:val="00297A3B"/>
    <w:rsid w:val="00297C60"/>
    <w:rsid w:val="002A0098"/>
    <w:rsid w:val="002A03FF"/>
    <w:rsid w:val="002A067D"/>
    <w:rsid w:val="002A07B5"/>
    <w:rsid w:val="002A0B54"/>
    <w:rsid w:val="002A0B70"/>
    <w:rsid w:val="002A0ECB"/>
    <w:rsid w:val="002A0F15"/>
    <w:rsid w:val="002A0F45"/>
    <w:rsid w:val="002A1063"/>
    <w:rsid w:val="002A10ED"/>
    <w:rsid w:val="002A1109"/>
    <w:rsid w:val="002A11AF"/>
    <w:rsid w:val="002A1344"/>
    <w:rsid w:val="002A1510"/>
    <w:rsid w:val="002A1571"/>
    <w:rsid w:val="002A15AE"/>
    <w:rsid w:val="002A16C5"/>
    <w:rsid w:val="002A16D6"/>
    <w:rsid w:val="002A1924"/>
    <w:rsid w:val="002A1B7E"/>
    <w:rsid w:val="002A1C7D"/>
    <w:rsid w:val="002A1CC3"/>
    <w:rsid w:val="002A1E62"/>
    <w:rsid w:val="002A1F67"/>
    <w:rsid w:val="002A2090"/>
    <w:rsid w:val="002A2212"/>
    <w:rsid w:val="002A2512"/>
    <w:rsid w:val="002A27B4"/>
    <w:rsid w:val="002A29C9"/>
    <w:rsid w:val="002A2A26"/>
    <w:rsid w:val="002A2B3E"/>
    <w:rsid w:val="002A2C82"/>
    <w:rsid w:val="002A2D7E"/>
    <w:rsid w:val="002A2E80"/>
    <w:rsid w:val="002A35D0"/>
    <w:rsid w:val="002A375C"/>
    <w:rsid w:val="002A37DF"/>
    <w:rsid w:val="002A3816"/>
    <w:rsid w:val="002A38E7"/>
    <w:rsid w:val="002A3B48"/>
    <w:rsid w:val="002A3CCC"/>
    <w:rsid w:val="002A3D1E"/>
    <w:rsid w:val="002A3DD7"/>
    <w:rsid w:val="002A3F0B"/>
    <w:rsid w:val="002A4050"/>
    <w:rsid w:val="002A44EA"/>
    <w:rsid w:val="002A54EC"/>
    <w:rsid w:val="002A561E"/>
    <w:rsid w:val="002A5A45"/>
    <w:rsid w:val="002A5C21"/>
    <w:rsid w:val="002A5C30"/>
    <w:rsid w:val="002A5D83"/>
    <w:rsid w:val="002A60B1"/>
    <w:rsid w:val="002A6151"/>
    <w:rsid w:val="002A6803"/>
    <w:rsid w:val="002A6C48"/>
    <w:rsid w:val="002A6F30"/>
    <w:rsid w:val="002A70B1"/>
    <w:rsid w:val="002A70CF"/>
    <w:rsid w:val="002A7541"/>
    <w:rsid w:val="002A767F"/>
    <w:rsid w:val="002A76D1"/>
    <w:rsid w:val="002A7AC7"/>
    <w:rsid w:val="002A7BA9"/>
    <w:rsid w:val="002A7E4B"/>
    <w:rsid w:val="002A7EBA"/>
    <w:rsid w:val="002A7FCA"/>
    <w:rsid w:val="002B0672"/>
    <w:rsid w:val="002B06B1"/>
    <w:rsid w:val="002B0B22"/>
    <w:rsid w:val="002B0E2B"/>
    <w:rsid w:val="002B0F1C"/>
    <w:rsid w:val="002B0FF1"/>
    <w:rsid w:val="002B1880"/>
    <w:rsid w:val="002B1DE6"/>
    <w:rsid w:val="002B2224"/>
    <w:rsid w:val="002B22B8"/>
    <w:rsid w:val="002B2C87"/>
    <w:rsid w:val="002B2CC7"/>
    <w:rsid w:val="002B2EE7"/>
    <w:rsid w:val="002B3029"/>
    <w:rsid w:val="002B336B"/>
    <w:rsid w:val="002B33AE"/>
    <w:rsid w:val="002B3853"/>
    <w:rsid w:val="002B38F2"/>
    <w:rsid w:val="002B40DF"/>
    <w:rsid w:val="002B461C"/>
    <w:rsid w:val="002B4A4A"/>
    <w:rsid w:val="002B4D6E"/>
    <w:rsid w:val="002B4D80"/>
    <w:rsid w:val="002B5093"/>
    <w:rsid w:val="002B51ED"/>
    <w:rsid w:val="002B5273"/>
    <w:rsid w:val="002B5A7B"/>
    <w:rsid w:val="002B5B8F"/>
    <w:rsid w:val="002B5D6F"/>
    <w:rsid w:val="002B5DEE"/>
    <w:rsid w:val="002B67D8"/>
    <w:rsid w:val="002B69BC"/>
    <w:rsid w:val="002B6A00"/>
    <w:rsid w:val="002B6AA1"/>
    <w:rsid w:val="002B6B62"/>
    <w:rsid w:val="002B6C41"/>
    <w:rsid w:val="002B6D8B"/>
    <w:rsid w:val="002B6EC0"/>
    <w:rsid w:val="002B6ED6"/>
    <w:rsid w:val="002B7087"/>
    <w:rsid w:val="002B71B2"/>
    <w:rsid w:val="002B74B8"/>
    <w:rsid w:val="002B755D"/>
    <w:rsid w:val="002B76CD"/>
    <w:rsid w:val="002B7B1D"/>
    <w:rsid w:val="002B7D97"/>
    <w:rsid w:val="002C077D"/>
    <w:rsid w:val="002C08A3"/>
    <w:rsid w:val="002C0931"/>
    <w:rsid w:val="002C0A61"/>
    <w:rsid w:val="002C0D4B"/>
    <w:rsid w:val="002C0EC9"/>
    <w:rsid w:val="002C128B"/>
    <w:rsid w:val="002C12F0"/>
    <w:rsid w:val="002C145A"/>
    <w:rsid w:val="002C14EA"/>
    <w:rsid w:val="002C157D"/>
    <w:rsid w:val="002C15DB"/>
    <w:rsid w:val="002C18AE"/>
    <w:rsid w:val="002C1957"/>
    <w:rsid w:val="002C1BD7"/>
    <w:rsid w:val="002C1CF2"/>
    <w:rsid w:val="002C1E6A"/>
    <w:rsid w:val="002C25CB"/>
    <w:rsid w:val="002C27D0"/>
    <w:rsid w:val="002C28CD"/>
    <w:rsid w:val="002C29C0"/>
    <w:rsid w:val="002C2AEB"/>
    <w:rsid w:val="002C3518"/>
    <w:rsid w:val="002C3636"/>
    <w:rsid w:val="002C3639"/>
    <w:rsid w:val="002C37B0"/>
    <w:rsid w:val="002C38D6"/>
    <w:rsid w:val="002C3A48"/>
    <w:rsid w:val="002C3B7D"/>
    <w:rsid w:val="002C3C4C"/>
    <w:rsid w:val="002C3CAE"/>
    <w:rsid w:val="002C3F31"/>
    <w:rsid w:val="002C3F69"/>
    <w:rsid w:val="002C41AF"/>
    <w:rsid w:val="002C4574"/>
    <w:rsid w:val="002C4582"/>
    <w:rsid w:val="002C4A78"/>
    <w:rsid w:val="002C4FBB"/>
    <w:rsid w:val="002C53EB"/>
    <w:rsid w:val="002C56BC"/>
    <w:rsid w:val="002C5BF8"/>
    <w:rsid w:val="002C5E9D"/>
    <w:rsid w:val="002C5F01"/>
    <w:rsid w:val="002C6255"/>
    <w:rsid w:val="002C66F8"/>
    <w:rsid w:val="002C671B"/>
    <w:rsid w:val="002C673C"/>
    <w:rsid w:val="002C67CB"/>
    <w:rsid w:val="002C6818"/>
    <w:rsid w:val="002C6A33"/>
    <w:rsid w:val="002C6E5F"/>
    <w:rsid w:val="002C6FDB"/>
    <w:rsid w:val="002C7259"/>
    <w:rsid w:val="002C747D"/>
    <w:rsid w:val="002C74FB"/>
    <w:rsid w:val="002C7647"/>
    <w:rsid w:val="002C79F8"/>
    <w:rsid w:val="002C7A51"/>
    <w:rsid w:val="002C7D74"/>
    <w:rsid w:val="002C7EC0"/>
    <w:rsid w:val="002D0003"/>
    <w:rsid w:val="002D0073"/>
    <w:rsid w:val="002D0629"/>
    <w:rsid w:val="002D0706"/>
    <w:rsid w:val="002D089C"/>
    <w:rsid w:val="002D09ED"/>
    <w:rsid w:val="002D0D63"/>
    <w:rsid w:val="002D1378"/>
    <w:rsid w:val="002D1C9B"/>
    <w:rsid w:val="002D1E7A"/>
    <w:rsid w:val="002D2372"/>
    <w:rsid w:val="002D2459"/>
    <w:rsid w:val="002D2505"/>
    <w:rsid w:val="002D25CA"/>
    <w:rsid w:val="002D275A"/>
    <w:rsid w:val="002D27C9"/>
    <w:rsid w:val="002D2D5D"/>
    <w:rsid w:val="002D32BB"/>
    <w:rsid w:val="002D3338"/>
    <w:rsid w:val="002D365B"/>
    <w:rsid w:val="002D38DE"/>
    <w:rsid w:val="002D396C"/>
    <w:rsid w:val="002D3A0F"/>
    <w:rsid w:val="002D3A3A"/>
    <w:rsid w:val="002D3FCB"/>
    <w:rsid w:val="002D425B"/>
    <w:rsid w:val="002D46B5"/>
    <w:rsid w:val="002D49D0"/>
    <w:rsid w:val="002D4CD6"/>
    <w:rsid w:val="002D5305"/>
    <w:rsid w:val="002D56D4"/>
    <w:rsid w:val="002D5975"/>
    <w:rsid w:val="002D5A62"/>
    <w:rsid w:val="002D5C2E"/>
    <w:rsid w:val="002D66ED"/>
    <w:rsid w:val="002D677A"/>
    <w:rsid w:val="002D687D"/>
    <w:rsid w:val="002D6C64"/>
    <w:rsid w:val="002D6EF9"/>
    <w:rsid w:val="002D6F8D"/>
    <w:rsid w:val="002D6FED"/>
    <w:rsid w:val="002D71B9"/>
    <w:rsid w:val="002D7554"/>
    <w:rsid w:val="002D75A5"/>
    <w:rsid w:val="002D7771"/>
    <w:rsid w:val="002D7AA7"/>
    <w:rsid w:val="002D7E22"/>
    <w:rsid w:val="002E01B2"/>
    <w:rsid w:val="002E06E2"/>
    <w:rsid w:val="002E0703"/>
    <w:rsid w:val="002E078C"/>
    <w:rsid w:val="002E08A6"/>
    <w:rsid w:val="002E0B4F"/>
    <w:rsid w:val="002E0DDC"/>
    <w:rsid w:val="002E0E71"/>
    <w:rsid w:val="002E104C"/>
    <w:rsid w:val="002E108C"/>
    <w:rsid w:val="002E1930"/>
    <w:rsid w:val="002E1C17"/>
    <w:rsid w:val="002E1CAB"/>
    <w:rsid w:val="002E1E48"/>
    <w:rsid w:val="002E2085"/>
    <w:rsid w:val="002E20D6"/>
    <w:rsid w:val="002E251C"/>
    <w:rsid w:val="002E2859"/>
    <w:rsid w:val="002E2B19"/>
    <w:rsid w:val="002E2CF8"/>
    <w:rsid w:val="002E2F21"/>
    <w:rsid w:val="002E310D"/>
    <w:rsid w:val="002E311D"/>
    <w:rsid w:val="002E31F9"/>
    <w:rsid w:val="002E32D1"/>
    <w:rsid w:val="002E337B"/>
    <w:rsid w:val="002E351B"/>
    <w:rsid w:val="002E3560"/>
    <w:rsid w:val="002E35D0"/>
    <w:rsid w:val="002E376A"/>
    <w:rsid w:val="002E37CF"/>
    <w:rsid w:val="002E3D7D"/>
    <w:rsid w:val="002E3DBC"/>
    <w:rsid w:val="002E3FD9"/>
    <w:rsid w:val="002E4015"/>
    <w:rsid w:val="002E424D"/>
    <w:rsid w:val="002E49AD"/>
    <w:rsid w:val="002E54A9"/>
    <w:rsid w:val="002E54E3"/>
    <w:rsid w:val="002E5857"/>
    <w:rsid w:val="002E5A45"/>
    <w:rsid w:val="002E5B7D"/>
    <w:rsid w:val="002E5F00"/>
    <w:rsid w:val="002E60AA"/>
    <w:rsid w:val="002E60C2"/>
    <w:rsid w:val="002E62D6"/>
    <w:rsid w:val="002E6618"/>
    <w:rsid w:val="002E6749"/>
    <w:rsid w:val="002E6776"/>
    <w:rsid w:val="002E6E93"/>
    <w:rsid w:val="002E7003"/>
    <w:rsid w:val="002E70D4"/>
    <w:rsid w:val="002E740C"/>
    <w:rsid w:val="002E76E0"/>
    <w:rsid w:val="002E7D0E"/>
    <w:rsid w:val="002F02A4"/>
    <w:rsid w:val="002F096D"/>
    <w:rsid w:val="002F0CA8"/>
    <w:rsid w:val="002F0FF1"/>
    <w:rsid w:val="002F1738"/>
    <w:rsid w:val="002F1A92"/>
    <w:rsid w:val="002F2004"/>
    <w:rsid w:val="002F2115"/>
    <w:rsid w:val="002F21EA"/>
    <w:rsid w:val="002F249F"/>
    <w:rsid w:val="002F25E7"/>
    <w:rsid w:val="002F277A"/>
    <w:rsid w:val="002F2A95"/>
    <w:rsid w:val="002F2C4B"/>
    <w:rsid w:val="002F2C85"/>
    <w:rsid w:val="002F2C9A"/>
    <w:rsid w:val="002F2CCF"/>
    <w:rsid w:val="002F2D19"/>
    <w:rsid w:val="002F2E63"/>
    <w:rsid w:val="002F2EA3"/>
    <w:rsid w:val="002F3029"/>
    <w:rsid w:val="002F3296"/>
    <w:rsid w:val="002F337A"/>
    <w:rsid w:val="002F34A7"/>
    <w:rsid w:val="002F3707"/>
    <w:rsid w:val="002F3987"/>
    <w:rsid w:val="002F3992"/>
    <w:rsid w:val="002F3C73"/>
    <w:rsid w:val="002F43BC"/>
    <w:rsid w:val="002F482C"/>
    <w:rsid w:val="002F4941"/>
    <w:rsid w:val="002F4AC1"/>
    <w:rsid w:val="002F4C8B"/>
    <w:rsid w:val="002F4C94"/>
    <w:rsid w:val="002F4DB2"/>
    <w:rsid w:val="002F55A5"/>
    <w:rsid w:val="002F55E1"/>
    <w:rsid w:val="002F599C"/>
    <w:rsid w:val="002F5A40"/>
    <w:rsid w:val="002F5A57"/>
    <w:rsid w:val="002F5A93"/>
    <w:rsid w:val="002F5E2A"/>
    <w:rsid w:val="002F5F2F"/>
    <w:rsid w:val="002F6045"/>
    <w:rsid w:val="002F6280"/>
    <w:rsid w:val="002F64B3"/>
    <w:rsid w:val="002F6715"/>
    <w:rsid w:val="002F688F"/>
    <w:rsid w:val="002F69D1"/>
    <w:rsid w:val="002F6A7F"/>
    <w:rsid w:val="002F6ADD"/>
    <w:rsid w:val="002F6B56"/>
    <w:rsid w:val="002F6C37"/>
    <w:rsid w:val="002F7043"/>
    <w:rsid w:val="002F71D7"/>
    <w:rsid w:val="002F74DA"/>
    <w:rsid w:val="002F7871"/>
    <w:rsid w:val="002F78F7"/>
    <w:rsid w:val="002F791C"/>
    <w:rsid w:val="002F7ACA"/>
    <w:rsid w:val="002F7D8F"/>
    <w:rsid w:val="002F7D9F"/>
    <w:rsid w:val="002F7DE2"/>
    <w:rsid w:val="00300329"/>
    <w:rsid w:val="0030041E"/>
    <w:rsid w:val="00300502"/>
    <w:rsid w:val="0030064C"/>
    <w:rsid w:val="0030080E"/>
    <w:rsid w:val="003008B2"/>
    <w:rsid w:val="0030090C"/>
    <w:rsid w:val="00300EB1"/>
    <w:rsid w:val="00301334"/>
    <w:rsid w:val="0030151E"/>
    <w:rsid w:val="00301584"/>
    <w:rsid w:val="00301BD7"/>
    <w:rsid w:val="003021D8"/>
    <w:rsid w:val="00302301"/>
    <w:rsid w:val="0030265F"/>
    <w:rsid w:val="00302981"/>
    <w:rsid w:val="003029C9"/>
    <w:rsid w:val="00302BB0"/>
    <w:rsid w:val="003031ED"/>
    <w:rsid w:val="003036F6"/>
    <w:rsid w:val="003037C0"/>
    <w:rsid w:val="0030381D"/>
    <w:rsid w:val="00303986"/>
    <w:rsid w:val="003039D7"/>
    <w:rsid w:val="00303D13"/>
    <w:rsid w:val="00303ED8"/>
    <w:rsid w:val="00303F3E"/>
    <w:rsid w:val="00304099"/>
    <w:rsid w:val="003040CD"/>
    <w:rsid w:val="00304293"/>
    <w:rsid w:val="003043FB"/>
    <w:rsid w:val="0030440D"/>
    <w:rsid w:val="003044DF"/>
    <w:rsid w:val="00304D9A"/>
    <w:rsid w:val="00304E7B"/>
    <w:rsid w:val="00304F05"/>
    <w:rsid w:val="003051E8"/>
    <w:rsid w:val="00305443"/>
    <w:rsid w:val="00305641"/>
    <w:rsid w:val="0030586C"/>
    <w:rsid w:val="0030591D"/>
    <w:rsid w:val="003059A1"/>
    <w:rsid w:val="00305C25"/>
    <w:rsid w:val="00305CBA"/>
    <w:rsid w:val="00305D9C"/>
    <w:rsid w:val="00305DDA"/>
    <w:rsid w:val="00305E9D"/>
    <w:rsid w:val="00306103"/>
    <w:rsid w:val="00306128"/>
    <w:rsid w:val="003061F5"/>
    <w:rsid w:val="003071E2"/>
    <w:rsid w:val="003074B3"/>
    <w:rsid w:val="003074FA"/>
    <w:rsid w:val="00307715"/>
    <w:rsid w:val="00307877"/>
    <w:rsid w:val="00310088"/>
    <w:rsid w:val="00310647"/>
    <w:rsid w:val="003109A0"/>
    <w:rsid w:val="003109AF"/>
    <w:rsid w:val="003109CD"/>
    <w:rsid w:val="003114B6"/>
    <w:rsid w:val="003118FF"/>
    <w:rsid w:val="00311BF7"/>
    <w:rsid w:val="00311D8D"/>
    <w:rsid w:val="00312691"/>
    <w:rsid w:val="003128DE"/>
    <w:rsid w:val="00312924"/>
    <w:rsid w:val="0031297D"/>
    <w:rsid w:val="00312CE0"/>
    <w:rsid w:val="00312F88"/>
    <w:rsid w:val="003131FC"/>
    <w:rsid w:val="003134FF"/>
    <w:rsid w:val="00313552"/>
    <w:rsid w:val="00313681"/>
    <w:rsid w:val="00313A4B"/>
    <w:rsid w:val="00313DFC"/>
    <w:rsid w:val="00313E0D"/>
    <w:rsid w:val="00314321"/>
    <w:rsid w:val="00314323"/>
    <w:rsid w:val="0031474A"/>
    <w:rsid w:val="0031496B"/>
    <w:rsid w:val="00314B23"/>
    <w:rsid w:val="00315003"/>
    <w:rsid w:val="003150D9"/>
    <w:rsid w:val="003152DD"/>
    <w:rsid w:val="003152F8"/>
    <w:rsid w:val="003159B8"/>
    <w:rsid w:val="00315A58"/>
    <w:rsid w:val="00315AC7"/>
    <w:rsid w:val="00315AE2"/>
    <w:rsid w:val="00315B38"/>
    <w:rsid w:val="00315BCB"/>
    <w:rsid w:val="00315C81"/>
    <w:rsid w:val="00316234"/>
    <w:rsid w:val="0031648E"/>
    <w:rsid w:val="003164F3"/>
    <w:rsid w:val="0031666C"/>
    <w:rsid w:val="00316C2F"/>
    <w:rsid w:val="00316FB4"/>
    <w:rsid w:val="00316FC2"/>
    <w:rsid w:val="00317001"/>
    <w:rsid w:val="00317248"/>
    <w:rsid w:val="003172DD"/>
    <w:rsid w:val="0031763A"/>
    <w:rsid w:val="0031773A"/>
    <w:rsid w:val="00317762"/>
    <w:rsid w:val="003178B9"/>
    <w:rsid w:val="003178DB"/>
    <w:rsid w:val="00317950"/>
    <w:rsid w:val="00317C42"/>
    <w:rsid w:val="00317F1B"/>
    <w:rsid w:val="00317F44"/>
    <w:rsid w:val="00317FFE"/>
    <w:rsid w:val="00320062"/>
    <w:rsid w:val="00320246"/>
    <w:rsid w:val="00320545"/>
    <w:rsid w:val="003205DD"/>
    <w:rsid w:val="0032080D"/>
    <w:rsid w:val="00320A13"/>
    <w:rsid w:val="00320A1F"/>
    <w:rsid w:val="00320ACE"/>
    <w:rsid w:val="00320D64"/>
    <w:rsid w:val="00320DD8"/>
    <w:rsid w:val="00320FF7"/>
    <w:rsid w:val="0032108C"/>
    <w:rsid w:val="00321337"/>
    <w:rsid w:val="0032183F"/>
    <w:rsid w:val="00321985"/>
    <w:rsid w:val="00321AF1"/>
    <w:rsid w:val="00321C74"/>
    <w:rsid w:val="00321D4D"/>
    <w:rsid w:val="00321E99"/>
    <w:rsid w:val="00321F00"/>
    <w:rsid w:val="00321F51"/>
    <w:rsid w:val="003220A3"/>
    <w:rsid w:val="00322761"/>
    <w:rsid w:val="0032288B"/>
    <w:rsid w:val="003229A8"/>
    <w:rsid w:val="00322B0B"/>
    <w:rsid w:val="00322F46"/>
    <w:rsid w:val="00323860"/>
    <w:rsid w:val="00323D3D"/>
    <w:rsid w:val="00323F68"/>
    <w:rsid w:val="003240C5"/>
    <w:rsid w:val="003240DC"/>
    <w:rsid w:val="003242B3"/>
    <w:rsid w:val="003242F4"/>
    <w:rsid w:val="00324458"/>
    <w:rsid w:val="0032450C"/>
    <w:rsid w:val="003246DB"/>
    <w:rsid w:val="00324A01"/>
    <w:rsid w:val="00324A9B"/>
    <w:rsid w:val="00324AD9"/>
    <w:rsid w:val="00324D11"/>
    <w:rsid w:val="00324DEE"/>
    <w:rsid w:val="00324DFF"/>
    <w:rsid w:val="00324EFD"/>
    <w:rsid w:val="0032504D"/>
    <w:rsid w:val="00325327"/>
    <w:rsid w:val="003253A4"/>
    <w:rsid w:val="00325422"/>
    <w:rsid w:val="0032576F"/>
    <w:rsid w:val="0032580C"/>
    <w:rsid w:val="0032593C"/>
    <w:rsid w:val="0032596C"/>
    <w:rsid w:val="003259EC"/>
    <w:rsid w:val="00326036"/>
    <w:rsid w:val="00326307"/>
    <w:rsid w:val="003265BE"/>
    <w:rsid w:val="00326B9B"/>
    <w:rsid w:val="00326F84"/>
    <w:rsid w:val="00327446"/>
    <w:rsid w:val="00327643"/>
    <w:rsid w:val="00327BA0"/>
    <w:rsid w:val="00327D41"/>
    <w:rsid w:val="00327ED9"/>
    <w:rsid w:val="00330097"/>
    <w:rsid w:val="003301EF"/>
    <w:rsid w:val="003305F4"/>
    <w:rsid w:val="00330757"/>
    <w:rsid w:val="003309DA"/>
    <w:rsid w:val="00330C10"/>
    <w:rsid w:val="00330D51"/>
    <w:rsid w:val="00330E0D"/>
    <w:rsid w:val="00330E40"/>
    <w:rsid w:val="00330E56"/>
    <w:rsid w:val="0033104D"/>
    <w:rsid w:val="00331334"/>
    <w:rsid w:val="003315DC"/>
    <w:rsid w:val="003315F8"/>
    <w:rsid w:val="0033169A"/>
    <w:rsid w:val="003317BD"/>
    <w:rsid w:val="003317E2"/>
    <w:rsid w:val="00331811"/>
    <w:rsid w:val="0033199F"/>
    <w:rsid w:val="00331C12"/>
    <w:rsid w:val="00331CB0"/>
    <w:rsid w:val="003321D3"/>
    <w:rsid w:val="0033231D"/>
    <w:rsid w:val="003323C0"/>
    <w:rsid w:val="00332770"/>
    <w:rsid w:val="003329A4"/>
    <w:rsid w:val="00332B89"/>
    <w:rsid w:val="00332F35"/>
    <w:rsid w:val="00332F61"/>
    <w:rsid w:val="003330C4"/>
    <w:rsid w:val="00333210"/>
    <w:rsid w:val="0033345A"/>
    <w:rsid w:val="00333681"/>
    <w:rsid w:val="00333775"/>
    <w:rsid w:val="0033394A"/>
    <w:rsid w:val="00333A6B"/>
    <w:rsid w:val="00333B1D"/>
    <w:rsid w:val="00333D22"/>
    <w:rsid w:val="00333EE6"/>
    <w:rsid w:val="0033402D"/>
    <w:rsid w:val="003340EE"/>
    <w:rsid w:val="00334276"/>
    <w:rsid w:val="00334458"/>
    <w:rsid w:val="003347A0"/>
    <w:rsid w:val="00334B46"/>
    <w:rsid w:val="00334B72"/>
    <w:rsid w:val="00334EB5"/>
    <w:rsid w:val="003350A3"/>
    <w:rsid w:val="003350EE"/>
    <w:rsid w:val="003351FB"/>
    <w:rsid w:val="00335782"/>
    <w:rsid w:val="003357E3"/>
    <w:rsid w:val="003359A1"/>
    <w:rsid w:val="003359B5"/>
    <w:rsid w:val="00335A07"/>
    <w:rsid w:val="00335A72"/>
    <w:rsid w:val="00335E95"/>
    <w:rsid w:val="00335F83"/>
    <w:rsid w:val="003362A7"/>
    <w:rsid w:val="00336339"/>
    <w:rsid w:val="00336530"/>
    <w:rsid w:val="00336848"/>
    <w:rsid w:val="003369E1"/>
    <w:rsid w:val="00336AB9"/>
    <w:rsid w:val="00336B5F"/>
    <w:rsid w:val="00336D70"/>
    <w:rsid w:val="00336E3F"/>
    <w:rsid w:val="00336E6C"/>
    <w:rsid w:val="00337371"/>
    <w:rsid w:val="003374C7"/>
    <w:rsid w:val="00337676"/>
    <w:rsid w:val="00337944"/>
    <w:rsid w:val="00337BF8"/>
    <w:rsid w:val="00337D79"/>
    <w:rsid w:val="00340753"/>
    <w:rsid w:val="00340BBF"/>
    <w:rsid w:val="00340C08"/>
    <w:rsid w:val="00340C16"/>
    <w:rsid w:val="00340C76"/>
    <w:rsid w:val="00340DCF"/>
    <w:rsid w:val="00340EAD"/>
    <w:rsid w:val="00340F11"/>
    <w:rsid w:val="00341915"/>
    <w:rsid w:val="00341E0B"/>
    <w:rsid w:val="00341EB9"/>
    <w:rsid w:val="00342178"/>
    <w:rsid w:val="00342180"/>
    <w:rsid w:val="003421FB"/>
    <w:rsid w:val="00342781"/>
    <w:rsid w:val="00342D01"/>
    <w:rsid w:val="00342F5A"/>
    <w:rsid w:val="003431F0"/>
    <w:rsid w:val="003436CB"/>
    <w:rsid w:val="003438CA"/>
    <w:rsid w:val="00343ADA"/>
    <w:rsid w:val="00343B38"/>
    <w:rsid w:val="00343BA4"/>
    <w:rsid w:val="00343DE1"/>
    <w:rsid w:val="00344062"/>
    <w:rsid w:val="00344166"/>
    <w:rsid w:val="003442C0"/>
    <w:rsid w:val="00344624"/>
    <w:rsid w:val="00344D7B"/>
    <w:rsid w:val="00344DC4"/>
    <w:rsid w:val="003450A8"/>
    <w:rsid w:val="00345249"/>
    <w:rsid w:val="003452A7"/>
    <w:rsid w:val="00345638"/>
    <w:rsid w:val="003456AA"/>
    <w:rsid w:val="00345BFB"/>
    <w:rsid w:val="00345C90"/>
    <w:rsid w:val="00345D26"/>
    <w:rsid w:val="00346833"/>
    <w:rsid w:val="003468D2"/>
    <w:rsid w:val="00346916"/>
    <w:rsid w:val="00346A65"/>
    <w:rsid w:val="00346CFB"/>
    <w:rsid w:val="00347023"/>
    <w:rsid w:val="00347050"/>
    <w:rsid w:val="0034736E"/>
    <w:rsid w:val="00347605"/>
    <w:rsid w:val="00347B8C"/>
    <w:rsid w:val="00347CDF"/>
    <w:rsid w:val="003502C1"/>
    <w:rsid w:val="00350418"/>
    <w:rsid w:val="00350A86"/>
    <w:rsid w:val="00350DD1"/>
    <w:rsid w:val="003511BC"/>
    <w:rsid w:val="003513E6"/>
    <w:rsid w:val="003515E3"/>
    <w:rsid w:val="003518AE"/>
    <w:rsid w:val="00351A7B"/>
    <w:rsid w:val="00351B77"/>
    <w:rsid w:val="00351E44"/>
    <w:rsid w:val="003522B1"/>
    <w:rsid w:val="003523DC"/>
    <w:rsid w:val="0035261D"/>
    <w:rsid w:val="003527A7"/>
    <w:rsid w:val="003527E5"/>
    <w:rsid w:val="00352B50"/>
    <w:rsid w:val="00352BB1"/>
    <w:rsid w:val="00352D9A"/>
    <w:rsid w:val="003531D3"/>
    <w:rsid w:val="00353349"/>
    <w:rsid w:val="00353469"/>
    <w:rsid w:val="00353542"/>
    <w:rsid w:val="0035382C"/>
    <w:rsid w:val="00353EAC"/>
    <w:rsid w:val="003540F1"/>
    <w:rsid w:val="00354152"/>
    <w:rsid w:val="00354283"/>
    <w:rsid w:val="00354616"/>
    <w:rsid w:val="00354655"/>
    <w:rsid w:val="00354AD0"/>
    <w:rsid w:val="00354AF4"/>
    <w:rsid w:val="00354B4D"/>
    <w:rsid w:val="00354B76"/>
    <w:rsid w:val="00354CBC"/>
    <w:rsid w:val="00354E87"/>
    <w:rsid w:val="00354F67"/>
    <w:rsid w:val="00355047"/>
    <w:rsid w:val="00355336"/>
    <w:rsid w:val="00355364"/>
    <w:rsid w:val="003553A4"/>
    <w:rsid w:val="00355528"/>
    <w:rsid w:val="00355A25"/>
    <w:rsid w:val="00355C0B"/>
    <w:rsid w:val="003560B3"/>
    <w:rsid w:val="00356695"/>
    <w:rsid w:val="00356D04"/>
    <w:rsid w:val="00356DDB"/>
    <w:rsid w:val="00356F30"/>
    <w:rsid w:val="00356F43"/>
    <w:rsid w:val="00356FA8"/>
    <w:rsid w:val="0035706F"/>
    <w:rsid w:val="00357086"/>
    <w:rsid w:val="0035760A"/>
    <w:rsid w:val="00357808"/>
    <w:rsid w:val="00357ADE"/>
    <w:rsid w:val="00357B0E"/>
    <w:rsid w:val="00357BD5"/>
    <w:rsid w:val="00357E7A"/>
    <w:rsid w:val="003604D2"/>
    <w:rsid w:val="003605A0"/>
    <w:rsid w:val="00360618"/>
    <w:rsid w:val="00360627"/>
    <w:rsid w:val="0036070C"/>
    <w:rsid w:val="003608D0"/>
    <w:rsid w:val="00360D1D"/>
    <w:rsid w:val="00360FE5"/>
    <w:rsid w:val="0036169B"/>
    <w:rsid w:val="00361899"/>
    <w:rsid w:val="00361B5C"/>
    <w:rsid w:val="00361E6C"/>
    <w:rsid w:val="00361ED9"/>
    <w:rsid w:val="00361FF5"/>
    <w:rsid w:val="003620C6"/>
    <w:rsid w:val="003620D1"/>
    <w:rsid w:val="00362564"/>
    <w:rsid w:val="0036279D"/>
    <w:rsid w:val="00362886"/>
    <w:rsid w:val="003628D2"/>
    <w:rsid w:val="00362D54"/>
    <w:rsid w:val="00362D7B"/>
    <w:rsid w:val="00362DCA"/>
    <w:rsid w:val="00362ED0"/>
    <w:rsid w:val="00362EDB"/>
    <w:rsid w:val="00362F51"/>
    <w:rsid w:val="0036311B"/>
    <w:rsid w:val="00363128"/>
    <w:rsid w:val="00363172"/>
    <w:rsid w:val="003634C0"/>
    <w:rsid w:val="0036359C"/>
    <w:rsid w:val="003636F8"/>
    <w:rsid w:val="00363838"/>
    <w:rsid w:val="0036398F"/>
    <w:rsid w:val="00363B6A"/>
    <w:rsid w:val="00363C4A"/>
    <w:rsid w:val="00363FDD"/>
    <w:rsid w:val="003640E2"/>
    <w:rsid w:val="00364117"/>
    <w:rsid w:val="003648ED"/>
    <w:rsid w:val="00364B68"/>
    <w:rsid w:val="00364D36"/>
    <w:rsid w:val="003656D7"/>
    <w:rsid w:val="003656DD"/>
    <w:rsid w:val="0036580A"/>
    <w:rsid w:val="003659EB"/>
    <w:rsid w:val="00365A42"/>
    <w:rsid w:val="00365AFC"/>
    <w:rsid w:val="00365CBA"/>
    <w:rsid w:val="00365EBB"/>
    <w:rsid w:val="00365F09"/>
    <w:rsid w:val="00365FEF"/>
    <w:rsid w:val="0036608F"/>
    <w:rsid w:val="00366313"/>
    <w:rsid w:val="00366371"/>
    <w:rsid w:val="003667B0"/>
    <w:rsid w:val="003667BC"/>
    <w:rsid w:val="00366F2D"/>
    <w:rsid w:val="00367101"/>
    <w:rsid w:val="00367401"/>
    <w:rsid w:val="0036798F"/>
    <w:rsid w:val="00367C46"/>
    <w:rsid w:val="00367D05"/>
    <w:rsid w:val="00367EC9"/>
    <w:rsid w:val="00370460"/>
    <w:rsid w:val="003704FB"/>
    <w:rsid w:val="003706D0"/>
    <w:rsid w:val="00370924"/>
    <w:rsid w:val="00370B4B"/>
    <w:rsid w:val="00371043"/>
    <w:rsid w:val="00371124"/>
    <w:rsid w:val="003717F2"/>
    <w:rsid w:val="0037189D"/>
    <w:rsid w:val="00371A19"/>
    <w:rsid w:val="00371F3A"/>
    <w:rsid w:val="003721DA"/>
    <w:rsid w:val="003721E8"/>
    <w:rsid w:val="00372244"/>
    <w:rsid w:val="00372490"/>
    <w:rsid w:val="003724C8"/>
    <w:rsid w:val="00372CBC"/>
    <w:rsid w:val="00372CF9"/>
    <w:rsid w:val="00372D18"/>
    <w:rsid w:val="00372D8B"/>
    <w:rsid w:val="00372E9D"/>
    <w:rsid w:val="0037332C"/>
    <w:rsid w:val="003735C2"/>
    <w:rsid w:val="0037366E"/>
    <w:rsid w:val="00373A69"/>
    <w:rsid w:val="00373BBC"/>
    <w:rsid w:val="00373BC1"/>
    <w:rsid w:val="00373BC2"/>
    <w:rsid w:val="00373D3C"/>
    <w:rsid w:val="00374ADD"/>
    <w:rsid w:val="00374D2E"/>
    <w:rsid w:val="00374FE7"/>
    <w:rsid w:val="00375228"/>
    <w:rsid w:val="0037526D"/>
    <w:rsid w:val="003752C4"/>
    <w:rsid w:val="003754EB"/>
    <w:rsid w:val="003754FF"/>
    <w:rsid w:val="0037565C"/>
    <w:rsid w:val="003756CE"/>
    <w:rsid w:val="0037576E"/>
    <w:rsid w:val="00375890"/>
    <w:rsid w:val="0037600C"/>
    <w:rsid w:val="00376164"/>
    <w:rsid w:val="00376B40"/>
    <w:rsid w:val="00377143"/>
    <w:rsid w:val="0037725E"/>
    <w:rsid w:val="0037736C"/>
    <w:rsid w:val="00377746"/>
    <w:rsid w:val="00377A4A"/>
    <w:rsid w:val="00377D58"/>
    <w:rsid w:val="0038025B"/>
    <w:rsid w:val="00380285"/>
    <w:rsid w:val="00380334"/>
    <w:rsid w:val="00380403"/>
    <w:rsid w:val="00380B68"/>
    <w:rsid w:val="00381285"/>
    <w:rsid w:val="00381294"/>
    <w:rsid w:val="00381380"/>
    <w:rsid w:val="00381691"/>
    <w:rsid w:val="00381988"/>
    <w:rsid w:val="00381A58"/>
    <w:rsid w:val="00381C55"/>
    <w:rsid w:val="00381D88"/>
    <w:rsid w:val="00382108"/>
    <w:rsid w:val="003824DB"/>
    <w:rsid w:val="0038285F"/>
    <w:rsid w:val="00382A3D"/>
    <w:rsid w:val="00382C0C"/>
    <w:rsid w:val="00382DE0"/>
    <w:rsid w:val="00382F76"/>
    <w:rsid w:val="0038333E"/>
    <w:rsid w:val="003838FA"/>
    <w:rsid w:val="0038399F"/>
    <w:rsid w:val="00383B84"/>
    <w:rsid w:val="00383BAE"/>
    <w:rsid w:val="00383E13"/>
    <w:rsid w:val="00384194"/>
    <w:rsid w:val="003842A0"/>
    <w:rsid w:val="003845CD"/>
    <w:rsid w:val="00384D0E"/>
    <w:rsid w:val="00385077"/>
    <w:rsid w:val="0038516C"/>
    <w:rsid w:val="00385294"/>
    <w:rsid w:val="00385835"/>
    <w:rsid w:val="00385849"/>
    <w:rsid w:val="00385956"/>
    <w:rsid w:val="00385C21"/>
    <w:rsid w:val="00385E6E"/>
    <w:rsid w:val="00385EA3"/>
    <w:rsid w:val="003862B3"/>
    <w:rsid w:val="0038638E"/>
    <w:rsid w:val="003869CB"/>
    <w:rsid w:val="00386EA5"/>
    <w:rsid w:val="00386EF3"/>
    <w:rsid w:val="003871EC"/>
    <w:rsid w:val="003872D7"/>
    <w:rsid w:val="003872F3"/>
    <w:rsid w:val="00387474"/>
    <w:rsid w:val="00387815"/>
    <w:rsid w:val="003878BE"/>
    <w:rsid w:val="00387BD1"/>
    <w:rsid w:val="00387C5E"/>
    <w:rsid w:val="00387E58"/>
    <w:rsid w:val="0039007C"/>
    <w:rsid w:val="00390277"/>
    <w:rsid w:val="00390769"/>
    <w:rsid w:val="00390782"/>
    <w:rsid w:val="00391363"/>
    <w:rsid w:val="0039138D"/>
    <w:rsid w:val="003915B6"/>
    <w:rsid w:val="003916AC"/>
    <w:rsid w:val="003916E7"/>
    <w:rsid w:val="00391704"/>
    <w:rsid w:val="00391769"/>
    <w:rsid w:val="003917D3"/>
    <w:rsid w:val="00391CD2"/>
    <w:rsid w:val="00391D4B"/>
    <w:rsid w:val="00391ED2"/>
    <w:rsid w:val="00391FE1"/>
    <w:rsid w:val="0039227C"/>
    <w:rsid w:val="003922B2"/>
    <w:rsid w:val="00392379"/>
    <w:rsid w:val="003927C2"/>
    <w:rsid w:val="00392964"/>
    <w:rsid w:val="00393068"/>
    <w:rsid w:val="003930CA"/>
    <w:rsid w:val="003930E6"/>
    <w:rsid w:val="00393C35"/>
    <w:rsid w:val="00394019"/>
    <w:rsid w:val="003941E4"/>
    <w:rsid w:val="003944A1"/>
    <w:rsid w:val="0039474C"/>
    <w:rsid w:val="00394A66"/>
    <w:rsid w:val="00394D7D"/>
    <w:rsid w:val="0039508D"/>
    <w:rsid w:val="00395138"/>
    <w:rsid w:val="003952F3"/>
    <w:rsid w:val="003952FE"/>
    <w:rsid w:val="003957A0"/>
    <w:rsid w:val="00395E47"/>
    <w:rsid w:val="00395EFA"/>
    <w:rsid w:val="003962FB"/>
    <w:rsid w:val="00396BA4"/>
    <w:rsid w:val="00396D43"/>
    <w:rsid w:val="00396E2D"/>
    <w:rsid w:val="00397159"/>
    <w:rsid w:val="0039731F"/>
    <w:rsid w:val="0039732C"/>
    <w:rsid w:val="00397390"/>
    <w:rsid w:val="003973A8"/>
    <w:rsid w:val="003974BE"/>
    <w:rsid w:val="00397780"/>
    <w:rsid w:val="003A01A8"/>
    <w:rsid w:val="003A02B7"/>
    <w:rsid w:val="003A0351"/>
    <w:rsid w:val="003A039B"/>
    <w:rsid w:val="003A0534"/>
    <w:rsid w:val="003A055F"/>
    <w:rsid w:val="003A0D24"/>
    <w:rsid w:val="003A0D5F"/>
    <w:rsid w:val="003A0FF3"/>
    <w:rsid w:val="003A113B"/>
    <w:rsid w:val="003A12BF"/>
    <w:rsid w:val="003A132A"/>
    <w:rsid w:val="003A143F"/>
    <w:rsid w:val="003A14C8"/>
    <w:rsid w:val="003A1CD9"/>
    <w:rsid w:val="003A1D46"/>
    <w:rsid w:val="003A1E8E"/>
    <w:rsid w:val="003A1F68"/>
    <w:rsid w:val="003A2356"/>
    <w:rsid w:val="003A2555"/>
    <w:rsid w:val="003A25C7"/>
    <w:rsid w:val="003A2759"/>
    <w:rsid w:val="003A2AD8"/>
    <w:rsid w:val="003A2B22"/>
    <w:rsid w:val="003A2B9C"/>
    <w:rsid w:val="003A2DD0"/>
    <w:rsid w:val="003A2E76"/>
    <w:rsid w:val="003A3107"/>
    <w:rsid w:val="003A310F"/>
    <w:rsid w:val="003A3125"/>
    <w:rsid w:val="003A313E"/>
    <w:rsid w:val="003A3C58"/>
    <w:rsid w:val="003A3C94"/>
    <w:rsid w:val="003A3D1B"/>
    <w:rsid w:val="003A3E22"/>
    <w:rsid w:val="003A409C"/>
    <w:rsid w:val="003A4489"/>
    <w:rsid w:val="003A45FA"/>
    <w:rsid w:val="003A47F3"/>
    <w:rsid w:val="003A4BFF"/>
    <w:rsid w:val="003A5921"/>
    <w:rsid w:val="003A59DB"/>
    <w:rsid w:val="003A6269"/>
    <w:rsid w:val="003A639C"/>
    <w:rsid w:val="003A68E7"/>
    <w:rsid w:val="003A6B61"/>
    <w:rsid w:val="003A70AB"/>
    <w:rsid w:val="003A73B4"/>
    <w:rsid w:val="003A785E"/>
    <w:rsid w:val="003A7AEA"/>
    <w:rsid w:val="003A7E6F"/>
    <w:rsid w:val="003B01A4"/>
    <w:rsid w:val="003B01CB"/>
    <w:rsid w:val="003B0361"/>
    <w:rsid w:val="003B0572"/>
    <w:rsid w:val="003B0647"/>
    <w:rsid w:val="003B0894"/>
    <w:rsid w:val="003B0B18"/>
    <w:rsid w:val="003B0F4E"/>
    <w:rsid w:val="003B1151"/>
    <w:rsid w:val="003B1532"/>
    <w:rsid w:val="003B156F"/>
    <w:rsid w:val="003B16C0"/>
    <w:rsid w:val="003B1F0E"/>
    <w:rsid w:val="003B2021"/>
    <w:rsid w:val="003B236F"/>
    <w:rsid w:val="003B2472"/>
    <w:rsid w:val="003B2572"/>
    <w:rsid w:val="003B2E47"/>
    <w:rsid w:val="003B2F58"/>
    <w:rsid w:val="003B32E0"/>
    <w:rsid w:val="003B34A9"/>
    <w:rsid w:val="003B358A"/>
    <w:rsid w:val="003B38EA"/>
    <w:rsid w:val="003B393C"/>
    <w:rsid w:val="003B4243"/>
    <w:rsid w:val="003B43FC"/>
    <w:rsid w:val="003B44F5"/>
    <w:rsid w:val="003B4835"/>
    <w:rsid w:val="003B4CF8"/>
    <w:rsid w:val="003B4E4D"/>
    <w:rsid w:val="003B5061"/>
    <w:rsid w:val="003B508A"/>
    <w:rsid w:val="003B52EC"/>
    <w:rsid w:val="003B5416"/>
    <w:rsid w:val="003B57EB"/>
    <w:rsid w:val="003B5AD9"/>
    <w:rsid w:val="003B5E4F"/>
    <w:rsid w:val="003B5E79"/>
    <w:rsid w:val="003B6324"/>
    <w:rsid w:val="003B6455"/>
    <w:rsid w:val="003B64B3"/>
    <w:rsid w:val="003B64F7"/>
    <w:rsid w:val="003B6500"/>
    <w:rsid w:val="003B66FD"/>
    <w:rsid w:val="003B67FF"/>
    <w:rsid w:val="003B6CF8"/>
    <w:rsid w:val="003B72F2"/>
    <w:rsid w:val="003B7481"/>
    <w:rsid w:val="003B7551"/>
    <w:rsid w:val="003B787D"/>
    <w:rsid w:val="003B7A4B"/>
    <w:rsid w:val="003B7A7C"/>
    <w:rsid w:val="003B7FE2"/>
    <w:rsid w:val="003C04BD"/>
    <w:rsid w:val="003C04CE"/>
    <w:rsid w:val="003C085C"/>
    <w:rsid w:val="003C096E"/>
    <w:rsid w:val="003C09B7"/>
    <w:rsid w:val="003C0B52"/>
    <w:rsid w:val="003C0FE7"/>
    <w:rsid w:val="003C1069"/>
    <w:rsid w:val="003C1445"/>
    <w:rsid w:val="003C14F3"/>
    <w:rsid w:val="003C16FF"/>
    <w:rsid w:val="003C1C85"/>
    <w:rsid w:val="003C1DAF"/>
    <w:rsid w:val="003C2247"/>
    <w:rsid w:val="003C285C"/>
    <w:rsid w:val="003C2A86"/>
    <w:rsid w:val="003C2F18"/>
    <w:rsid w:val="003C300E"/>
    <w:rsid w:val="003C3345"/>
    <w:rsid w:val="003C3520"/>
    <w:rsid w:val="003C3572"/>
    <w:rsid w:val="003C35D8"/>
    <w:rsid w:val="003C384C"/>
    <w:rsid w:val="003C3E13"/>
    <w:rsid w:val="003C3E74"/>
    <w:rsid w:val="003C3EE0"/>
    <w:rsid w:val="003C42D4"/>
    <w:rsid w:val="003C4474"/>
    <w:rsid w:val="003C44F1"/>
    <w:rsid w:val="003C4509"/>
    <w:rsid w:val="003C49C3"/>
    <w:rsid w:val="003C5394"/>
    <w:rsid w:val="003C5508"/>
    <w:rsid w:val="003C5829"/>
    <w:rsid w:val="003C59E3"/>
    <w:rsid w:val="003C5F44"/>
    <w:rsid w:val="003C63C6"/>
    <w:rsid w:val="003C69EC"/>
    <w:rsid w:val="003C6A63"/>
    <w:rsid w:val="003C6A96"/>
    <w:rsid w:val="003C6B64"/>
    <w:rsid w:val="003C6ED3"/>
    <w:rsid w:val="003C75A8"/>
    <w:rsid w:val="003C7620"/>
    <w:rsid w:val="003C7B52"/>
    <w:rsid w:val="003C7BC3"/>
    <w:rsid w:val="003C7EA2"/>
    <w:rsid w:val="003D017E"/>
    <w:rsid w:val="003D02D4"/>
    <w:rsid w:val="003D058D"/>
    <w:rsid w:val="003D08F2"/>
    <w:rsid w:val="003D125D"/>
    <w:rsid w:val="003D15C2"/>
    <w:rsid w:val="003D18E9"/>
    <w:rsid w:val="003D19EF"/>
    <w:rsid w:val="003D1B12"/>
    <w:rsid w:val="003D1BB2"/>
    <w:rsid w:val="003D2006"/>
    <w:rsid w:val="003D210D"/>
    <w:rsid w:val="003D22D0"/>
    <w:rsid w:val="003D235D"/>
    <w:rsid w:val="003D247F"/>
    <w:rsid w:val="003D26BB"/>
    <w:rsid w:val="003D275F"/>
    <w:rsid w:val="003D294C"/>
    <w:rsid w:val="003D2B61"/>
    <w:rsid w:val="003D31C1"/>
    <w:rsid w:val="003D32E6"/>
    <w:rsid w:val="003D3628"/>
    <w:rsid w:val="003D3987"/>
    <w:rsid w:val="003D3B7F"/>
    <w:rsid w:val="003D3D22"/>
    <w:rsid w:val="003D424B"/>
    <w:rsid w:val="003D4362"/>
    <w:rsid w:val="003D451F"/>
    <w:rsid w:val="003D4768"/>
    <w:rsid w:val="003D4B9E"/>
    <w:rsid w:val="003D4BD9"/>
    <w:rsid w:val="003D4E46"/>
    <w:rsid w:val="003D4EA1"/>
    <w:rsid w:val="003D5197"/>
    <w:rsid w:val="003D539E"/>
    <w:rsid w:val="003D5849"/>
    <w:rsid w:val="003D594E"/>
    <w:rsid w:val="003D59BC"/>
    <w:rsid w:val="003D5AA8"/>
    <w:rsid w:val="003D5B44"/>
    <w:rsid w:val="003D5C18"/>
    <w:rsid w:val="003D5E37"/>
    <w:rsid w:val="003D5F8E"/>
    <w:rsid w:val="003D6068"/>
    <w:rsid w:val="003D637B"/>
    <w:rsid w:val="003D665F"/>
    <w:rsid w:val="003D6B60"/>
    <w:rsid w:val="003D734D"/>
    <w:rsid w:val="003D75CE"/>
    <w:rsid w:val="003D79DA"/>
    <w:rsid w:val="003D7DC6"/>
    <w:rsid w:val="003E03EF"/>
    <w:rsid w:val="003E0455"/>
    <w:rsid w:val="003E060E"/>
    <w:rsid w:val="003E0767"/>
    <w:rsid w:val="003E07BA"/>
    <w:rsid w:val="003E0EA8"/>
    <w:rsid w:val="003E1A37"/>
    <w:rsid w:val="003E1C48"/>
    <w:rsid w:val="003E1CA8"/>
    <w:rsid w:val="003E1D89"/>
    <w:rsid w:val="003E1E3D"/>
    <w:rsid w:val="003E1F3B"/>
    <w:rsid w:val="003E1F87"/>
    <w:rsid w:val="003E2297"/>
    <w:rsid w:val="003E2667"/>
    <w:rsid w:val="003E2788"/>
    <w:rsid w:val="003E29A4"/>
    <w:rsid w:val="003E2A0C"/>
    <w:rsid w:val="003E2AF3"/>
    <w:rsid w:val="003E327A"/>
    <w:rsid w:val="003E32F1"/>
    <w:rsid w:val="003E3594"/>
    <w:rsid w:val="003E36E5"/>
    <w:rsid w:val="003E36FB"/>
    <w:rsid w:val="003E3782"/>
    <w:rsid w:val="003E3836"/>
    <w:rsid w:val="003E3A53"/>
    <w:rsid w:val="003E3FBF"/>
    <w:rsid w:val="003E41A2"/>
    <w:rsid w:val="003E44DC"/>
    <w:rsid w:val="003E4621"/>
    <w:rsid w:val="003E4AC4"/>
    <w:rsid w:val="003E4AD8"/>
    <w:rsid w:val="003E4AE1"/>
    <w:rsid w:val="003E4B0B"/>
    <w:rsid w:val="003E4F77"/>
    <w:rsid w:val="003E5154"/>
    <w:rsid w:val="003E5215"/>
    <w:rsid w:val="003E55B6"/>
    <w:rsid w:val="003E5751"/>
    <w:rsid w:val="003E5891"/>
    <w:rsid w:val="003E5BDB"/>
    <w:rsid w:val="003E5C0C"/>
    <w:rsid w:val="003E5E0A"/>
    <w:rsid w:val="003E5E6C"/>
    <w:rsid w:val="003E6013"/>
    <w:rsid w:val="003E6443"/>
    <w:rsid w:val="003E653B"/>
    <w:rsid w:val="003E6582"/>
    <w:rsid w:val="003E65D0"/>
    <w:rsid w:val="003E6712"/>
    <w:rsid w:val="003E692C"/>
    <w:rsid w:val="003E6A9C"/>
    <w:rsid w:val="003E6CCB"/>
    <w:rsid w:val="003E711F"/>
    <w:rsid w:val="003E7237"/>
    <w:rsid w:val="003E72E1"/>
    <w:rsid w:val="003E760C"/>
    <w:rsid w:val="003E774D"/>
    <w:rsid w:val="003E7E50"/>
    <w:rsid w:val="003E7FBD"/>
    <w:rsid w:val="003F0195"/>
    <w:rsid w:val="003F046C"/>
    <w:rsid w:val="003F04E0"/>
    <w:rsid w:val="003F0533"/>
    <w:rsid w:val="003F0762"/>
    <w:rsid w:val="003F09B0"/>
    <w:rsid w:val="003F0B4F"/>
    <w:rsid w:val="003F0C12"/>
    <w:rsid w:val="003F0CFE"/>
    <w:rsid w:val="003F0DFA"/>
    <w:rsid w:val="003F0FB0"/>
    <w:rsid w:val="003F1360"/>
    <w:rsid w:val="003F14E8"/>
    <w:rsid w:val="003F1607"/>
    <w:rsid w:val="003F1B47"/>
    <w:rsid w:val="003F1C7E"/>
    <w:rsid w:val="003F1ED7"/>
    <w:rsid w:val="003F1FFA"/>
    <w:rsid w:val="003F2094"/>
    <w:rsid w:val="003F20A8"/>
    <w:rsid w:val="003F210D"/>
    <w:rsid w:val="003F228F"/>
    <w:rsid w:val="003F237A"/>
    <w:rsid w:val="003F239B"/>
    <w:rsid w:val="003F2612"/>
    <w:rsid w:val="003F27F6"/>
    <w:rsid w:val="003F282B"/>
    <w:rsid w:val="003F2985"/>
    <w:rsid w:val="003F2B8C"/>
    <w:rsid w:val="003F2C3E"/>
    <w:rsid w:val="003F2C44"/>
    <w:rsid w:val="003F2FD1"/>
    <w:rsid w:val="003F3349"/>
    <w:rsid w:val="003F3353"/>
    <w:rsid w:val="003F3399"/>
    <w:rsid w:val="003F368D"/>
    <w:rsid w:val="003F36F9"/>
    <w:rsid w:val="003F3A82"/>
    <w:rsid w:val="003F3F7B"/>
    <w:rsid w:val="003F4606"/>
    <w:rsid w:val="003F47DC"/>
    <w:rsid w:val="003F48A5"/>
    <w:rsid w:val="003F49BD"/>
    <w:rsid w:val="003F5658"/>
    <w:rsid w:val="003F56BD"/>
    <w:rsid w:val="003F57E7"/>
    <w:rsid w:val="003F5B4C"/>
    <w:rsid w:val="003F5B76"/>
    <w:rsid w:val="003F5F02"/>
    <w:rsid w:val="003F5FBA"/>
    <w:rsid w:val="003F640E"/>
    <w:rsid w:val="003F656C"/>
    <w:rsid w:val="003F66ED"/>
    <w:rsid w:val="003F68B9"/>
    <w:rsid w:val="003F6BBD"/>
    <w:rsid w:val="003F706D"/>
    <w:rsid w:val="003F7312"/>
    <w:rsid w:val="003F77F5"/>
    <w:rsid w:val="003F7824"/>
    <w:rsid w:val="003F7A6E"/>
    <w:rsid w:val="003F7B2B"/>
    <w:rsid w:val="003F7BF6"/>
    <w:rsid w:val="003F7FBA"/>
    <w:rsid w:val="00400698"/>
    <w:rsid w:val="00400D23"/>
    <w:rsid w:val="00400F34"/>
    <w:rsid w:val="00400F8C"/>
    <w:rsid w:val="004012B7"/>
    <w:rsid w:val="004014F3"/>
    <w:rsid w:val="00401687"/>
    <w:rsid w:val="0040177D"/>
    <w:rsid w:val="00402151"/>
    <w:rsid w:val="004025E5"/>
    <w:rsid w:val="0040273D"/>
    <w:rsid w:val="00402E17"/>
    <w:rsid w:val="00402E3F"/>
    <w:rsid w:val="00402E9E"/>
    <w:rsid w:val="00402FFA"/>
    <w:rsid w:val="004034A9"/>
    <w:rsid w:val="004035DB"/>
    <w:rsid w:val="004037E9"/>
    <w:rsid w:val="0040386E"/>
    <w:rsid w:val="004038E5"/>
    <w:rsid w:val="004039CC"/>
    <w:rsid w:val="00403B6C"/>
    <w:rsid w:val="00403C26"/>
    <w:rsid w:val="00403DAD"/>
    <w:rsid w:val="004040AA"/>
    <w:rsid w:val="004046F8"/>
    <w:rsid w:val="00404C5D"/>
    <w:rsid w:val="00404CF4"/>
    <w:rsid w:val="00405058"/>
    <w:rsid w:val="004050B7"/>
    <w:rsid w:val="004050F4"/>
    <w:rsid w:val="004055E9"/>
    <w:rsid w:val="0040574A"/>
    <w:rsid w:val="00405806"/>
    <w:rsid w:val="004058C8"/>
    <w:rsid w:val="0040593F"/>
    <w:rsid w:val="004059FA"/>
    <w:rsid w:val="00405A16"/>
    <w:rsid w:val="0040645C"/>
    <w:rsid w:val="004064F1"/>
    <w:rsid w:val="004065EC"/>
    <w:rsid w:val="0040676E"/>
    <w:rsid w:val="004068B4"/>
    <w:rsid w:val="00406BEF"/>
    <w:rsid w:val="00406CF3"/>
    <w:rsid w:val="00406D4C"/>
    <w:rsid w:val="00406D79"/>
    <w:rsid w:val="0040724A"/>
    <w:rsid w:val="004072B7"/>
    <w:rsid w:val="0040742A"/>
    <w:rsid w:val="00407509"/>
    <w:rsid w:val="0040783D"/>
    <w:rsid w:val="0040789A"/>
    <w:rsid w:val="00407BEF"/>
    <w:rsid w:val="00407D70"/>
    <w:rsid w:val="00407E7E"/>
    <w:rsid w:val="0041000B"/>
    <w:rsid w:val="0041029D"/>
    <w:rsid w:val="004102E3"/>
    <w:rsid w:val="0041056E"/>
    <w:rsid w:val="00410C6B"/>
    <w:rsid w:val="00410DCB"/>
    <w:rsid w:val="004112B9"/>
    <w:rsid w:val="004115D6"/>
    <w:rsid w:val="004115D7"/>
    <w:rsid w:val="004116B1"/>
    <w:rsid w:val="00411A9A"/>
    <w:rsid w:val="00411D87"/>
    <w:rsid w:val="00412238"/>
    <w:rsid w:val="004125A6"/>
    <w:rsid w:val="00412625"/>
    <w:rsid w:val="00412629"/>
    <w:rsid w:val="004129AA"/>
    <w:rsid w:val="00412E20"/>
    <w:rsid w:val="00412E3F"/>
    <w:rsid w:val="00412E44"/>
    <w:rsid w:val="00412F2E"/>
    <w:rsid w:val="004130CD"/>
    <w:rsid w:val="0041314F"/>
    <w:rsid w:val="00413996"/>
    <w:rsid w:val="00413A01"/>
    <w:rsid w:val="00413C72"/>
    <w:rsid w:val="00413D22"/>
    <w:rsid w:val="00413DD6"/>
    <w:rsid w:val="00413F23"/>
    <w:rsid w:val="004140A6"/>
    <w:rsid w:val="004142DD"/>
    <w:rsid w:val="00414479"/>
    <w:rsid w:val="00414943"/>
    <w:rsid w:val="00414DCA"/>
    <w:rsid w:val="00414E74"/>
    <w:rsid w:val="00415075"/>
    <w:rsid w:val="00415471"/>
    <w:rsid w:val="00415489"/>
    <w:rsid w:val="0041549D"/>
    <w:rsid w:val="004154DE"/>
    <w:rsid w:val="00415970"/>
    <w:rsid w:val="00415D2D"/>
    <w:rsid w:val="00415FCB"/>
    <w:rsid w:val="00416346"/>
    <w:rsid w:val="00416481"/>
    <w:rsid w:val="004164DB"/>
    <w:rsid w:val="0041656E"/>
    <w:rsid w:val="004167BC"/>
    <w:rsid w:val="00416F8C"/>
    <w:rsid w:val="004170E2"/>
    <w:rsid w:val="00417454"/>
    <w:rsid w:val="00417743"/>
    <w:rsid w:val="0041780E"/>
    <w:rsid w:val="0041782A"/>
    <w:rsid w:val="00417D8C"/>
    <w:rsid w:val="00417E71"/>
    <w:rsid w:val="00417FFB"/>
    <w:rsid w:val="0042002B"/>
    <w:rsid w:val="004202A3"/>
    <w:rsid w:val="00420670"/>
    <w:rsid w:val="004207C9"/>
    <w:rsid w:val="00420865"/>
    <w:rsid w:val="00420D27"/>
    <w:rsid w:val="00420E21"/>
    <w:rsid w:val="00421093"/>
    <w:rsid w:val="00421389"/>
    <w:rsid w:val="0042154C"/>
    <w:rsid w:val="00421632"/>
    <w:rsid w:val="0042171B"/>
    <w:rsid w:val="00421886"/>
    <w:rsid w:val="004218C6"/>
    <w:rsid w:val="004218E7"/>
    <w:rsid w:val="0042213C"/>
    <w:rsid w:val="004222BF"/>
    <w:rsid w:val="00422A9A"/>
    <w:rsid w:val="00422B32"/>
    <w:rsid w:val="00422B33"/>
    <w:rsid w:val="00422C08"/>
    <w:rsid w:val="00422D5B"/>
    <w:rsid w:val="0042316B"/>
    <w:rsid w:val="004231F7"/>
    <w:rsid w:val="0042353F"/>
    <w:rsid w:val="004236D5"/>
    <w:rsid w:val="00423B58"/>
    <w:rsid w:val="0042401C"/>
    <w:rsid w:val="0042403B"/>
    <w:rsid w:val="004242E5"/>
    <w:rsid w:val="004242ED"/>
    <w:rsid w:val="00424317"/>
    <w:rsid w:val="004245AF"/>
    <w:rsid w:val="00424C17"/>
    <w:rsid w:val="00424CAC"/>
    <w:rsid w:val="00424E10"/>
    <w:rsid w:val="00425001"/>
    <w:rsid w:val="00425266"/>
    <w:rsid w:val="004252EF"/>
    <w:rsid w:val="00425340"/>
    <w:rsid w:val="004253D0"/>
    <w:rsid w:val="004254E0"/>
    <w:rsid w:val="004255A2"/>
    <w:rsid w:val="0042581D"/>
    <w:rsid w:val="004258A4"/>
    <w:rsid w:val="00425EB6"/>
    <w:rsid w:val="0042618D"/>
    <w:rsid w:val="004265FA"/>
    <w:rsid w:val="00426758"/>
    <w:rsid w:val="004267B1"/>
    <w:rsid w:val="00426CC5"/>
    <w:rsid w:val="004274E4"/>
    <w:rsid w:val="00427B16"/>
    <w:rsid w:val="00427B63"/>
    <w:rsid w:val="00427BB1"/>
    <w:rsid w:val="00427BF1"/>
    <w:rsid w:val="00427F1C"/>
    <w:rsid w:val="00427F91"/>
    <w:rsid w:val="0043029A"/>
    <w:rsid w:val="004302D0"/>
    <w:rsid w:val="004305D5"/>
    <w:rsid w:val="00430689"/>
    <w:rsid w:val="004307F0"/>
    <w:rsid w:val="004309CC"/>
    <w:rsid w:val="00430AAF"/>
    <w:rsid w:val="00430B67"/>
    <w:rsid w:val="00431079"/>
    <w:rsid w:val="00431380"/>
    <w:rsid w:val="004318A4"/>
    <w:rsid w:val="00431C44"/>
    <w:rsid w:val="00431D27"/>
    <w:rsid w:val="00431D2F"/>
    <w:rsid w:val="00431E98"/>
    <w:rsid w:val="00432132"/>
    <w:rsid w:val="004321A8"/>
    <w:rsid w:val="00432226"/>
    <w:rsid w:val="0043234F"/>
    <w:rsid w:val="00432C4B"/>
    <w:rsid w:val="00433439"/>
    <w:rsid w:val="00433490"/>
    <w:rsid w:val="0043350C"/>
    <w:rsid w:val="00433510"/>
    <w:rsid w:val="00433527"/>
    <w:rsid w:val="004335EA"/>
    <w:rsid w:val="00433741"/>
    <w:rsid w:val="004338B3"/>
    <w:rsid w:val="00433B21"/>
    <w:rsid w:val="00433E34"/>
    <w:rsid w:val="00433EB2"/>
    <w:rsid w:val="0043419C"/>
    <w:rsid w:val="00434309"/>
    <w:rsid w:val="0043480B"/>
    <w:rsid w:val="00434AEB"/>
    <w:rsid w:val="00434FD6"/>
    <w:rsid w:val="004356F2"/>
    <w:rsid w:val="00435801"/>
    <w:rsid w:val="0043594E"/>
    <w:rsid w:val="00435A95"/>
    <w:rsid w:val="00435BB3"/>
    <w:rsid w:val="00435BDE"/>
    <w:rsid w:val="00435BE6"/>
    <w:rsid w:val="00435C3F"/>
    <w:rsid w:val="00436225"/>
    <w:rsid w:val="004363A3"/>
    <w:rsid w:val="00436502"/>
    <w:rsid w:val="004365A9"/>
    <w:rsid w:val="00436662"/>
    <w:rsid w:val="00436A3E"/>
    <w:rsid w:val="00436DD3"/>
    <w:rsid w:val="004372E6"/>
    <w:rsid w:val="00437445"/>
    <w:rsid w:val="004374DD"/>
    <w:rsid w:val="004376E3"/>
    <w:rsid w:val="00437AA5"/>
    <w:rsid w:val="00437BE6"/>
    <w:rsid w:val="00437CF5"/>
    <w:rsid w:val="00437F15"/>
    <w:rsid w:val="00440150"/>
    <w:rsid w:val="004404DF"/>
    <w:rsid w:val="004408F9"/>
    <w:rsid w:val="00440B11"/>
    <w:rsid w:val="00440C02"/>
    <w:rsid w:val="00440E48"/>
    <w:rsid w:val="00440E7F"/>
    <w:rsid w:val="00440F67"/>
    <w:rsid w:val="00440F69"/>
    <w:rsid w:val="00440FD5"/>
    <w:rsid w:val="004410D8"/>
    <w:rsid w:val="00441243"/>
    <w:rsid w:val="0044185B"/>
    <w:rsid w:val="00441A8D"/>
    <w:rsid w:val="00442422"/>
    <w:rsid w:val="00442903"/>
    <w:rsid w:val="00442B49"/>
    <w:rsid w:val="004433C1"/>
    <w:rsid w:val="004434B3"/>
    <w:rsid w:val="00443BBA"/>
    <w:rsid w:val="00443C07"/>
    <w:rsid w:val="00443C57"/>
    <w:rsid w:val="00443F87"/>
    <w:rsid w:val="00444213"/>
    <w:rsid w:val="004443A6"/>
    <w:rsid w:val="00444490"/>
    <w:rsid w:val="0044460F"/>
    <w:rsid w:val="00444674"/>
    <w:rsid w:val="004446F5"/>
    <w:rsid w:val="00444854"/>
    <w:rsid w:val="0044489C"/>
    <w:rsid w:val="00444966"/>
    <w:rsid w:val="00444BEE"/>
    <w:rsid w:val="00444D8E"/>
    <w:rsid w:val="00444DFE"/>
    <w:rsid w:val="00444FAF"/>
    <w:rsid w:val="00445158"/>
    <w:rsid w:val="004451C8"/>
    <w:rsid w:val="00445278"/>
    <w:rsid w:val="00445354"/>
    <w:rsid w:val="004453C3"/>
    <w:rsid w:val="004453EC"/>
    <w:rsid w:val="00445483"/>
    <w:rsid w:val="0044562C"/>
    <w:rsid w:val="004457AF"/>
    <w:rsid w:val="0044585F"/>
    <w:rsid w:val="004458B8"/>
    <w:rsid w:val="00445A18"/>
    <w:rsid w:val="00445C2A"/>
    <w:rsid w:val="00445D51"/>
    <w:rsid w:val="00445E0C"/>
    <w:rsid w:val="00445E20"/>
    <w:rsid w:val="0044643A"/>
    <w:rsid w:val="00446471"/>
    <w:rsid w:val="004466B3"/>
    <w:rsid w:val="00446968"/>
    <w:rsid w:val="00446C16"/>
    <w:rsid w:val="00446C6A"/>
    <w:rsid w:val="00446C89"/>
    <w:rsid w:val="00446F6E"/>
    <w:rsid w:val="00447030"/>
    <w:rsid w:val="00447A86"/>
    <w:rsid w:val="00447B5E"/>
    <w:rsid w:val="00447D02"/>
    <w:rsid w:val="00450502"/>
    <w:rsid w:val="00450740"/>
    <w:rsid w:val="00450D7B"/>
    <w:rsid w:val="00450F1A"/>
    <w:rsid w:val="00450FD6"/>
    <w:rsid w:val="00450FE1"/>
    <w:rsid w:val="0045127F"/>
    <w:rsid w:val="00451575"/>
    <w:rsid w:val="004515E5"/>
    <w:rsid w:val="004517D3"/>
    <w:rsid w:val="00451AAA"/>
    <w:rsid w:val="00451BF3"/>
    <w:rsid w:val="00451D22"/>
    <w:rsid w:val="00451D57"/>
    <w:rsid w:val="0045268F"/>
    <w:rsid w:val="00452869"/>
    <w:rsid w:val="00452EAB"/>
    <w:rsid w:val="00453306"/>
    <w:rsid w:val="0045366E"/>
    <w:rsid w:val="0045372F"/>
    <w:rsid w:val="004539A2"/>
    <w:rsid w:val="00453DB7"/>
    <w:rsid w:val="00453F90"/>
    <w:rsid w:val="004541F7"/>
    <w:rsid w:val="0045422A"/>
    <w:rsid w:val="0045442E"/>
    <w:rsid w:val="004549A1"/>
    <w:rsid w:val="00454B9D"/>
    <w:rsid w:val="00454DF2"/>
    <w:rsid w:val="00455013"/>
    <w:rsid w:val="0045572E"/>
    <w:rsid w:val="00455B48"/>
    <w:rsid w:val="00455BF5"/>
    <w:rsid w:val="00455EEE"/>
    <w:rsid w:val="00456130"/>
    <w:rsid w:val="004564B5"/>
    <w:rsid w:val="004567DD"/>
    <w:rsid w:val="00456E97"/>
    <w:rsid w:val="0045735C"/>
    <w:rsid w:val="0045785E"/>
    <w:rsid w:val="00457A0A"/>
    <w:rsid w:val="00457C51"/>
    <w:rsid w:val="00457D1A"/>
    <w:rsid w:val="00457E3D"/>
    <w:rsid w:val="004600ED"/>
    <w:rsid w:val="0046013A"/>
    <w:rsid w:val="0046014A"/>
    <w:rsid w:val="0046014F"/>
    <w:rsid w:val="00460301"/>
    <w:rsid w:val="004603CC"/>
    <w:rsid w:val="00460436"/>
    <w:rsid w:val="00460445"/>
    <w:rsid w:val="004606D6"/>
    <w:rsid w:val="00460763"/>
    <w:rsid w:val="00460806"/>
    <w:rsid w:val="00460862"/>
    <w:rsid w:val="004609C2"/>
    <w:rsid w:val="00460C77"/>
    <w:rsid w:val="004610F2"/>
    <w:rsid w:val="004611DC"/>
    <w:rsid w:val="004612A0"/>
    <w:rsid w:val="004614B6"/>
    <w:rsid w:val="0046151E"/>
    <w:rsid w:val="004615DA"/>
    <w:rsid w:val="00461713"/>
    <w:rsid w:val="00461744"/>
    <w:rsid w:val="00461D20"/>
    <w:rsid w:val="00461E06"/>
    <w:rsid w:val="00461E9F"/>
    <w:rsid w:val="00462055"/>
    <w:rsid w:val="0046229C"/>
    <w:rsid w:val="00462531"/>
    <w:rsid w:val="004629A3"/>
    <w:rsid w:val="00462B7F"/>
    <w:rsid w:val="00462BC2"/>
    <w:rsid w:val="00462D38"/>
    <w:rsid w:val="004632FB"/>
    <w:rsid w:val="0046342C"/>
    <w:rsid w:val="00463A35"/>
    <w:rsid w:val="00463AB1"/>
    <w:rsid w:val="00463DFF"/>
    <w:rsid w:val="00463F42"/>
    <w:rsid w:val="004642AB"/>
    <w:rsid w:val="0046430B"/>
    <w:rsid w:val="00464562"/>
    <w:rsid w:val="00464C34"/>
    <w:rsid w:val="00464D46"/>
    <w:rsid w:val="00464E81"/>
    <w:rsid w:val="00465315"/>
    <w:rsid w:val="00465342"/>
    <w:rsid w:val="0046539B"/>
    <w:rsid w:val="00465460"/>
    <w:rsid w:val="00465BE2"/>
    <w:rsid w:val="00465CCF"/>
    <w:rsid w:val="00465E7F"/>
    <w:rsid w:val="004663EE"/>
    <w:rsid w:val="00466784"/>
    <w:rsid w:val="0046687D"/>
    <w:rsid w:val="00466A48"/>
    <w:rsid w:val="00466E03"/>
    <w:rsid w:val="00466E7B"/>
    <w:rsid w:val="00466F4A"/>
    <w:rsid w:val="004671DB"/>
    <w:rsid w:val="00467341"/>
    <w:rsid w:val="004674F2"/>
    <w:rsid w:val="0046750B"/>
    <w:rsid w:val="004678F3"/>
    <w:rsid w:val="00467AFE"/>
    <w:rsid w:val="00467B4B"/>
    <w:rsid w:val="00470015"/>
    <w:rsid w:val="00470095"/>
    <w:rsid w:val="004700BF"/>
    <w:rsid w:val="0047017B"/>
    <w:rsid w:val="004701C6"/>
    <w:rsid w:val="00470430"/>
    <w:rsid w:val="004709F8"/>
    <w:rsid w:val="00470A09"/>
    <w:rsid w:val="00470EC9"/>
    <w:rsid w:val="00470F5E"/>
    <w:rsid w:val="00471711"/>
    <w:rsid w:val="00471981"/>
    <w:rsid w:val="004719B2"/>
    <w:rsid w:val="00471AEE"/>
    <w:rsid w:val="00471C3F"/>
    <w:rsid w:val="00471C5E"/>
    <w:rsid w:val="00472638"/>
    <w:rsid w:val="0047267F"/>
    <w:rsid w:val="0047292B"/>
    <w:rsid w:val="00472955"/>
    <w:rsid w:val="00472CFA"/>
    <w:rsid w:val="00472DC6"/>
    <w:rsid w:val="00472F4A"/>
    <w:rsid w:val="00473130"/>
    <w:rsid w:val="00473196"/>
    <w:rsid w:val="0047327E"/>
    <w:rsid w:val="0047336C"/>
    <w:rsid w:val="0047361E"/>
    <w:rsid w:val="00473746"/>
    <w:rsid w:val="0047389B"/>
    <w:rsid w:val="004738F3"/>
    <w:rsid w:val="0047396F"/>
    <w:rsid w:val="004739FF"/>
    <w:rsid w:val="00473AB0"/>
    <w:rsid w:val="004741B3"/>
    <w:rsid w:val="0047427D"/>
    <w:rsid w:val="004742BA"/>
    <w:rsid w:val="00474428"/>
    <w:rsid w:val="00474572"/>
    <w:rsid w:val="00474A99"/>
    <w:rsid w:val="00474F54"/>
    <w:rsid w:val="00474F6D"/>
    <w:rsid w:val="00474F70"/>
    <w:rsid w:val="00475328"/>
    <w:rsid w:val="00475373"/>
    <w:rsid w:val="0047553E"/>
    <w:rsid w:val="00475833"/>
    <w:rsid w:val="00475928"/>
    <w:rsid w:val="00475CC4"/>
    <w:rsid w:val="00476193"/>
    <w:rsid w:val="0047630F"/>
    <w:rsid w:val="00476388"/>
    <w:rsid w:val="004765A8"/>
    <w:rsid w:val="00476A31"/>
    <w:rsid w:val="00476E13"/>
    <w:rsid w:val="00477398"/>
    <w:rsid w:val="004773F0"/>
    <w:rsid w:val="00477543"/>
    <w:rsid w:val="004776EB"/>
    <w:rsid w:val="004778BC"/>
    <w:rsid w:val="004778FB"/>
    <w:rsid w:val="004779DB"/>
    <w:rsid w:val="00477A32"/>
    <w:rsid w:val="00477D75"/>
    <w:rsid w:val="00477F00"/>
    <w:rsid w:val="00477F13"/>
    <w:rsid w:val="00480020"/>
    <w:rsid w:val="00480339"/>
    <w:rsid w:val="004804B5"/>
    <w:rsid w:val="00480613"/>
    <w:rsid w:val="00480762"/>
    <w:rsid w:val="00480856"/>
    <w:rsid w:val="00480C15"/>
    <w:rsid w:val="004812C3"/>
    <w:rsid w:val="0048137E"/>
    <w:rsid w:val="004816AA"/>
    <w:rsid w:val="0048197B"/>
    <w:rsid w:val="00481DB2"/>
    <w:rsid w:val="0048220A"/>
    <w:rsid w:val="004825D7"/>
    <w:rsid w:val="00482808"/>
    <w:rsid w:val="00482910"/>
    <w:rsid w:val="00482C56"/>
    <w:rsid w:val="00482FB1"/>
    <w:rsid w:val="004833FD"/>
    <w:rsid w:val="0048367B"/>
    <w:rsid w:val="00483959"/>
    <w:rsid w:val="00483A94"/>
    <w:rsid w:val="00483D50"/>
    <w:rsid w:val="00483E81"/>
    <w:rsid w:val="00483F0D"/>
    <w:rsid w:val="00483F50"/>
    <w:rsid w:val="004844F1"/>
    <w:rsid w:val="004846BA"/>
    <w:rsid w:val="00484786"/>
    <w:rsid w:val="00484D08"/>
    <w:rsid w:val="00484DB5"/>
    <w:rsid w:val="00484F20"/>
    <w:rsid w:val="00485074"/>
    <w:rsid w:val="00485212"/>
    <w:rsid w:val="004854BE"/>
    <w:rsid w:val="004854C2"/>
    <w:rsid w:val="004855B0"/>
    <w:rsid w:val="004855CD"/>
    <w:rsid w:val="00485916"/>
    <w:rsid w:val="00485A01"/>
    <w:rsid w:val="00485DCA"/>
    <w:rsid w:val="00486293"/>
    <w:rsid w:val="004862F6"/>
    <w:rsid w:val="0048653F"/>
    <w:rsid w:val="00486BAA"/>
    <w:rsid w:val="00486EE9"/>
    <w:rsid w:val="00487471"/>
    <w:rsid w:val="00487669"/>
    <w:rsid w:val="00487C51"/>
    <w:rsid w:val="00487C97"/>
    <w:rsid w:val="00487D13"/>
    <w:rsid w:val="00487F01"/>
    <w:rsid w:val="00490835"/>
    <w:rsid w:val="004909D7"/>
    <w:rsid w:val="00490A3E"/>
    <w:rsid w:val="00490E27"/>
    <w:rsid w:val="00491505"/>
    <w:rsid w:val="00491543"/>
    <w:rsid w:val="00491AA3"/>
    <w:rsid w:val="00491C8C"/>
    <w:rsid w:val="00491D56"/>
    <w:rsid w:val="00491F63"/>
    <w:rsid w:val="00492263"/>
    <w:rsid w:val="004926F0"/>
    <w:rsid w:val="0049284F"/>
    <w:rsid w:val="004928D2"/>
    <w:rsid w:val="00492A56"/>
    <w:rsid w:val="00492D42"/>
    <w:rsid w:val="00492D5A"/>
    <w:rsid w:val="00493025"/>
    <w:rsid w:val="004931A5"/>
    <w:rsid w:val="004937AD"/>
    <w:rsid w:val="004941FA"/>
    <w:rsid w:val="00494250"/>
    <w:rsid w:val="00494890"/>
    <w:rsid w:val="004949A8"/>
    <w:rsid w:val="00494B13"/>
    <w:rsid w:val="00494BC2"/>
    <w:rsid w:val="00494CF2"/>
    <w:rsid w:val="00494EA0"/>
    <w:rsid w:val="00494F20"/>
    <w:rsid w:val="0049511C"/>
    <w:rsid w:val="00495136"/>
    <w:rsid w:val="00495447"/>
    <w:rsid w:val="004955EA"/>
    <w:rsid w:val="0049570F"/>
    <w:rsid w:val="00495B53"/>
    <w:rsid w:val="00495FBE"/>
    <w:rsid w:val="004962BE"/>
    <w:rsid w:val="004964F9"/>
    <w:rsid w:val="0049654D"/>
    <w:rsid w:val="00496B44"/>
    <w:rsid w:val="00496D4A"/>
    <w:rsid w:val="0049719D"/>
    <w:rsid w:val="00497414"/>
    <w:rsid w:val="0049746F"/>
    <w:rsid w:val="00497833"/>
    <w:rsid w:val="0049792D"/>
    <w:rsid w:val="004979D6"/>
    <w:rsid w:val="00497A8C"/>
    <w:rsid w:val="00497B48"/>
    <w:rsid w:val="00497C13"/>
    <w:rsid w:val="00497E23"/>
    <w:rsid w:val="00497E8A"/>
    <w:rsid w:val="004A03AE"/>
    <w:rsid w:val="004A065F"/>
    <w:rsid w:val="004A06E0"/>
    <w:rsid w:val="004A0FFC"/>
    <w:rsid w:val="004A15CC"/>
    <w:rsid w:val="004A1A85"/>
    <w:rsid w:val="004A1AA5"/>
    <w:rsid w:val="004A1D9B"/>
    <w:rsid w:val="004A1E84"/>
    <w:rsid w:val="004A205D"/>
    <w:rsid w:val="004A20BE"/>
    <w:rsid w:val="004A2251"/>
    <w:rsid w:val="004A24F5"/>
    <w:rsid w:val="004A2691"/>
    <w:rsid w:val="004A28AF"/>
    <w:rsid w:val="004A2D2B"/>
    <w:rsid w:val="004A2E39"/>
    <w:rsid w:val="004A3061"/>
    <w:rsid w:val="004A30DD"/>
    <w:rsid w:val="004A31DA"/>
    <w:rsid w:val="004A333C"/>
    <w:rsid w:val="004A3555"/>
    <w:rsid w:val="004A3579"/>
    <w:rsid w:val="004A359A"/>
    <w:rsid w:val="004A3876"/>
    <w:rsid w:val="004A38F4"/>
    <w:rsid w:val="004A3A7E"/>
    <w:rsid w:val="004A3CBA"/>
    <w:rsid w:val="004A3D49"/>
    <w:rsid w:val="004A4045"/>
    <w:rsid w:val="004A40CE"/>
    <w:rsid w:val="004A4130"/>
    <w:rsid w:val="004A46B7"/>
    <w:rsid w:val="004A4724"/>
    <w:rsid w:val="004A4879"/>
    <w:rsid w:val="004A4B40"/>
    <w:rsid w:val="004A4B5D"/>
    <w:rsid w:val="004A4C3B"/>
    <w:rsid w:val="004A4D2A"/>
    <w:rsid w:val="004A4D89"/>
    <w:rsid w:val="004A51F4"/>
    <w:rsid w:val="004A5246"/>
    <w:rsid w:val="004A569F"/>
    <w:rsid w:val="004A631E"/>
    <w:rsid w:val="004A63A3"/>
    <w:rsid w:val="004A669A"/>
    <w:rsid w:val="004A6882"/>
    <w:rsid w:val="004A6BBD"/>
    <w:rsid w:val="004A6F41"/>
    <w:rsid w:val="004A71A5"/>
    <w:rsid w:val="004A726F"/>
    <w:rsid w:val="004A736D"/>
    <w:rsid w:val="004A74D4"/>
    <w:rsid w:val="004A75AE"/>
    <w:rsid w:val="004A7A3A"/>
    <w:rsid w:val="004A7ADA"/>
    <w:rsid w:val="004A7D37"/>
    <w:rsid w:val="004A7EB9"/>
    <w:rsid w:val="004A7FC9"/>
    <w:rsid w:val="004B03DF"/>
    <w:rsid w:val="004B04E8"/>
    <w:rsid w:val="004B057E"/>
    <w:rsid w:val="004B059F"/>
    <w:rsid w:val="004B08B9"/>
    <w:rsid w:val="004B0A12"/>
    <w:rsid w:val="004B0BE0"/>
    <w:rsid w:val="004B0E60"/>
    <w:rsid w:val="004B1125"/>
    <w:rsid w:val="004B13B8"/>
    <w:rsid w:val="004B15FE"/>
    <w:rsid w:val="004B1D7E"/>
    <w:rsid w:val="004B20B9"/>
    <w:rsid w:val="004B271E"/>
    <w:rsid w:val="004B2A15"/>
    <w:rsid w:val="004B2BCB"/>
    <w:rsid w:val="004B2D21"/>
    <w:rsid w:val="004B2D50"/>
    <w:rsid w:val="004B2E54"/>
    <w:rsid w:val="004B2E92"/>
    <w:rsid w:val="004B3276"/>
    <w:rsid w:val="004B32FF"/>
    <w:rsid w:val="004B33D4"/>
    <w:rsid w:val="004B34F0"/>
    <w:rsid w:val="004B35FF"/>
    <w:rsid w:val="004B3845"/>
    <w:rsid w:val="004B3F30"/>
    <w:rsid w:val="004B408D"/>
    <w:rsid w:val="004B40A1"/>
    <w:rsid w:val="004B44BB"/>
    <w:rsid w:val="004B44F4"/>
    <w:rsid w:val="004B4642"/>
    <w:rsid w:val="004B48D8"/>
    <w:rsid w:val="004B4A5D"/>
    <w:rsid w:val="004B4CD0"/>
    <w:rsid w:val="004B5558"/>
    <w:rsid w:val="004B5697"/>
    <w:rsid w:val="004B59C0"/>
    <w:rsid w:val="004B5A42"/>
    <w:rsid w:val="004B5C2A"/>
    <w:rsid w:val="004B61FB"/>
    <w:rsid w:val="004B65D5"/>
    <w:rsid w:val="004B6816"/>
    <w:rsid w:val="004B68DB"/>
    <w:rsid w:val="004B68ED"/>
    <w:rsid w:val="004B6D5D"/>
    <w:rsid w:val="004B72D0"/>
    <w:rsid w:val="004B766D"/>
    <w:rsid w:val="004B7C8D"/>
    <w:rsid w:val="004C0293"/>
    <w:rsid w:val="004C02DF"/>
    <w:rsid w:val="004C03D9"/>
    <w:rsid w:val="004C0641"/>
    <w:rsid w:val="004C0791"/>
    <w:rsid w:val="004C0859"/>
    <w:rsid w:val="004C0CD1"/>
    <w:rsid w:val="004C1036"/>
    <w:rsid w:val="004C153A"/>
    <w:rsid w:val="004C1973"/>
    <w:rsid w:val="004C1A43"/>
    <w:rsid w:val="004C1B97"/>
    <w:rsid w:val="004C1C51"/>
    <w:rsid w:val="004C2175"/>
    <w:rsid w:val="004C262D"/>
    <w:rsid w:val="004C27EB"/>
    <w:rsid w:val="004C28CB"/>
    <w:rsid w:val="004C297D"/>
    <w:rsid w:val="004C3266"/>
    <w:rsid w:val="004C32ED"/>
    <w:rsid w:val="004C3632"/>
    <w:rsid w:val="004C3662"/>
    <w:rsid w:val="004C3B8E"/>
    <w:rsid w:val="004C3C7D"/>
    <w:rsid w:val="004C41C8"/>
    <w:rsid w:val="004C4DE5"/>
    <w:rsid w:val="004C515A"/>
    <w:rsid w:val="004C52A9"/>
    <w:rsid w:val="004C5526"/>
    <w:rsid w:val="004C5864"/>
    <w:rsid w:val="004C590B"/>
    <w:rsid w:val="004C5ACC"/>
    <w:rsid w:val="004C5F6D"/>
    <w:rsid w:val="004C621A"/>
    <w:rsid w:val="004C6C78"/>
    <w:rsid w:val="004C6E00"/>
    <w:rsid w:val="004C6F78"/>
    <w:rsid w:val="004C6FD9"/>
    <w:rsid w:val="004C6FFA"/>
    <w:rsid w:val="004C763F"/>
    <w:rsid w:val="004C7750"/>
    <w:rsid w:val="004C79C8"/>
    <w:rsid w:val="004C7E4D"/>
    <w:rsid w:val="004D01B1"/>
    <w:rsid w:val="004D01F3"/>
    <w:rsid w:val="004D046C"/>
    <w:rsid w:val="004D07EE"/>
    <w:rsid w:val="004D09E5"/>
    <w:rsid w:val="004D0E52"/>
    <w:rsid w:val="004D0EF6"/>
    <w:rsid w:val="004D0F86"/>
    <w:rsid w:val="004D124E"/>
    <w:rsid w:val="004D12E8"/>
    <w:rsid w:val="004D1441"/>
    <w:rsid w:val="004D15EA"/>
    <w:rsid w:val="004D15F5"/>
    <w:rsid w:val="004D1628"/>
    <w:rsid w:val="004D16FC"/>
    <w:rsid w:val="004D1A2E"/>
    <w:rsid w:val="004D1BEB"/>
    <w:rsid w:val="004D1CA0"/>
    <w:rsid w:val="004D1D47"/>
    <w:rsid w:val="004D1D67"/>
    <w:rsid w:val="004D1D73"/>
    <w:rsid w:val="004D1F22"/>
    <w:rsid w:val="004D21B0"/>
    <w:rsid w:val="004D2617"/>
    <w:rsid w:val="004D29C3"/>
    <w:rsid w:val="004D2B7F"/>
    <w:rsid w:val="004D2F5B"/>
    <w:rsid w:val="004D30E7"/>
    <w:rsid w:val="004D329D"/>
    <w:rsid w:val="004D3461"/>
    <w:rsid w:val="004D347F"/>
    <w:rsid w:val="004D3622"/>
    <w:rsid w:val="004D3889"/>
    <w:rsid w:val="004D4072"/>
    <w:rsid w:val="004D4478"/>
    <w:rsid w:val="004D463D"/>
    <w:rsid w:val="004D4700"/>
    <w:rsid w:val="004D4B18"/>
    <w:rsid w:val="004D502E"/>
    <w:rsid w:val="004D5521"/>
    <w:rsid w:val="004D5A22"/>
    <w:rsid w:val="004D5AC6"/>
    <w:rsid w:val="004D5B5B"/>
    <w:rsid w:val="004D5FF4"/>
    <w:rsid w:val="004D6195"/>
    <w:rsid w:val="004D6231"/>
    <w:rsid w:val="004D62BF"/>
    <w:rsid w:val="004D68CD"/>
    <w:rsid w:val="004D6B73"/>
    <w:rsid w:val="004D6E15"/>
    <w:rsid w:val="004D6FFA"/>
    <w:rsid w:val="004D71A6"/>
    <w:rsid w:val="004D728E"/>
    <w:rsid w:val="004D78A3"/>
    <w:rsid w:val="004D7B0A"/>
    <w:rsid w:val="004D7CD3"/>
    <w:rsid w:val="004D7D2C"/>
    <w:rsid w:val="004D7D2D"/>
    <w:rsid w:val="004D7FCC"/>
    <w:rsid w:val="004E032C"/>
    <w:rsid w:val="004E03A0"/>
    <w:rsid w:val="004E06BE"/>
    <w:rsid w:val="004E0B9D"/>
    <w:rsid w:val="004E0CC8"/>
    <w:rsid w:val="004E0DC7"/>
    <w:rsid w:val="004E0F86"/>
    <w:rsid w:val="004E0FB6"/>
    <w:rsid w:val="004E106F"/>
    <w:rsid w:val="004E10D5"/>
    <w:rsid w:val="004E1242"/>
    <w:rsid w:val="004E1449"/>
    <w:rsid w:val="004E148A"/>
    <w:rsid w:val="004E16E7"/>
    <w:rsid w:val="004E1E20"/>
    <w:rsid w:val="004E2187"/>
    <w:rsid w:val="004E23A5"/>
    <w:rsid w:val="004E248D"/>
    <w:rsid w:val="004E253A"/>
    <w:rsid w:val="004E27F6"/>
    <w:rsid w:val="004E2939"/>
    <w:rsid w:val="004E2B03"/>
    <w:rsid w:val="004E2D31"/>
    <w:rsid w:val="004E2D6C"/>
    <w:rsid w:val="004E2DCE"/>
    <w:rsid w:val="004E2E47"/>
    <w:rsid w:val="004E2F1C"/>
    <w:rsid w:val="004E3498"/>
    <w:rsid w:val="004E368D"/>
    <w:rsid w:val="004E3725"/>
    <w:rsid w:val="004E395A"/>
    <w:rsid w:val="004E3F5A"/>
    <w:rsid w:val="004E416A"/>
    <w:rsid w:val="004E434E"/>
    <w:rsid w:val="004E4367"/>
    <w:rsid w:val="004E4687"/>
    <w:rsid w:val="004E48F5"/>
    <w:rsid w:val="004E48F7"/>
    <w:rsid w:val="004E490D"/>
    <w:rsid w:val="004E4B2D"/>
    <w:rsid w:val="004E4CB2"/>
    <w:rsid w:val="004E4E9C"/>
    <w:rsid w:val="004E505F"/>
    <w:rsid w:val="004E5135"/>
    <w:rsid w:val="004E5190"/>
    <w:rsid w:val="004E53C9"/>
    <w:rsid w:val="004E5549"/>
    <w:rsid w:val="004E5582"/>
    <w:rsid w:val="004E5B87"/>
    <w:rsid w:val="004E5CCE"/>
    <w:rsid w:val="004E5D6E"/>
    <w:rsid w:val="004E6421"/>
    <w:rsid w:val="004E64C8"/>
    <w:rsid w:val="004E678D"/>
    <w:rsid w:val="004E69E4"/>
    <w:rsid w:val="004E6CB3"/>
    <w:rsid w:val="004E709E"/>
    <w:rsid w:val="004E727E"/>
    <w:rsid w:val="004E73C0"/>
    <w:rsid w:val="004E7737"/>
    <w:rsid w:val="004E7AEE"/>
    <w:rsid w:val="004F01A7"/>
    <w:rsid w:val="004F0566"/>
    <w:rsid w:val="004F0625"/>
    <w:rsid w:val="004F0631"/>
    <w:rsid w:val="004F081E"/>
    <w:rsid w:val="004F0826"/>
    <w:rsid w:val="004F0915"/>
    <w:rsid w:val="004F095B"/>
    <w:rsid w:val="004F0D6F"/>
    <w:rsid w:val="004F0DB0"/>
    <w:rsid w:val="004F0F55"/>
    <w:rsid w:val="004F155F"/>
    <w:rsid w:val="004F1620"/>
    <w:rsid w:val="004F18C8"/>
    <w:rsid w:val="004F18F4"/>
    <w:rsid w:val="004F21C9"/>
    <w:rsid w:val="004F2299"/>
    <w:rsid w:val="004F231E"/>
    <w:rsid w:val="004F2805"/>
    <w:rsid w:val="004F29F3"/>
    <w:rsid w:val="004F2D5A"/>
    <w:rsid w:val="004F30A8"/>
    <w:rsid w:val="004F353C"/>
    <w:rsid w:val="004F3858"/>
    <w:rsid w:val="004F394B"/>
    <w:rsid w:val="004F3BEB"/>
    <w:rsid w:val="004F3CE2"/>
    <w:rsid w:val="004F3F09"/>
    <w:rsid w:val="004F41B1"/>
    <w:rsid w:val="004F41DB"/>
    <w:rsid w:val="004F470C"/>
    <w:rsid w:val="004F480B"/>
    <w:rsid w:val="004F4886"/>
    <w:rsid w:val="004F4C80"/>
    <w:rsid w:val="004F52B2"/>
    <w:rsid w:val="004F5463"/>
    <w:rsid w:val="004F5958"/>
    <w:rsid w:val="004F5CA2"/>
    <w:rsid w:val="004F60BA"/>
    <w:rsid w:val="004F613F"/>
    <w:rsid w:val="004F6464"/>
    <w:rsid w:val="004F6526"/>
    <w:rsid w:val="004F657C"/>
    <w:rsid w:val="004F659B"/>
    <w:rsid w:val="004F6B00"/>
    <w:rsid w:val="004F6B12"/>
    <w:rsid w:val="004F6BD1"/>
    <w:rsid w:val="004F6C7E"/>
    <w:rsid w:val="004F6C9B"/>
    <w:rsid w:val="004F6EBD"/>
    <w:rsid w:val="004F7151"/>
    <w:rsid w:val="004F7309"/>
    <w:rsid w:val="004F73FA"/>
    <w:rsid w:val="004F769D"/>
    <w:rsid w:val="004F778C"/>
    <w:rsid w:val="004F7CAA"/>
    <w:rsid w:val="004F7CEF"/>
    <w:rsid w:val="004F7F11"/>
    <w:rsid w:val="00500000"/>
    <w:rsid w:val="005000A5"/>
    <w:rsid w:val="005000DF"/>
    <w:rsid w:val="00500374"/>
    <w:rsid w:val="005005AF"/>
    <w:rsid w:val="005006C6"/>
    <w:rsid w:val="00500A7C"/>
    <w:rsid w:val="00500C1C"/>
    <w:rsid w:val="00500D14"/>
    <w:rsid w:val="00500D20"/>
    <w:rsid w:val="00500F13"/>
    <w:rsid w:val="00500FD4"/>
    <w:rsid w:val="0050114A"/>
    <w:rsid w:val="005013D0"/>
    <w:rsid w:val="005013E8"/>
    <w:rsid w:val="00501637"/>
    <w:rsid w:val="0050172B"/>
    <w:rsid w:val="00501776"/>
    <w:rsid w:val="005017B9"/>
    <w:rsid w:val="005018D4"/>
    <w:rsid w:val="00501A99"/>
    <w:rsid w:val="00501F18"/>
    <w:rsid w:val="0050215A"/>
    <w:rsid w:val="00502563"/>
    <w:rsid w:val="005026F9"/>
    <w:rsid w:val="0050275E"/>
    <w:rsid w:val="0050282B"/>
    <w:rsid w:val="0050289D"/>
    <w:rsid w:val="00502913"/>
    <w:rsid w:val="005029A4"/>
    <w:rsid w:val="005029AA"/>
    <w:rsid w:val="005029C8"/>
    <w:rsid w:val="005029E0"/>
    <w:rsid w:val="00502A2B"/>
    <w:rsid w:val="00502D55"/>
    <w:rsid w:val="00502F09"/>
    <w:rsid w:val="00502FF4"/>
    <w:rsid w:val="00503215"/>
    <w:rsid w:val="0050332B"/>
    <w:rsid w:val="0050350E"/>
    <w:rsid w:val="00503601"/>
    <w:rsid w:val="0050381F"/>
    <w:rsid w:val="00503886"/>
    <w:rsid w:val="00503A20"/>
    <w:rsid w:val="00503A5E"/>
    <w:rsid w:val="00503AC6"/>
    <w:rsid w:val="00503B3C"/>
    <w:rsid w:val="00503B49"/>
    <w:rsid w:val="00503DFF"/>
    <w:rsid w:val="00503E4C"/>
    <w:rsid w:val="00503FC6"/>
    <w:rsid w:val="005042DC"/>
    <w:rsid w:val="005042DE"/>
    <w:rsid w:val="0050436C"/>
    <w:rsid w:val="0050454B"/>
    <w:rsid w:val="00504728"/>
    <w:rsid w:val="00504731"/>
    <w:rsid w:val="00504751"/>
    <w:rsid w:val="0050476D"/>
    <w:rsid w:val="00504936"/>
    <w:rsid w:val="005049A3"/>
    <w:rsid w:val="00504E90"/>
    <w:rsid w:val="005050B5"/>
    <w:rsid w:val="00505137"/>
    <w:rsid w:val="0050538A"/>
    <w:rsid w:val="005058BF"/>
    <w:rsid w:val="005059B7"/>
    <w:rsid w:val="00505A8C"/>
    <w:rsid w:val="00505EAD"/>
    <w:rsid w:val="0050625A"/>
    <w:rsid w:val="005063E4"/>
    <w:rsid w:val="005064E3"/>
    <w:rsid w:val="00506614"/>
    <w:rsid w:val="00506B3C"/>
    <w:rsid w:val="00506ED8"/>
    <w:rsid w:val="00507007"/>
    <w:rsid w:val="00507172"/>
    <w:rsid w:val="00507A3A"/>
    <w:rsid w:val="00507AF5"/>
    <w:rsid w:val="00507BD3"/>
    <w:rsid w:val="0051007D"/>
    <w:rsid w:val="00510637"/>
    <w:rsid w:val="0051067E"/>
    <w:rsid w:val="005106E3"/>
    <w:rsid w:val="005109E2"/>
    <w:rsid w:val="00510BF6"/>
    <w:rsid w:val="00510CB4"/>
    <w:rsid w:val="00510CBD"/>
    <w:rsid w:val="00510D4A"/>
    <w:rsid w:val="0051148E"/>
    <w:rsid w:val="005114C7"/>
    <w:rsid w:val="005114E0"/>
    <w:rsid w:val="005115A1"/>
    <w:rsid w:val="005115CD"/>
    <w:rsid w:val="00511C04"/>
    <w:rsid w:val="005123B5"/>
    <w:rsid w:val="005124B0"/>
    <w:rsid w:val="005127B4"/>
    <w:rsid w:val="0051315A"/>
    <w:rsid w:val="0051348A"/>
    <w:rsid w:val="005135D7"/>
    <w:rsid w:val="005138E4"/>
    <w:rsid w:val="00513AA7"/>
    <w:rsid w:val="00513BB4"/>
    <w:rsid w:val="0051421B"/>
    <w:rsid w:val="00514717"/>
    <w:rsid w:val="00514C78"/>
    <w:rsid w:val="00514E3A"/>
    <w:rsid w:val="00515044"/>
    <w:rsid w:val="0051549D"/>
    <w:rsid w:val="00515C39"/>
    <w:rsid w:val="00515CE5"/>
    <w:rsid w:val="00515D37"/>
    <w:rsid w:val="00515D71"/>
    <w:rsid w:val="00515E80"/>
    <w:rsid w:val="00516011"/>
    <w:rsid w:val="005160BB"/>
    <w:rsid w:val="0051610A"/>
    <w:rsid w:val="00516386"/>
    <w:rsid w:val="00516423"/>
    <w:rsid w:val="00516ADE"/>
    <w:rsid w:val="00516C6B"/>
    <w:rsid w:val="00517129"/>
    <w:rsid w:val="005173AE"/>
    <w:rsid w:val="0051765A"/>
    <w:rsid w:val="0051788C"/>
    <w:rsid w:val="00517A50"/>
    <w:rsid w:val="00517F45"/>
    <w:rsid w:val="005201CD"/>
    <w:rsid w:val="0052026C"/>
    <w:rsid w:val="00520324"/>
    <w:rsid w:val="005203F0"/>
    <w:rsid w:val="00520625"/>
    <w:rsid w:val="005206C5"/>
    <w:rsid w:val="0052097C"/>
    <w:rsid w:val="00520A7D"/>
    <w:rsid w:val="00520CFA"/>
    <w:rsid w:val="0052103A"/>
    <w:rsid w:val="00521406"/>
    <w:rsid w:val="00521740"/>
    <w:rsid w:val="005217A5"/>
    <w:rsid w:val="00521870"/>
    <w:rsid w:val="00521EFD"/>
    <w:rsid w:val="005220F2"/>
    <w:rsid w:val="00522159"/>
    <w:rsid w:val="0052264B"/>
    <w:rsid w:val="0052282E"/>
    <w:rsid w:val="00522AF9"/>
    <w:rsid w:val="00522D8D"/>
    <w:rsid w:val="00522EB5"/>
    <w:rsid w:val="00522ECC"/>
    <w:rsid w:val="00522F0A"/>
    <w:rsid w:val="00523043"/>
    <w:rsid w:val="00523327"/>
    <w:rsid w:val="005236B5"/>
    <w:rsid w:val="00523A05"/>
    <w:rsid w:val="00523A7D"/>
    <w:rsid w:val="0052423E"/>
    <w:rsid w:val="005242D9"/>
    <w:rsid w:val="005246D6"/>
    <w:rsid w:val="00524803"/>
    <w:rsid w:val="00524815"/>
    <w:rsid w:val="00524C7F"/>
    <w:rsid w:val="00524F8E"/>
    <w:rsid w:val="00525201"/>
    <w:rsid w:val="00525328"/>
    <w:rsid w:val="005259F8"/>
    <w:rsid w:val="00525A1C"/>
    <w:rsid w:val="00525DD8"/>
    <w:rsid w:val="00525F7E"/>
    <w:rsid w:val="00525FB2"/>
    <w:rsid w:val="00526275"/>
    <w:rsid w:val="005263C3"/>
    <w:rsid w:val="005263D7"/>
    <w:rsid w:val="00526481"/>
    <w:rsid w:val="0052693C"/>
    <w:rsid w:val="00526B93"/>
    <w:rsid w:val="00526EB0"/>
    <w:rsid w:val="00527098"/>
    <w:rsid w:val="005275F2"/>
    <w:rsid w:val="005277F2"/>
    <w:rsid w:val="005278A2"/>
    <w:rsid w:val="00527CBE"/>
    <w:rsid w:val="00527D93"/>
    <w:rsid w:val="00527FA3"/>
    <w:rsid w:val="005300C3"/>
    <w:rsid w:val="005308AC"/>
    <w:rsid w:val="0053094B"/>
    <w:rsid w:val="0053094C"/>
    <w:rsid w:val="00530BA3"/>
    <w:rsid w:val="00530C7D"/>
    <w:rsid w:val="00530F41"/>
    <w:rsid w:val="00531310"/>
    <w:rsid w:val="00531ACB"/>
    <w:rsid w:val="00531AFD"/>
    <w:rsid w:val="005321AA"/>
    <w:rsid w:val="00532304"/>
    <w:rsid w:val="00532334"/>
    <w:rsid w:val="00532482"/>
    <w:rsid w:val="0053252C"/>
    <w:rsid w:val="005325A3"/>
    <w:rsid w:val="00532933"/>
    <w:rsid w:val="00532982"/>
    <w:rsid w:val="00532A5A"/>
    <w:rsid w:val="00532B4F"/>
    <w:rsid w:val="005333B4"/>
    <w:rsid w:val="005337F1"/>
    <w:rsid w:val="005339C2"/>
    <w:rsid w:val="00533B13"/>
    <w:rsid w:val="00533B64"/>
    <w:rsid w:val="00533FC2"/>
    <w:rsid w:val="00534156"/>
    <w:rsid w:val="00534453"/>
    <w:rsid w:val="00534582"/>
    <w:rsid w:val="00534CE0"/>
    <w:rsid w:val="00534D3A"/>
    <w:rsid w:val="00534F24"/>
    <w:rsid w:val="00534F6D"/>
    <w:rsid w:val="005354A5"/>
    <w:rsid w:val="00535524"/>
    <w:rsid w:val="00535549"/>
    <w:rsid w:val="005358F7"/>
    <w:rsid w:val="00535D63"/>
    <w:rsid w:val="00535DA6"/>
    <w:rsid w:val="00536463"/>
    <w:rsid w:val="005365BC"/>
    <w:rsid w:val="0053676C"/>
    <w:rsid w:val="00536C41"/>
    <w:rsid w:val="00536D3D"/>
    <w:rsid w:val="00536E86"/>
    <w:rsid w:val="00536F59"/>
    <w:rsid w:val="0053705B"/>
    <w:rsid w:val="0053715D"/>
    <w:rsid w:val="005377C0"/>
    <w:rsid w:val="00537CB0"/>
    <w:rsid w:val="005402F9"/>
    <w:rsid w:val="005407A1"/>
    <w:rsid w:val="00540831"/>
    <w:rsid w:val="00540917"/>
    <w:rsid w:val="00540E13"/>
    <w:rsid w:val="00540EFF"/>
    <w:rsid w:val="00540F65"/>
    <w:rsid w:val="005412EA"/>
    <w:rsid w:val="00541429"/>
    <w:rsid w:val="0054147F"/>
    <w:rsid w:val="00541B56"/>
    <w:rsid w:val="00541CDC"/>
    <w:rsid w:val="00541EC5"/>
    <w:rsid w:val="005420F8"/>
    <w:rsid w:val="00542290"/>
    <w:rsid w:val="005422D5"/>
    <w:rsid w:val="005425ED"/>
    <w:rsid w:val="005428A2"/>
    <w:rsid w:val="005428E0"/>
    <w:rsid w:val="005429B0"/>
    <w:rsid w:val="00542C23"/>
    <w:rsid w:val="00542E13"/>
    <w:rsid w:val="0054304E"/>
    <w:rsid w:val="0054309A"/>
    <w:rsid w:val="005432F0"/>
    <w:rsid w:val="00543347"/>
    <w:rsid w:val="005434C2"/>
    <w:rsid w:val="005434F0"/>
    <w:rsid w:val="00543B7B"/>
    <w:rsid w:val="00543BBB"/>
    <w:rsid w:val="00543F1C"/>
    <w:rsid w:val="00544245"/>
    <w:rsid w:val="0054434D"/>
    <w:rsid w:val="00544455"/>
    <w:rsid w:val="0054461D"/>
    <w:rsid w:val="00544A78"/>
    <w:rsid w:val="00544EFA"/>
    <w:rsid w:val="0054505F"/>
    <w:rsid w:val="00545062"/>
    <w:rsid w:val="0054533D"/>
    <w:rsid w:val="00545387"/>
    <w:rsid w:val="005453C8"/>
    <w:rsid w:val="0054560B"/>
    <w:rsid w:val="00545864"/>
    <w:rsid w:val="005459C4"/>
    <w:rsid w:val="00545C09"/>
    <w:rsid w:val="00545D15"/>
    <w:rsid w:val="00546023"/>
    <w:rsid w:val="005462DA"/>
    <w:rsid w:val="005464F5"/>
    <w:rsid w:val="00546550"/>
    <w:rsid w:val="00546BBF"/>
    <w:rsid w:val="00546BD0"/>
    <w:rsid w:val="00546DA8"/>
    <w:rsid w:val="00546DE5"/>
    <w:rsid w:val="00546E3E"/>
    <w:rsid w:val="00546F78"/>
    <w:rsid w:val="00546F8D"/>
    <w:rsid w:val="00547D97"/>
    <w:rsid w:val="00550317"/>
    <w:rsid w:val="00550561"/>
    <w:rsid w:val="0055062F"/>
    <w:rsid w:val="005509B3"/>
    <w:rsid w:val="005512DD"/>
    <w:rsid w:val="005513E0"/>
    <w:rsid w:val="00551472"/>
    <w:rsid w:val="0055201F"/>
    <w:rsid w:val="0055203B"/>
    <w:rsid w:val="005520B6"/>
    <w:rsid w:val="0055213E"/>
    <w:rsid w:val="00552317"/>
    <w:rsid w:val="005524CD"/>
    <w:rsid w:val="005525AA"/>
    <w:rsid w:val="005527C7"/>
    <w:rsid w:val="00552AF1"/>
    <w:rsid w:val="00552EE4"/>
    <w:rsid w:val="00552F36"/>
    <w:rsid w:val="0055301C"/>
    <w:rsid w:val="00553038"/>
    <w:rsid w:val="005530EA"/>
    <w:rsid w:val="005534B0"/>
    <w:rsid w:val="005534F4"/>
    <w:rsid w:val="00553590"/>
    <w:rsid w:val="005538EB"/>
    <w:rsid w:val="005539FF"/>
    <w:rsid w:val="00553A55"/>
    <w:rsid w:val="00553A94"/>
    <w:rsid w:val="00553E1C"/>
    <w:rsid w:val="00553E2F"/>
    <w:rsid w:val="00553F3E"/>
    <w:rsid w:val="0055434D"/>
    <w:rsid w:val="005543B7"/>
    <w:rsid w:val="005546D2"/>
    <w:rsid w:val="00554820"/>
    <w:rsid w:val="00554F06"/>
    <w:rsid w:val="00554F12"/>
    <w:rsid w:val="00554F61"/>
    <w:rsid w:val="0055537E"/>
    <w:rsid w:val="005553B3"/>
    <w:rsid w:val="005554F0"/>
    <w:rsid w:val="00555993"/>
    <w:rsid w:val="00555B5A"/>
    <w:rsid w:val="00555F01"/>
    <w:rsid w:val="0055618F"/>
    <w:rsid w:val="0055632D"/>
    <w:rsid w:val="005563CF"/>
    <w:rsid w:val="005564EF"/>
    <w:rsid w:val="005566AF"/>
    <w:rsid w:val="00556821"/>
    <w:rsid w:val="00556ADC"/>
    <w:rsid w:val="00556B83"/>
    <w:rsid w:val="00556BA5"/>
    <w:rsid w:val="00556BDD"/>
    <w:rsid w:val="00557216"/>
    <w:rsid w:val="0055729C"/>
    <w:rsid w:val="00557637"/>
    <w:rsid w:val="005577AC"/>
    <w:rsid w:val="00557D6C"/>
    <w:rsid w:val="0056007D"/>
    <w:rsid w:val="005600B4"/>
    <w:rsid w:val="005605B0"/>
    <w:rsid w:val="00560616"/>
    <w:rsid w:val="0056072E"/>
    <w:rsid w:val="00560BFA"/>
    <w:rsid w:val="00560F4D"/>
    <w:rsid w:val="005611C8"/>
    <w:rsid w:val="005618E5"/>
    <w:rsid w:val="005619B7"/>
    <w:rsid w:val="005619C8"/>
    <w:rsid w:val="00561A31"/>
    <w:rsid w:val="00561D86"/>
    <w:rsid w:val="00561E0A"/>
    <w:rsid w:val="00562544"/>
    <w:rsid w:val="00562812"/>
    <w:rsid w:val="00562BE2"/>
    <w:rsid w:val="00562D4E"/>
    <w:rsid w:val="0056319D"/>
    <w:rsid w:val="005632A0"/>
    <w:rsid w:val="0056375F"/>
    <w:rsid w:val="00563B0A"/>
    <w:rsid w:val="00563FA4"/>
    <w:rsid w:val="00564295"/>
    <w:rsid w:val="00564307"/>
    <w:rsid w:val="00564780"/>
    <w:rsid w:val="00564C23"/>
    <w:rsid w:val="005650D9"/>
    <w:rsid w:val="00565126"/>
    <w:rsid w:val="005652A5"/>
    <w:rsid w:val="00565314"/>
    <w:rsid w:val="00565423"/>
    <w:rsid w:val="00565681"/>
    <w:rsid w:val="0056609E"/>
    <w:rsid w:val="005660C9"/>
    <w:rsid w:val="00566378"/>
    <w:rsid w:val="005663D8"/>
    <w:rsid w:val="005664C7"/>
    <w:rsid w:val="0056670B"/>
    <w:rsid w:val="00566935"/>
    <w:rsid w:val="00566CAE"/>
    <w:rsid w:val="00566DA8"/>
    <w:rsid w:val="0056723E"/>
    <w:rsid w:val="00567803"/>
    <w:rsid w:val="00567A0F"/>
    <w:rsid w:val="00567C08"/>
    <w:rsid w:val="00567CE5"/>
    <w:rsid w:val="00570305"/>
    <w:rsid w:val="00570315"/>
    <w:rsid w:val="00570469"/>
    <w:rsid w:val="0057047E"/>
    <w:rsid w:val="005705B5"/>
    <w:rsid w:val="00570C37"/>
    <w:rsid w:val="0057107D"/>
    <w:rsid w:val="00571389"/>
    <w:rsid w:val="005713A7"/>
    <w:rsid w:val="00571689"/>
    <w:rsid w:val="005717B4"/>
    <w:rsid w:val="005717D7"/>
    <w:rsid w:val="00571973"/>
    <w:rsid w:val="00571A9C"/>
    <w:rsid w:val="00571B29"/>
    <w:rsid w:val="00572119"/>
    <w:rsid w:val="005722FC"/>
    <w:rsid w:val="005723E4"/>
    <w:rsid w:val="00572B28"/>
    <w:rsid w:val="00572D22"/>
    <w:rsid w:val="00573280"/>
    <w:rsid w:val="0057369B"/>
    <w:rsid w:val="0057383F"/>
    <w:rsid w:val="0057396A"/>
    <w:rsid w:val="005739C9"/>
    <w:rsid w:val="00573BFD"/>
    <w:rsid w:val="00573E3A"/>
    <w:rsid w:val="00573F5F"/>
    <w:rsid w:val="00574100"/>
    <w:rsid w:val="005742B2"/>
    <w:rsid w:val="00574350"/>
    <w:rsid w:val="005744FA"/>
    <w:rsid w:val="0057461E"/>
    <w:rsid w:val="0057491D"/>
    <w:rsid w:val="00574995"/>
    <w:rsid w:val="00574AA3"/>
    <w:rsid w:val="00574F8C"/>
    <w:rsid w:val="00574FC4"/>
    <w:rsid w:val="00575405"/>
    <w:rsid w:val="0057570D"/>
    <w:rsid w:val="00575779"/>
    <w:rsid w:val="00575D7F"/>
    <w:rsid w:val="00575E39"/>
    <w:rsid w:val="00575EEA"/>
    <w:rsid w:val="00575F3C"/>
    <w:rsid w:val="00575FE0"/>
    <w:rsid w:val="0057604F"/>
    <w:rsid w:val="005760B3"/>
    <w:rsid w:val="00576257"/>
    <w:rsid w:val="00576A51"/>
    <w:rsid w:val="00576F9E"/>
    <w:rsid w:val="005772A0"/>
    <w:rsid w:val="005776B8"/>
    <w:rsid w:val="00577BB4"/>
    <w:rsid w:val="00577F87"/>
    <w:rsid w:val="00577FB6"/>
    <w:rsid w:val="005801C8"/>
    <w:rsid w:val="00580719"/>
    <w:rsid w:val="005807F4"/>
    <w:rsid w:val="00580827"/>
    <w:rsid w:val="005808C9"/>
    <w:rsid w:val="0058092C"/>
    <w:rsid w:val="005809FF"/>
    <w:rsid w:val="00580A56"/>
    <w:rsid w:val="00581469"/>
    <w:rsid w:val="005815CD"/>
    <w:rsid w:val="005817E3"/>
    <w:rsid w:val="00581A62"/>
    <w:rsid w:val="00581CA9"/>
    <w:rsid w:val="00581E7C"/>
    <w:rsid w:val="0058227E"/>
    <w:rsid w:val="0058249C"/>
    <w:rsid w:val="0058266C"/>
    <w:rsid w:val="00582750"/>
    <w:rsid w:val="00582B78"/>
    <w:rsid w:val="00582C97"/>
    <w:rsid w:val="00582D03"/>
    <w:rsid w:val="00583229"/>
    <w:rsid w:val="00583231"/>
    <w:rsid w:val="00583564"/>
    <w:rsid w:val="0058375A"/>
    <w:rsid w:val="00583C62"/>
    <w:rsid w:val="00583C65"/>
    <w:rsid w:val="00583C7C"/>
    <w:rsid w:val="00583D2F"/>
    <w:rsid w:val="00583DE6"/>
    <w:rsid w:val="00584124"/>
    <w:rsid w:val="00584152"/>
    <w:rsid w:val="005841CA"/>
    <w:rsid w:val="00584404"/>
    <w:rsid w:val="0058479D"/>
    <w:rsid w:val="005849AA"/>
    <w:rsid w:val="00584ACB"/>
    <w:rsid w:val="00584B97"/>
    <w:rsid w:val="00584CB8"/>
    <w:rsid w:val="005852AB"/>
    <w:rsid w:val="00585684"/>
    <w:rsid w:val="005856B8"/>
    <w:rsid w:val="00585C1A"/>
    <w:rsid w:val="0058632B"/>
    <w:rsid w:val="005863F2"/>
    <w:rsid w:val="005866EB"/>
    <w:rsid w:val="00586781"/>
    <w:rsid w:val="005869B7"/>
    <w:rsid w:val="00586C5E"/>
    <w:rsid w:val="00587088"/>
    <w:rsid w:val="005870D0"/>
    <w:rsid w:val="005870D7"/>
    <w:rsid w:val="00587179"/>
    <w:rsid w:val="005875D7"/>
    <w:rsid w:val="0058777E"/>
    <w:rsid w:val="0058781F"/>
    <w:rsid w:val="00587C40"/>
    <w:rsid w:val="00587F01"/>
    <w:rsid w:val="00587F72"/>
    <w:rsid w:val="00590223"/>
    <w:rsid w:val="00590482"/>
    <w:rsid w:val="005905D5"/>
    <w:rsid w:val="005907A5"/>
    <w:rsid w:val="005907C0"/>
    <w:rsid w:val="0059093B"/>
    <w:rsid w:val="00590EF2"/>
    <w:rsid w:val="0059101A"/>
    <w:rsid w:val="00591472"/>
    <w:rsid w:val="00591813"/>
    <w:rsid w:val="005923AA"/>
    <w:rsid w:val="00592464"/>
    <w:rsid w:val="00592536"/>
    <w:rsid w:val="005925D8"/>
    <w:rsid w:val="00592647"/>
    <w:rsid w:val="005927DF"/>
    <w:rsid w:val="00592F14"/>
    <w:rsid w:val="00593470"/>
    <w:rsid w:val="0059352A"/>
    <w:rsid w:val="00593855"/>
    <w:rsid w:val="005939FE"/>
    <w:rsid w:val="00593F8E"/>
    <w:rsid w:val="0059416E"/>
    <w:rsid w:val="00594598"/>
    <w:rsid w:val="005946B9"/>
    <w:rsid w:val="00594770"/>
    <w:rsid w:val="00594A0F"/>
    <w:rsid w:val="00594C0D"/>
    <w:rsid w:val="00594F0C"/>
    <w:rsid w:val="00594F3D"/>
    <w:rsid w:val="0059522D"/>
    <w:rsid w:val="005952A2"/>
    <w:rsid w:val="00595322"/>
    <w:rsid w:val="005955B9"/>
    <w:rsid w:val="00595918"/>
    <w:rsid w:val="00595923"/>
    <w:rsid w:val="00595993"/>
    <w:rsid w:val="00595BA6"/>
    <w:rsid w:val="00595DFE"/>
    <w:rsid w:val="005962AF"/>
    <w:rsid w:val="0059679E"/>
    <w:rsid w:val="00596870"/>
    <w:rsid w:val="0059699E"/>
    <w:rsid w:val="00596A4C"/>
    <w:rsid w:val="00596AB8"/>
    <w:rsid w:val="00597081"/>
    <w:rsid w:val="005971F3"/>
    <w:rsid w:val="0059734E"/>
    <w:rsid w:val="00597582"/>
    <w:rsid w:val="00597688"/>
    <w:rsid w:val="005977BE"/>
    <w:rsid w:val="00597970"/>
    <w:rsid w:val="00597D47"/>
    <w:rsid w:val="00597DED"/>
    <w:rsid w:val="005A0108"/>
    <w:rsid w:val="005A0138"/>
    <w:rsid w:val="005A065C"/>
    <w:rsid w:val="005A0896"/>
    <w:rsid w:val="005A0CFA"/>
    <w:rsid w:val="005A0CFD"/>
    <w:rsid w:val="005A0E4C"/>
    <w:rsid w:val="005A0E95"/>
    <w:rsid w:val="005A0FFE"/>
    <w:rsid w:val="005A1340"/>
    <w:rsid w:val="005A13EC"/>
    <w:rsid w:val="005A151E"/>
    <w:rsid w:val="005A1949"/>
    <w:rsid w:val="005A1999"/>
    <w:rsid w:val="005A199C"/>
    <w:rsid w:val="005A1A81"/>
    <w:rsid w:val="005A1F03"/>
    <w:rsid w:val="005A1F42"/>
    <w:rsid w:val="005A243E"/>
    <w:rsid w:val="005A2AC8"/>
    <w:rsid w:val="005A2BEF"/>
    <w:rsid w:val="005A2D05"/>
    <w:rsid w:val="005A2DE0"/>
    <w:rsid w:val="005A2E47"/>
    <w:rsid w:val="005A3223"/>
    <w:rsid w:val="005A32E3"/>
    <w:rsid w:val="005A3372"/>
    <w:rsid w:val="005A350E"/>
    <w:rsid w:val="005A3859"/>
    <w:rsid w:val="005A438D"/>
    <w:rsid w:val="005A4399"/>
    <w:rsid w:val="005A45A2"/>
    <w:rsid w:val="005A47BB"/>
    <w:rsid w:val="005A4D35"/>
    <w:rsid w:val="005A4DDC"/>
    <w:rsid w:val="005A4E29"/>
    <w:rsid w:val="005A52D2"/>
    <w:rsid w:val="005A5373"/>
    <w:rsid w:val="005A5407"/>
    <w:rsid w:val="005A5512"/>
    <w:rsid w:val="005A551D"/>
    <w:rsid w:val="005A55A1"/>
    <w:rsid w:val="005A5704"/>
    <w:rsid w:val="005A58C4"/>
    <w:rsid w:val="005A5936"/>
    <w:rsid w:val="005A5CAC"/>
    <w:rsid w:val="005A5D56"/>
    <w:rsid w:val="005A5ED0"/>
    <w:rsid w:val="005A61D1"/>
    <w:rsid w:val="005A6263"/>
    <w:rsid w:val="005A6431"/>
    <w:rsid w:val="005A64DE"/>
    <w:rsid w:val="005A6589"/>
    <w:rsid w:val="005A6977"/>
    <w:rsid w:val="005A6A89"/>
    <w:rsid w:val="005A6D38"/>
    <w:rsid w:val="005A6E92"/>
    <w:rsid w:val="005A6ECC"/>
    <w:rsid w:val="005A7523"/>
    <w:rsid w:val="005A7783"/>
    <w:rsid w:val="005A78F7"/>
    <w:rsid w:val="005A7AA4"/>
    <w:rsid w:val="005A7CE6"/>
    <w:rsid w:val="005B0347"/>
    <w:rsid w:val="005B05D7"/>
    <w:rsid w:val="005B062E"/>
    <w:rsid w:val="005B08D9"/>
    <w:rsid w:val="005B0BBD"/>
    <w:rsid w:val="005B0C81"/>
    <w:rsid w:val="005B0F3E"/>
    <w:rsid w:val="005B10C3"/>
    <w:rsid w:val="005B16BF"/>
    <w:rsid w:val="005B17F0"/>
    <w:rsid w:val="005B1A46"/>
    <w:rsid w:val="005B1ACA"/>
    <w:rsid w:val="005B1CF1"/>
    <w:rsid w:val="005B1D8D"/>
    <w:rsid w:val="005B234D"/>
    <w:rsid w:val="005B2378"/>
    <w:rsid w:val="005B27D1"/>
    <w:rsid w:val="005B2897"/>
    <w:rsid w:val="005B295F"/>
    <w:rsid w:val="005B2A77"/>
    <w:rsid w:val="005B2A78"/>
    <w:rsid w:val="005B2ADF"/>
    <w:rsid w:val="005B2B0A"/>
    <w:rsid w:val="005B2CC2"/>
    <w:rsid w:val="005B2EB6"/>
    <w:rsid w:val="005B3602"/>
    <w:rsid w:val="005B3687"/>
    <w:rsid w:val="005B36A7"/>
    <w:rsid w:val="005B36AA"/>
    <w:rsid w:val="005B38AF"/>
    <w:rsid w:val="005B3A23"/>
    <w:rsid w:val="005B3BFD"/>
    <w:rsid w:val="005B3E05"/>
    <w:rsid w:val="005B4172"/>
    <w:rsid w:val="005B43DF"/>
    <w:rsid w:val="005B4888"/>
    <w:rsid w:val="005B489B"/>
    <w:rsid w:val="005B51C4"/>
    <w:rsid w:val="005B52C9"/>
    <w:rsid w:val="005B5A61"/>
    <w:rsid w:val="005B5AE3"/>
    <w:rsid w:val="005B5F28"/>
    <w:rsid w:val="005B62FB"/>
    <w:rsid w:val="005B657F"/>
    <w:rsid w:val="005B6986"/>
    <w:rsid w:val="005B6BD1"/>
    <w:rsid w:val="005B6C2B"/>
    <w:rsid w:val="005B70BA"/>
    <w:rsid w:val="005B7182"/>
    <w:rsid w:val="005B73ED"/>
    <w:rsid w:val="005B740B"/>
    <w:rsid w:val="005B7449"/>
    <w:rsid w:val="005B74A5"/>
    <w:rsid w:val="005B7525"/>
    <w:rsid w:val="005B7760"/>
    <w:rsid w:val="005B7BC1"/>
    <w:rsid w:val="005C01AF"/>
    <w:rsid w:val="005C02AC"/>
    <w:rsid w:val="005C039F"/>
    <w:rsid w:val="005C0461"/>
    <w:rsid w:val="005C0463"/>
    <w:rsid w:val="005C0550"/>
    <w:rsid w:val="005C121C"/>
    <w:rsid w:val="005C1225"/>
    <w:rsid w:val="005C13CB"/>
    <w:rsid w:val="005C1460"/>
    <w:rsid w:val="005C1577"/>
    <w:rsid w:val="005C15D6"/>
    <w:rsid w:val="005C1C6C"/>
    <w:rsid w:val="005C20B3"/>
    <w:rsid w:val="005C242C"/>
    <w:rsid w:val="005C2BDD"/>
    <w:rsid w:val="005C2C87"/>
    <w:rsid w:val="005C2FA8"/>
    <w:rsid w:val="005C3182"/>
    <w:rsid w:val="005C31DA"/>
    <w:rsid w:val="005C31E8"/>
    <w:rsid w:val="005C33FD"/>
    <w:rsid w:val="005C3500"/>
    <w:rsid w:val="005C372D"/>
    <w:rsid w:val="005C3BCC"/>
    <w:rsid w:val="005C3E2E"/>
    <w:rsid w:val="005C3E6C"/>
    <w:rsid w:val="005C3FF5"/>
    <w:rsid w:val="005C45A3"/>
    <w:rsid w:val="005C4A89"/>
    <w:rsid w:val="005C53C3"/>
    <w:rsid w:val="005C54E3"/>
    <w:rsid w:val="005C584E"/>
    <w:rsid w:val="005C5855"/>
    <w:rsid w:val="005C5A9D"/>
    <w:rsid w:val="005C5B42"/>
    <w:rsid w:val="005C5D43"/>
    <w:rsid w:val="005C605E"/>
    <w:rsid w:val="005C61E7"/>
    <w:rsid w:val="005C63D3"/>
    <w:rsid w:val="005C650B"/>
    <w:rsid w:val="005C67B8"/>
    <w:rsid w:val="005C6C75"/>
    <w:rsid w:val="005C6C7E"/>
    <w:rsid w:val="005C6FAF"/>
    <w:rsid w:val="005C70B0"/>
    <w:rsid w:val="005C72CE"/>
    <w:rsid w:val="005C737B"/>
    <w:rsid w:val="005C799E"/>
    <w:rsid w:val="005C7A03"/>
    <w:rsid w:val="005C7C8F"/>
    <w:rsid w:val="005C7EA6"/>
    <w:rsid w:val="005C7EB0"/>
    <w:rsid w:val="005D0238"/>
    <w:rsid w:val="005D03C8"/>
    <w:rsid w:val="005D0585"/>
    <w:rsid w:val="005D09D4"/>
    <w:rsid w:val="005D0C0C"/>
    <w:rsid w:val="005D0DB2"/>
    <w:rsid w:val="005D0E9C"/>
    <w:rsid w:val="005D0EA6"/>
    <w:rsid w:val="005D0F17"/>
    <w:rsid w:val="005D1009"/>
    <w:rsid w:val="005D127C"/>
    <w:rsid w:val="005D1374"/>
    <w:rsid w:val="005D1574"/>
    <w:rsid w:val="005D1D97"/>
    <w:rsid w:val="005D1F3E"/>
    <w:rsid w:val="005D1F7D"/>
    <w:rsid w:val="005D20BC"/>
    <w:rsid w:val="005D2184"/>
    <w:rsid w:val="005D21D6"/>
    <w:rsid w:val="005D2433"/>
    <w:rsid w:val="005D24C9"/>
    <w:rsid w:val="005D253A"/>
    <w:rsid w:val="005D27DF"/>
    <w:rsid w:val="005D2945"/>
    <w:rsid w:val="005D2A92"/>
    <w:rsid w:val="005D2E77"/>
    <w:rsid w:val="005D3149"/>
    <w:rsid w:val="005D34CE"/>
    <w:rsid w:val="005D3602"/>
    <w:rsid w:val="005D364D"/>
    <w:rsid w:val="005D38AF"/>
    <w:rsid w:val="005D3CC0"/>
    <w:rsid w:val="005D3D3D"/>
    <w:rsid w:val="005D3D64"/>
    <w:rsid w:val="005D3E36"/>
    <w:rsid w:val="005D49F9"/>
    <w:rsid w:val="005D4C10"/>
    <w:rsid w:val="005D5507"/>
    <w:rsid w:val="005D559D"/>
    <w:rsid w:val="005D5B8E"/>
    <w:rsid w:val="005D6041"/>
    <w:rsid w:val="005D6173"/>
    <w:rsid w:val="005D6279"/>
    <w:rsid w:val="005D6586"/>
    <w:rsid w:val="005D6F47"/>
    <w:rsid w:val="005D74F3"/>
    <w:rsid w:val="005D765A"/>
    <w:rsid w:val="005D7A37"/>
    <w:rsid w:val="005D7F3D"/>
    <w:rsid w:val="005E006F"/>
    <w:rsid w:val="005E00C2"/>
    <w:rsid w:val="005E02BB"/>
    <w:rsid w:val="005E0360"/>
    <w:rsid w:val="005E0740"/>
    <w:rsid w:val="005E0829"/>
    <w:rsid w:val="005E085C"/>
    <w:rsid w:val="005E091D"/>
    <w:rsid w:val="005E09AE"/>
    <w:rsid w:val="005E0BD3"/>
    <w:rsid w:val="005E0E60"/>
    <w:rsid w:val="005E149C"/>
    <w:rsid w:val="005E14B1"/>
    <w:rsid w:val="005E1AD6"/>
    <w:rsid w:val="005E1DD6"/>
    <w:rsid w:val="005E1E86"/>
    <w:rsid w:val="005E20C3"/>
    <w:rsid w:val="005E256C"/>
    <w:rsid w:val="005E269A"/>
    <w:rsid w:val="005E27BF"/>
    <w:rsid w:val="005E286B"/>
    <w:rsid w:val="005E2A9A"/>
    <w:rsid w:val="005E2CA0"/>
    <w:rsid w:val="005E2ECD"/>
    <w:rsid w:val="005E2F55"/>
    <w:rsid w:val="005E309A"/>
    <w:rsid w:val="005E3507"/>
    <w:rsid w:val="005E356D"/>
    <w:rsid w:val="005E3578"/>
    <w:rsid w:val="005E3AF0"/>
    <w:rsid w:val="005E3C60"/>
    <w:rsid w:val="005E3E2E"/>
    <w:rsid w:val="005E42AA"/>
    <w:rsid w:val="005E4402"/>
    <w:rsid w:val="005E4722"/>
    <w:rsid w:val="005E4938"/>
    <w:rsid w:val="005E49BA"/>
    <w:rsid w:val="005E4A7E"/>
    <w:rsid w:val="005E4F53"/>
    <w:rsid w:val="005E5038"/>
    <w:rsid w:val="005E5521"/>
    <w:rsid w:val="005E5605"/>
    <w:rsid w:val="005E5D44"/>
    <w:rsid w:val="005E5F12"/>
    <w:rsid w:val="005E63F4"/>
    <w:rsid w:val="005E6630"/>
    <w:rsid w:val="005E69F2"/>
    <w:rsid w:val="005E73D8"/>
    <w:rsid w:val="005E7515"/>
    <w:rsid w:val="005E7700"/>
    <w:rsid w:val="005E7839"/>
    <w:rsid w:val="005E78A5"/>
    <w:rsid w:val="005E7A2F"/>
    <w:rsid w:val="005F0043"/>
    <w:rsid w:val="005F048B"/>
    <w:rsid w:val="005F07C8"/>
    <w:rsid w:val="005F0926"/>
    <w:rsid w:val="005F107B"/>
    <w:rsid w:val="005F1099"/>
    <w:rsid w:val="005F1567"/>
    <w:rsid w:val="005F178B"/>
    <w:rsid w:val="005F1909"/>
    <w:rsid w:val="005F202F"/>
    <w:rsid w:val="005F229E"/>
    <w:rsid w:val="005F260A"/>
    <w:rsid w:val="005F2618"/>
    <w:rsid w:val="005F2643"/>
    <w:rsid w:val="005F29AB"/>
    <w:rsid w:val="005F2C88"/>
    <w:rsid w:val="005F2FDD"/>
    <w:rsid w:val="005F314E"/>
    <w:rsid w:val="005F3194"/>
    <w:rsid w:val="005F3204"/>
    <w:rsid w:val="005F359E"/>
    <w:rsid w:val="005F3685"/>
    <w:rsid w:val="005F37E4"/>
    <w:rsid w:val="005F3891"/>
    <w:rsid w:val="005F3D68"/>
    <w:rsid w:val="005F46B8"/>
    <w:rsid w:val="005F49DB"/>
    <w:rsid w:val="005F49E5"/>
    <w:rsid w:val="005F4C98"/>
    <w:rsid w:val="005F4D88"/>
    <w:rsid w:val="005F4F43"/>
    <w:rsid w:val="005F534E"/>
    <w:rsid w:val="005F5639"/>
    <w:rsid w:val="005F5781"/>
    <w:rsid w:val="005F587A"/>
    <w:rsid w:val="005F595E"/>
    <w:rsid w:val="005F5A8A"/>
    <w:rsid w:val="005F5D12"/>
    <w:rsid w:val="005F60B9"/>
    <w:rsid w:val="005F616F"/>
    <w:rsid w:val="005F66C7"/>
    <w:rsid w:val="005F6709"/>
    <w:rsid w:val="005F6795"/>
    <w:rsid w:val="005F6C7B"/>
    <w:rsid w:val="005F6E9E"/>
    <w:rsid w:val="005F6F22"/>
    <w:rsid w:val="005F7190"/>
    <w:rsid w:val="005F7231"/>
    <w:rsid w:val="005F7416"/>
    <w:rsid w:val="005F75D9"/>
    <w:rsid w:val="005F7C27"/>
    <w:rsid w:val="005F7CFD"/>
    <w:rsid w:val="006001E0"/>
    <w:rsid w:val="006004A9"/>
    <w:rsid w:val="00600952"/>
    <w:rsid w:val="006009C3"/>
    <w:rsid w:val="00600B0A"/>
    <w:rsid w:val="00600B2C"/>
    <w:rsid w:val="00600E97"/>
    <w:rsid w:val="00601133"/>
    <w:rsid w:val="0060130A"/>
    <w:rsid w:val="006014BF"/>
    <w:rsid w:val="00601566"/>
    <w:rsid w:val="00601741"/>
    <w:rsid w:val="006017E1"/>
    <w:rsid w:val="00601A59"/>
    <w:rsid w:val="00601B6E"/>
    <w:rsid w:val="0060296F"/>
    <w:rsid w:val="006029E1"/>
    <w:rsid w:val="00602A97"/>
    <w:rsid w:val="00602CBB"/>
    <w:rsid w:val="00602FC7"/>
    <w:rsid w:val="00603A48"/>
    <w:rsid w:val="00603A6E"/>
    <w:rsid w:val="00603BCE"/>
    <w:rsid w:val="00603EAA"/>
    <w:rsid w:val="00603F28"/>
    <w:rsid w:val="006040AA"/>
    <w:rsid w:val="00604203"/>
    <w:rsid w:val="00604375"/>
    <w:rsid w:val="00604663"/>
    <w:rsid w:val="006046D7"/>
    <w:rsid w:val="0060479B"/>
    <w:rsid w:val="006051C0"/>
    <w:rsid w:val="00605394"/>
    <w:rsid w:val="0060579F"/>
    <w:rsid w:val="00605F31"/>
    <w:rsid w:val="006064B0"/>
    <w:rsid w:val="0060653E"/>
    <w:rsid w:val="00606899"/>
    <w:rsid w:val="00606981"/>
    <w:rsid w:val="00606A00"/>
    <w:rsid w:val="00606B25"/>
    <w:rsid w:val="00607089"/>
    <w:rsid w:val="0060717B"/>
    <w:rsid w:val="0060739E"/>
    <w:rsid w:val="00607751"/>
    <w:rsid w:val="00610210"/>
    <w:rsid w:val="00610539"/>
    <w:rsid w:val="006106F2"/>
    <w:rsid w:val="006107D8"/>
    <w:rsid w:val="00610B27"/>
    <w:rsid w:val="00610BBD"/>
    <w:rsid w:val="00610C04"/>
    <w:rsid w:val="00610C4C"/>
    <w:rsid w:val="00610F58"/>
    <w:rsid w:val="00610FE8"/>
    <w:rsid w:val="00611363"/>
    <w:rsid w:val="0061159D"/>
    <w:rsid w:val="00611747"/>
    <w:rsid w:val="0061181E"/>
    <w:rsid w:val="00611947"/>
    <w:rsid w:val="0061202D"/>
    <w:rsid w:val="006121BD"/>
    <w:rsid w:val="00612258"/>
    <w:rsid w:val="00612376"/>
    <w:rsid w:val="00612590"/>
    <w:rsid w:val="0061259A"/>
    <w:rsid w:val="006128ED"/>
    <w:rsid w:val="0061297C"/>
    <w:rsid w:val="00612AF9"/>
    <w:rsid w:val="00612DE1"/>
    <w:rsid w:val="00612E97"/>
    <w:rsid w:val="00613355"/>
    <w:rsid w:val="00613417"/>
    <w:rsid w:val="006134A8"/>
    <w:rsid w:val="0061399F"/>
    <w:rsid w:val="00613AAC"/>
    <w:rsid w:val="00613D19"/>
    <w:rsid w:val="00613DB5"/>
    <w:rsid w:val="006141D5"/>
    <w:rsid w:val="00614267"/>
    <w:rsid w:val="006144D5"/>
    <w:rsid w:val="0061477C"/>
    <w:rsid w:val="00614786"/>
    <w:rsid w:val="00614853"/>
    <w:rsid w:val="006149F6"/>
    <w:rsid w:val="00614A5E"/>
    <w:rsid w:val="00614F69"/>
    <w:rsid w:val="0061512D"/>
    <w:rsid w:val="00615261"/>
    <w:rsid w:val="0061538E"/>
    <w:rsid w:val="00615A2B"/>
    <w:rsid w:val="00615B53"/>
    <w:rsid w:val="00615C68"/>
    <w:rsid w:val="006160EA"/>
    <w:rsid w:val="006160F2"/>
    <w:rsid w:val="006164EC"/>
    <w:rsid w:val="00616DF3"/>
    <w:rsid w:val="00616E71"/>
    <w:rsid w:val="00616EC7"/>
    <w:rsid w:val="00617227"/>
    <w:rsid w:val="00617369"/>
    <w:rsid w:val="006173DD"/>
    <w:rsid w:val="00617897"/>
    <w:rsid w:val="00617A49"/>
    <w:rsid w:val="00617A4C"/>
    <w:rsid w:val="00617D3F"/>
    <w:rsid w:val="00620248"/>
    <w:rsid w:val="006202DC"/>
    <w:rsid w:val="006203F0"/>
    <w:rsid w:val="006205C3"/>
    <w:rsid w:val="00620963"/>
    <w:rsid w:val="00621037"/>
    <w:rsid w:val="006210F6"/>
    <w:rsid w:val="00621122"/>
    <w:rsid w:val="00621482"/>
    <w:rsid w:val="006214EE"/>
    <w:rsid w:val="006218AE"/>
    <w:rsid w:val="00621C32"/>
    <w:rsid w:val="00621C4C"/>
    <w:rsid w:val="00621E10"/>
    <w:rsid w:val="00622104"/>
    <w:rsid w:val="006221F6"/>
    <w:rsid w:val="006222F3"/>
    <w:rsid w:val="00622738"/>
    <w:rsid w:val="00622876"/>
    <w:rsid w:val="00622952"/>
    <w:rsid w:val="00622D18"/>
    <w:rsid w:val="00622E54"/>
    <w:rsid w:val="006234B5"/>
    <w:rsid w:val="006239DB"/>
    <w:rsid w:val="00623A6F"/>
    <w:rsid w:val="00623D27"/>
    <w:rsid w:val="00623D6B"/>
    <w:rsid w:val="00623DDF"/>
    <w:rsid w:val="00623F39"/>
    <w:rsid w:val="00623FB9"/>
    <w:rsid w:val="00624334"/>
    <w:rsid w:val="00624686"/>
    <w:rsid w:val="00624718"/>
    <w:rsid w:val="00624724"/>
    <w:rsid w:val="0062496A"/>
    <w:rsid w:val="00624972"/>
    <w:rsid w:val="00624997"/>
    <w:rsid w:val="00624D6B"/>
    <w:rsid w:val="00624DEE"/>
    <w:rsid w:val="00625516"/>
    <w:rsid w:val="0062563E"/>
    <w:rsid w:val="0062570E"/>
    <w:rsid w:val="00625B94"/>
    <w:rsid w:val="00625C9A"/>
    <w:rsid w:val="00625ECC"/>
    <w:rsid w:val="006260EB"/>
    <w:rsid w:val="00626298"/>
    <w:rsid w:val="006262BC"/>
    <w:rsid w:val="0062672F"/>
    <w:rsid w:val="00626750"/>
    <w:rsid w:val="00626F78"/>
    <w:rsid w:val="00627188"/>
    <w:rsid w:val="00627214"/>
    <w:rsid w:val="00627478"/>
    <w:rsid w:val="006274D7"/>
    <w:rsid w:val="00627688"/>
    <w:rsid w:val="00627796"/>
    <w:rsid w:val="0062794F"/>
    <w:rsid w:val="00627B11"/>
    <w:rsid w:val="00627D1A"/>
    <w:rsid w:val="00627D59"/>
    <w:rsid w:val="00627F39"/>
    <w:rsid w:val="00630293"/>
    <w:rsid w:val="0063097C"/>
    <w:rsid w:val="00630AED"/>
    <w:rsid w:val="00630DE7"/>
    <w:rsid w:val="00631115"/>
    <w:rsid w:val="00631165"/>
    <w:rsid w:val="0063131A"/>
    <w:rsid w:val="0063167E"/>
    <w:rsid w:val="006316E0"/>
    <w:rsid w:val="006318FA"/>
    <w:rsid w:val="006318FB"/>
    <w:rsid w:val="00631A06"/>
    <w:rsid w:val="00631B44"/>
    <w:rsid w:val="00631BD4"/>
    <w:rsid w:val="00631F51"/>
    <w:rsid w:val="006322A4"/>
    <w:rsid w:val="006322FE"/>
    <w:rsid w:val="00632302"/>
    <w:rsid w:val="00632488"/>
    <w:rsid w:val="00632592"/>
    <w:rsid w:val="0063285A"/>
    <w:rsid w:val="00632901"/>
    <w:rsid w:val="00632A1D"/>
    <w:rsid w:val="00632CC3"/>
    <w:rsid w:val="00633004"/>
    <w:rsid w:val="00633661"/>
    <w:rsid w:val="00633C16"/>
    <w:rsid w:val="00633C7C"/>
    <w:rsid w:val="00634156"/>
    <w:rsid w:val="00634920"/>
    <w:rsid w:val="00634C6A"/>
    <w:rsid w:val="00634D42"/>
    <w:rsid w:val="00634DF2"/>
    <w:rsid w:val="006350BA"/>
    <w:rsid w:val="00635283"/>
    <w:rsid w:val="00635438"/>
    <w:rsid w:val="006355BE"/>
    <w:rsid w:val="006356A7"/>
    <w:rsid w:val="0063576E"/>
    <w:rsid w:val="0063589B"/>
    <w:rsid w:val="0063596E"/>
    <w:rsid w:val="00635B26"/>
    <w:rsid w:val="00635C0D"/>
    <w:rsid w:val="00635C71"/>
    <w:rsid w:val="00635EEB"/>
    <w:rsid w:val="00635EEE"/>
    <w:rsid w:val="006361BE"/>
    <w:rsid w:val="00636253"/>
    <w:rsid w:val="006362A8"/>
    <w:rsid w:val="006365C3"/>
    <w:rsid w:val="00636688"/>
    <w:rsid w:val="00636696"/>
    <w:rsid w:val="00636914"/>
    <w:rsid w:val="006369D6"/>
    <w:rsid w:val="00636CA3"/>
    <w:rsid w:val="006370C5"/>
    <w:rsid w:val="0063720A"/>
    <w:rsid w:val="006372AB"/>
    <w:rsid w:val="00637350"/>
    <w:rsid w:val="006373BA"/>
    <w:rsid w:val="006375C7"/>
    <w:rsid w:val="00637616"/>
    <w:rsid w:val="0063764E"/>
    <w:rsid w:val="006377C1"/>
    <w:rsid w:val="006377F0"/>
    <w:rsid w:val="0063780E"/>
    <w:rsid w:val="00637D59"/>
    <w:rsid w:val="00637D84"/>
    <w:rsid w:val="00637E4B"/>
    <w:rsid w:val="00637F8C"/>
    <w:rsid w:val="00640610"/>
    <w:rsid w:val="0064072E"/>
    <w:rsid w:val="006408BB"/>
    <w:rsid w:val="00640B3B"/>
    <w:rsid w:val="00640C8F"/>
    <w:rsid w:val="00640E5A"/>
    <w:rsid w:val="00641075"/>
    <w:rsid w:val="0064150F"/>
    <w:rsid w:val="0064173C"/>
    <w:rsid w:val="00641AD4"/>
    <w:rsid w:val="006421C4"/>
    <w:rsid w:val="00642683"/>
    <w:rsid w:val="006426F2"/>
    <w:rsid w:val="00642900"/>
    <w:rsid w:val="00642A3F"/>
    <w:rsid w:val="00642DB9"/>
    <w:rsid w:val="00642EA3"/>
    <w:rsid w:val="006432DF"/>
    <w:rsid w:val="0064345A"/>
    <w:rsid w:val="006435E2"/>
    <w:rsid w:val="006439DA"/>
    <w:rsid w:val="00643A20"/>
    <w:rsid w:val="00643D93"/>
    <w:rsid w:val="00644254"/>
    <w:rsid w:val="0064427C"/>
    <w:rsid w:val="0064454D"/>
    <w:rsid w:val="00644885"/>
    <w:rsid w:val="00644990"/>
    <w:rsid w:val="00644B74"/>
    <w:rsid w:val="00644D28"/>
    <w:rsid w:val="00644FA5"/>
    <w:rsid w:val="006451A5"/>
    <w:rsid w:val="0064536A"/>
    <w:rsid w:val="006461F7"/>
    <w:rsid w:val="00646606"/>
    <w:rsid w:val="00646D91"/>
    <w:rsid w:val="00646E9A"/>
    <w:rsid w:val="00647023"/>
    <w:rsid w:val="0064713E"/>
    <w:rsid w:val="00647234"/>
    <w:rsid w:val="0064739C"/>
    <w:rsid w:val="00647410"/>
    <w:rsid w:val="0064792A"/>
    <w:rsid w:val="00647BC6"/>
    <w:rsid w:val="00647CEB"/>
    <w:rsid w:val="00647F33"/>
    <w:rsid w:val="006502B0"/>
    <w:rsid w:val="0065043B"/>
    <w:rsid w:val="00650A32"/>
    <w:rsid w:val="00650C62"/>
    <w:rsid w:val="00651689"/>
    <w:rsid w:val="00651A7D"/>
    <w:rsid w:val="00651AB2"/>
    <w:rsid w:val="00651B8A"/>
    <w:rsid w:val="00651FFC"/>
    <w:rsid w:val="00652379"/>
    <w:rsid w:val="006523E7"/>
    <w:rsid w:val="006524E5"/>
    <w:rsid w:val="006525B2"/>
    <w:rsid w:val="00652884"/>
    <w:rsid w:val="006528DF"/>
    <w:rsid w:val="006529CC"/>
    <w:rsid w:val="00652B07"/>
    <w:rsid w:val="00652D62"/>
    <w:rsid w:val="00653210"/>
    <w:rsid w:val="006537FE"/>
    <w:rsid w:val="00653B82"/>
    <w:rsid w:val="00653F0B"/>
    <w:rsid w:val="00654211"/>
    <w:rsid w:val="00654270"/>
    <w:rsid w:val="00654335"/>
    <w:rsid w:val="00654932"/>
    <w:rsid w:val="00654A1D"/>
    <w:rsid w:val="00654C05"/>
    <w:rsid w:val="00654E0B"/>
    <w:rsid w:val="00654EF8"/>
    <w:rsid w:val="00654F68"/>
    <w:rsid w:val="00655104"/>
    <w:rsid w:val="006555A3"/>
    <w:rsid w:val="00655640"/>
    <w:rsid w:val="00655AB7"/>
    <w:rsid w:val="00655ADC"/>
    <w:rsid w:val="00655B16"/>
    <w:rsid w:val="00655C42"/>
    <w:rsid w:val="00655EDE"/>
    <w:rsid w:val="00656A06"/>
    <w:rsid w:val="00656A74"/>
    <w:rsid w:val="00656FE4"/>
    <w:rsid w:val="006573E9"/>
    <w:rsid w:val="00657428"/>
    <w:rsid w:val="0065744F"/>
    <w:rsid w:val="00657551"/>
    <w:rsid w:val="00657882"/>
    <w:rsid w:val="00657BB0"/>
    <w:rsid w:val="00657C78"/>
    <w:rsid w:val="00657E07"/>
    <w:rsid w:val="006604B5"/>
    <w:rsid w:val="00660684"/>
    <w:rsid w:val="00660700"/>
    <w:rsid w:val="00660750"/>
    <w:rsid w:val="006609CB"/>
    <w:rsid w:val="00660C9B"/>
    <w:rsid w:val="00660D88"/>
    <w:rsid w:val="00660E10"/>
    <w:rsid w:val="00660EFA"/>
    <w:rsid w:val="0066121E"/>
    <w:rsid w:val="00661224"/>
    <w:rsid w:val="00661291"/>
    <w:rsid w:val="006614D2"/>
    <w:rsid w:val="00661885"/>
    <w:rsid w:val="00661E31"/>
    <w:rsid w:val="00661E7B"/>
    <w:rsid w:val="006620AD"/>
    <w:rsid w:val="00662248"/>
    <w:rsid w:val="00662668"/>
    <w:rsid w:val="0066273F"/>
    <w:rsid w:val="0066290B"/>
    <w:rsid w:val="00662D67"/>
    <w:rsid w:val="00662EC9"/>
    <w:rsid w:val="006631CE"/>
    <w:rsid w:val="00663743"/>
    <w:rsid w:val="00663786"/>
    <w:rsid w:val="00663AE4"/>
    <w:rsid w:val="00663C4B"/>
    <w:rsid w:val="00663E71"/>
    <w:rsid w:val="00663EB8"/>
    <w:rsid w:val="00663FA5"/>
    <w:rsid w:val="00664290"/>
    <w:rsid w:val="00664883"/>
    <w:rsid w:val="0066499F"/>
    <w:rsid w:val="00664AFB"/>
    <w:rsid w:val="00664F87"/>
    <w:rsid w:val="006654B1"/>
    <w:rsid w:val="00665518"/>
    <w:rsid w:val="00666475"/>
    <w:rsid w:val="00666688"/>
    <w:rsid w:val="006669D4"/>
    <w:rsid w:val="00667144"/>
    <w:rsid w:val="006672B1"/>
    <w:rsid w:val="00667A3D"/>
    <w:rsid w:val="00667A40"/>
    <w:rsid w:val="00667E10"/>
    <w:rsid w:val="00667F6B"/>
    <w:rsid w:val="006700B8"/>
    <w:rsid w:val="0067012D"/>
    <w:rsid w:val="006702C2"/>
    <w:rsid w:val="0067047A"/>
    <w:rsid w:val="0067084B"/>
    <w:rsid w:val="00670B8E"/>
    <w:rsid w:val="00671088"/>
    <w:rsid w:val="006710B9"/>
    <w:rsid w:val="006713C4"/>
    <w:rsid w:val="006716CA"/>
    <w:rsid w:val="00671E64"/>
    <w:rsid w:val="006720FA"/>
    <w:rsid w:val="00672324"/>
    <w:rsid w:val="00672526"/>
    <w:rsid w:val="006727CE"/>
    <w:rsid w:val="00672AD2"/>
    <w:rsid w:val="00672B4B"/>
    <w:rsid w:val="00672D26"/>
    <w:rsid w:val="00672E51"/>
    <w:rsid w:val="00673263"/>
    <w:rsid w:val="00673408"/>
    <w:rsid w:val="00673482"/>
    <w:rsid w:val="00673545"/>
    <w:rsid w:val="00673601"/>
    <w:rsid w:val="0067366A"/>
    <w:rsid w:val="006736EA"/>
    <w:rsid w:val="0067370F"/>
    <w:rsid w:val="00673936"/>
    <w:rsid w:val="0067393F"/>
    <w:rsid w:val="0067397F"/>
    <w:rsid w:val="00673F68"/>
    <w:rsid w:val="006740BE"/>
    <w:rsid w:val="006744A4"/>
    <w:rsid w:val="00674508"/>
    <w:rsid w:val="00674B18"/>
    <w:rsid w:val="00675081"/>
    <w:rsid w:val="0067537F"/>
    <w:rsid w:val="00675719"/>
    <w:rsid w:val="00675861"/>
    <w:rsid w:val="00675902"/>
    <w:rsid w:val="00675A8E"/>
    <w:rsid w:val="00675D7A"/>
    <w:rsid w:val="00675F69"/>
    <w:rsid w:val="00676065"/>
    <w:rsid w:val="00676651"/>
    <w:rsid w:val="0067666B"/>
    <w:rsid w:val="00676981"/>
    <w:rsid w:val="00676B00"/>
    <w:rsid w:val="00677269"/>
    <w:rsid w:val="0067732D"/>
    <w:rsid w:val="0067741D"/>
    <w:rsid w:val="0067754E"/>
    <w:rsid w:val="006777BF"/>
    <w:rsid w:val="006777C3"/>
    <w:rsid w:val="0067794F"/>
    <w:rsid w:val="00677B82"/>
    <w:rsid w:val="006800FA"/>
    <w:rsid w:val="00680263"/>
    <w:rsid w:val="00680584"/>
    <w:rsid w:val="00680631"/>
    <w:rsid w:val="0068068F"/>
    <w:rsid w:val="0068078A"/>
    <w:rsid w:val="00680820"/>
    <w:rsid w:val="00680A28"/>
    <w:rsid w:val="00680B3C"/>
    <w:rsid w:val="00680B6C"/>
    <w:rsid w:val="00680C55"/>
    <w:rsid w:val="00680D33"/>
    <w:rsid w:val="00680E3F"/>
    <w:rsid w:val="006811EC"/>
    <w:rsid w:val="00681471"/>
    <w:rsid w:val="00681B0C"/>
    <w:rsid w:val="0068214A"/>
    <w:rsid w:val="00682623"/>
    <w:rsid w:val="0068279C"/>
    <w:rsid w:val="006827D4"/>
    <w:rsid w:val="00682BA7"/>
    <w:rsid w:val="00683542"/>
    <w:rsid w:val="00683547"/>
    <w:rsid w:val="0068379B"/>
    <w:rsid w:val="006839F1"/>
    <w:rsid w:val="006839F2"/>
    <w:rsid w:val="00683E35"/>
    <w:rsid w:val="00684012"/>
    <w:rsid w:val="0068437A"/>
    <w:rsid w:val="00684C5C"/>
    <w:rsid w:val="00685459"/>
    <w:rsid w:val="00685BF0"/>
    <w:rsid w:val="00685CA0"/>
    <w:rsid w:val="00685F0F"/>
    <w:rsid w:val="00686250"/>
    <w:rsid w:val="0068684F"/>
    <w:rsid w:val="00686A78"/>
    <w:rsid w:val="00686D90"/>
    <w:rsid w:val="00686E5B"/>
    <w:rsid w:val="00687266"/>
    <w:rsid w:val="00687603"/>
    <w:rsid w:val="00687ADC"/>
    <w:rsid w:val="00687B33"/>
    <w:rsid w:val="00687DE1"/>
    <w:rsid w:val="00687EF3"/>
    <w:rsid w:val="0069002D"/>
    <w:rsid w:val="00690563"/>
    <w:rsid w:val="00690760"/>
    <w:rsid w:val="00690A33"/>
    <w:rsid w:val="00690AF3"/>
    <w:rsid w:val="00690D3B"/>
    <w:rsid w:val="00690DF5"/>
    <w:rsid w:val="00690F2A"/>
    <w:rsid w:val="00690FB3"/>
    <w:rsid w:val="00691023"/>
    <w:rsid w:val="00691250"/>
    <w:rsid w:val="0069156F"/>
    <w:rsid w:val="00691866"/>
    <w:rsid w:val="00691939"/>
    <w:rsid w:val="00691E3E"/>
    <w:rsid w:val="00691ED9"/>
    <w:rsid w:val="006924DD"/>
    <w:rsid w:val="0069252D"/>
    <w:rsid w:val="00692930"/>
    <w:rsid w:val="00692B29"/>
    <w:rsid w:val="00692C7D"/>
    <w:rsid w:val="00692CE3"/>
    <w:rsid w:val="006930DF"/>
    <w:rsid w:val="00693355"/>
    <w:rsid w:val="00693583"/>
    <w:rsid w:val="00693C26"/>
    <w:rsid w:val="00693C81"/>
    <w:rsid w:val="00693E23"/>
    <w:rsid w:val="00693E79"/>
    <w:rsid w:val="00694138"/>
    <w:rsid w:val="0069426F"/>
    <w:rsid w:val="00694305"/>
    <w:rsid w:val="006945A7"/>
    <w:rsid w:val="00694B84"/>
    <w:rsid w:val="00694F08"/>
    <w:rsid w:val="00695084"/>
    <w:rsid w:val="00695367"/>
    <w:rsid w:val="0069584A"/>
    <w:rsid w:val="006958F9"/>
    <w:rsid w:val="00695944"/>
    <w:rsid w:val="00695B2D"/>
    <w:rsid w:val="00695B47"/>
    <w:rsid w:val="00695D53"/>
    <w:rsid w:val="00695E17"/>
    <w:rsid w:val="00696313"/>
    <w:rsid w:val="006963B0"/>
    <w:rsid w:val="006963B3"/>
    <w:rsid w:val="00696809"/>
    <w:rsid w:val="00696B9D"/>
    <w:rsid w:val="00696EA1"/>
    <w:rsid w:val="00696FD7"/>
    <w:rsid w:val="00697234"/>
    <w:rsid w:val="006976CA"/>
    <w:rsid w:val="0069780F"/>
    <w:rsid w:val="00697972"/>
    <w:rsid w:val="00697AE7"/>
    <w:rsid w:val="00697BB6"/>
    <w:rsid w:val="00697E2E"/>
    <w:rsid w:val="00697FBD"/>
    <w:rsid w:val="006A02CA"/>
    <w:rsid w:val="006A095B"/>
    <w:rsid w:val="006A0BEF"/>
    <w:rsid w:val="006A0D35"/>
    <w:rsid w:val="006A0DD5"/>
    <w:rsid w:val="006A1298"/>
    <w:rsid w:val="006A14D8"/>
    <w:rsid w:val="006A1812"/>
    <w:rsid w:val="006A1936"/>
    <w:rsid w:val="006A1A9E"/>
    <w:rsid w:val="006A1F89"/>
    <w:rsid w:val="006A2791"/>
    <w:rsid w:val="006A2E95"/>
    <w:rsid w:val="006A2EBF"/>
    <w:rsid w:val="006A3007"/>
    <w:rsid w:val="006A302E"/>
    <w:rsid w:val="006A3363"/>
    <w:rsid w:val="006A39C6"/>
    <w:rsid w:val="006A3A3C"/>
    <w:rsid w:val="006A3D4E"/>
    <w:rsid w:val="006A41E2"/>
    <w:rsid w:val="006A4999"/>
    <w:rsid w:val="006A4E42"/>
    <w:rsid w:val="006A5285"/>
    <w:rsid w:val="006A52E2"/>
    <w:rsid w:val="006A52E8"/>
    <w:rsid w:val="006A52EE"/>
    <w:rsid w:val="006A535B"/>
    <w:rsid w:val="006A536B"/>
    <w:rsid w:val="006A53B4"/>
    <w:rsid w:val="006A57C2"/>
    <w:rsid w:val="006A59AA"/>
    <w:rsid w:val="006A59BD"/>
    <w:rsid w:val="006A5A53"/>
    <w:rsid w:val="006A5B36"/>
    <w:rsid w:val="006A5BC8"/>
    <w:rsid w:val="006A5C3B"/>
    <w:rsid w:val="006A5D5C"/>
    <w:rsid w:val="006A5D85"/>
    <w:rsid w:val="006A60FB"/>
    <w:rsid w:val="006A660A"/>
    <w:rsid w:val="006A6815"/>
    <w:rsid w:val="006A6FF3"/>
    <w:rsid w:val="006A748C"/>
    <w:rsid w:val="006A7AEB"/>
    <w:rsid w:val="006A7D7D"/>
    <w:rsid w:val="006A7E3B"/>
    <w:rsid w:val="006A7E67"/>
    <w:rsid w:val="006B0113"/>
    <w:rsid w:val="006B09EC"/>
    <w:rsid w:val="006B0CFF"/>
    <w:rsid w:val="006B0D7B"/>
    <w:rsid w:val="006B0D9C"/>
    <w:rsid w:val="006B0DCB"/>
    <w:rsid w:val="006B0F38"/>
    <w:rsid w:val="006B1145"/>
    <w:rsid w:val="006B1304"/>
    <w:rsid w:val="006B1F3E"/>
    <w:rsid w:val="006B22C6"/>
    <w:rsid w:val="006B23EF"/>
    <w:rsid w:val="006B245E"/>
    <w:rsid w:val="006B29DF"/>
    <w:rsid w:val="006B2E3D"/>
    <w:rsid w:val="006B2E78"/>
    <w:rsid w:val="006B2EA6"/>
    <w:rsid w:val="006B2EE6"/>
    <w:rsid w:val="006B30CE"/>
    <w:rsid w:val="006B316C"/>
    <w:rsid w:val="006B34F4"/>
    <w:rsid w:val="006B3CAE"/>
    <w:rsid w:val="006B3E6A"/>
    <w:rsid w:val="006B3EE0"/>
    <w:rsid w:val="006B3F60"/>
    <w:rsid w:val="006B4039"/>
    <w:rsid w:val="006B406C"/>
    <w:rsid w:val="006B40E2"/>
    <w:rsid w:val="006B40EB"/>
    <w:rsid w:val="006B42DE"/>
    <w:rsid w:val="006B4612"/>
    <w:rsid w:val="006B4A82"/>
    <w:rsid w:val="006B5245"/>
    <w:rsid w:val="006B52B1"/>
    <w:rsid w:val="006B5398"/>
    <w:rsid w:val="006B54EA"/>
    <w:rsid w:val="006B55DF"/>
    <w:rsid w:val="006B5911"/>
    <w:rsid w:val="006B606D"/>
    <w:rsid w:val="006B6274"/>
    <w:rsid w:val="006B6677"/>
    <w:rsid w:val="006B704C"/>
    <w:rsid w:val="006B74A2"/>
    <w:rsid w:val="006B7552"/>
    <w:rsid w:val="006B76E9"/>
    <w:rsid w:val="006B7D7B"/>
    <w:rsid w:val="006C0442"/>
    <w:rsid w:val="006C04AC"/>
    <w:rsid w:val="006C0925"/>
    <w:rsid w:val="006C0AB3"/>
    <w:rsid w:val="006C0BEF"/>
    <w:rsid w:val="006C0C30"/>
    <w:rsid w:val="006C0C3F"/>
    <w:rsid w:val="006C1175"/>
    <w:rsid w:val="006C1497"/>
    <w:rsid w:val="006C1E23"/>
    <w:rsid w:val="006C1E6C"/>
    <w:rsid w:val="006C2296"/>
    <w:rsid w:val="006C22C8"/>
    <w:rsid w:val="006C2701"/>
    <w:rsid w:val="006C2744"/>
    <w:rsid w:val="006C2846"/>
    <w:rsid w:val="006C29DF"/>
    <w:rsid w:val="006C2BF6"/>
    <w:rsid w:val="006C2C9A"/>
    <w:rsid w:val="006C2EA7"/>
    <w:rsid w:val="006C33E2"/>
    <w:rsid w:val="006C3552"/>
    <w:rsid w:val="006C356C"/>
    <w:rsid w:val="006C3814"/>
    <w:rsid w:val="006C3DDA"/>
    <w:rsid w:val="006C3E23"/>
    <w:rsid w:val="006C4300"/>
    <w:rsid w:val="006C46E5"/>
    <w:rsid w:val="006C470C"/>
    <w:rsid w:val="006C485D"/>
    <w:rsid w:val="006C50FE"/>
    <w:rsid w:val="006C5153"/>
    <w:rsid w:val="006C5212"/>
    <w:rsid w:val="006C5634"/>
    <w:rsid w:val="006C56BE"/>
    <w:rsid w:val="006C57B2"/>
    <w:rsid w:val="006C5B9F"/>
    <w:rsid w:val="006C5DCF"/>
    <w:rsid w:val="006C6178"/>
    <w:rsid w:val="006C6373"/>
    <w:rsid w:val="006C649F"/>
    <w:rsid w:val="006C667E"/>
    <w:rsid w:val="006C66B4"/>
    <w:rsid w:val="006C68A0"/>
    <w:rsid w:val="006C68F1"/>
    <w:rsid w:val="006C69CB"/>
    <w:rsid w:val="006C6CD1"/>
    <w:rsid w:val="006C6CD3"/>
    <w:rsid w:val="006C6D26"/>
    <w:rsid w:val="006C6E4D"/>
    <w:rsid w:val="006C6EAD"/>
    <w:rsid w:val="006C7155"/>
    <w:rsid w:val="006C720D"/>
    <w:rsid w:val="006C7354"/>
    <w:rsid w:val="006C7421"/>
    <w:rsid w:val="006C743E"/>
    <w:rsid w:val="006C7BDA"/>
    <w:rsid w:val="006C7EAD"/>
    <w:rsid w:val="006D0020"/>
    <w:rsid w:val="006D016B"/>
    <w:rsid w:val="006D01FF"/>
    <w:rsid w:val="006D054A"/>
    <w:rsid w:val="006D0879"/>
    <w:rsid w:val="006D0C03"/>
    <w:rsid w:val="006D0DDA"/>
    <w:rsid w:val="006D0E63"/>
    <w:rsid w:val="006D0F7B"/>
    <w:rsid w:val="006D1157"/>
    <w:rsid w:val="006D1B35"/>
    <w:rsid w:val="006D1D53"/>
    <w:rsid w:val="006D1DEB"/>
    <w:rsid w:val="006D1EE7"/>
    <w:rsid w:val="006D245C"/>
    <w:rsid w:val="006D293D"/>
    <w:rsid w:val="006D2B9D"/>
    <w:rsid w:val="006D2CBA"/>
    <w:rsid w:val="006D2D2D"/>
    <w:rsid w:val="006D2F0E"/>
    <w:rsid w:val="006D2FF7"/>
    <w:rsid w:val="006D3944"/>
    <w:rsid w:val="006D39B7"/>
    <w:rsid w:val="006D3AFC"/>
    <w:rsid w:val="006D3F27"/>
    <w:rsid w:val="006D3FB4"/>
    <w:rsid w:val="006D3FC8"/>
    <w:rsid w:val="006D4254"/>
    <w:rsid w:val="006D4625"/>
    <w:rsid w:val="006D48D7"/>
    <w:rsid w:val="006D4936"/>
    <w:rsid w:val="006D4DE6"/>
    <w:rsid w:val="006D5023"/>
    <w:rsid w:val="006D5068"/>
    <w:rsid w:val="006D5165"/>
    <w:rsid w:val="006D524B"/>
    <w:rsid w:val="006D5289"/>
    <w:rsid w:val="006D554E"/>
    <w:rsid w:val="006D58A2"/>
    <w:rsid w:val="006D5BC4"/>
    <w:rsid w:val="006D5DA6"/>
    <w:rsid w:val="006D61D2"/>
    <w:rsid w:val="006D62B7"/>
    <w:rsid w:val="006D641A"/>
    <w:rsid w:val="006D643B"/>
    <w:rsid w:val="006D6609"/>
    <w:rsid w:val="006D667B"/>
    <w:rsid w:val="006D681D"/>
    <w:rsid w:val="006D6992"/>
    <w:rsid w:val="006D69D4"/>
    <w:rsid w:val="006D6B48"/>
    <w:rsid w:val="006D6ED0"/>
    <w:rsid w:val="006D70A3"/>
    <w:rsid w:val="006D7599"/>
    <w:rsid w:val="006D7609"/>
    <w:rsid w:val="006D773D"/>
    <w:rsid w:val="006D787E"/>
    <w:rsid w:val="006D78A2"/>
    <w:rsid w:val="006D78C5"/>
    <w:rsid w:val="006D794A"/>
    <w:rsid w:val="006D795A"/>
    <w:rsid w:val="006D7A6A"/>
    <w:rsid w:val="006D7DE6"/>
    <w:rsid w:val="006D7E53"/>
    <w:rsid w:val="006E00DE"/>
    <w:rsid w:val="006E010E"/>
    <w:rsid w:val="006E03C2"/>
    <w:rsid w:val="006E0632"/>
    <w:rsid w:val="006E0917"/>
    <w:rsid w:val="006E0B3C"/>
    <w:rsid w:val="006E0E84"/>
    <w:rsid w:val="006E1037"/>
    <w:rsid w:val="006E149D"/>
    <w:rsid w:val="006E1767"/>
    <w:rsid w:val="006E17CD"/>
    <w:rsid w:val="006E1B0E"/>
    <w:rsid w:val="006E1B2E"/>
    <w:rsid w:val="006E1D0B"/>
    <w:rsid w:val="006E1E0F"/>
    <w:rsid w:val="006E20BC"/>
    <w:rsid w:val="006E2827"/>
    <w:rsid w:val="006E2A00"/>
    <w:rsid w:val="006E2C19"/>
    <w:rsid w:val="006E2D48"/>
    <w:rsid w:val="006E2E93"/>
    <w:rsid w:val="006E2F31"/>
    <w:rsid w:val="006E31B3"/>
    <w:rsid w:val="006E3234"/>
    <w:rsid w:val="006E334F"/>
    <w:rsid w:val="006E3499"/>
    <w:rsid w:val="006E35EE"/>
    <w:rsid w:val="006E3678"/>
    <w:rsid w:val="006E371D"/>
    <w:rsid w:val="006E38B2"/>
    <w:rsid w:val="006E3AB1"/>
    <w:rsid w:val="006E3B8A"/>
    <w:rsid w:val="006E3CAA"/>
    <w:rsid w:val="006E410E"/>
    <w:rsid w:val="006E4265"/>
    <w:rsid w:val="006E4315"/>
    <w:rsid w:val="006E474A"/>
    <w:rsid w:val="006E494F"/>
    <w:rsid w:val="006E4BE8"/>
    <w:rsid w:val="006E4CA7"/>
    <w:rsid w:val="006E4ECF"/>
    <w:rsid w:val="006E4F2C"/>
    <w:rsid w:val="006E4FC9"/>
    <w:rsid w:val="006E5DFD"/>
    <w:rsid w:val="006E5E0E"/>
    <w:rsid w:val="006E6324"/>
    <w:rsid w:val="006E6338"/>
    <w:rsid w:val="006E64A3"/>
    <w:rsid w:val="006E64BE"/>
    <w:rsid w:val="006E6553"/>
    <w:rsid w:val="006E6991"/>
    <w:rsid w:val="006E6A53"/>
    <w:rsid w:val="006E6C6B"/>
    <w:rsid w:val="006E6F9D"/>
    <w:rsid w:val="006E716F"/>
    <w:rsid w:val="006E734D"/>
    <w:rsid w:val="006E7615"/>
    <w:rsid w:val="006E761B"/>
    <w:rsid w:val="006E787A"/>
    <w:rsid w:val="006E78F6"/>
    <w:rsid w:val="006E797D"/>
    <w:rsid w:val="006E7D83"/>
    <w:rsid w:val="006E7DE6"/>
    <w:rsid w:val="006F0285"/>
    <w:rsid w:val="006F0B4D"/>
    <w:rsid w:val="006F0ECC"/>
    <w:rsid w:val="006F103C"/>
    <w:rsid w:val="006F103E"/>
    <w:rsid w:val="006F10FC"/>
    <w:rsid w:val="006F16FE"/>
    <w:rsid w:val="006F180A"/>
    <w:rsid w:val="006F1B35"/>
    <w:rsid w:val="006F1EA0"/>
    <w:rsid w:val="006F203D"/>
    <w:rsid w:val="006F27E1"/>
    <w:rsid w:val="006F28FC"/>
    <w:rsid w:val="006F2913"/>
    <w:rsid w:val="006F2B55"/>
    <w:rsid w:val="006F2D99"/>
    <w:rsid w:val="006F2F28"/>
    <w:rsid w:val="006F2F45"/>
    <w:rsid w:val="006F2FDF"/>
    <w:rsid w:val="006F30BD"/>
    <w:rsid w:val="006F312C"/>
    <w:rsid w:val="006F34BF"/>
    <w:rsid w:val="006F354B"/>
    <w:rsid w:val="006F377E"/>
    <w:rsid w:val="006F383A"/>
    <w:rsid w:val="006F39C7"/>
    <w:rsid w:val="006F3A8B"/>
    <w:rsid w:val="006F3BAD"/>
    <w:rsid w:val="006F3D12"/>
    <w:rsid w:val="006F3E87"/>
    <w:rsid w:val="006F40BB"/>
    <w:rsid w:val="006F4524"/>
    <w:rsid w:val="006F45C4"/>
    <w:rsid w:val="006F4A51"/>
    <w:rsid w:val="006F4B59"/>
    <w:rsid w:val="006F4B9E"/>
    <w:rsid w:val="006F4BEA"/>
    <w:rsid w:val="006F4F1A"/>
    <w:rsid w:val="006F533D"/>
    <w:rsid w:val="006F5A0C"/>
    <w:rsid w:val="006F5B79"/>
    <w:rsid w:val="006F5B9E"/>
    <w:rsid w:val="006F5C81"/>
    <w:rsid w:val="006F5D7F"/>
    <w:rsid w:val="006F6021"/>
    <w:rsid w:val="006F61C2"/>
    <w:rsid w:val="006F647D"/>
    <w:rsid w:val="006F6811"/>
    <w:rsid w:val="006F6890"/>
    <w:rsid w:val="006F691B"/>
    <w:rsid w:val="006F6CD8"/>
    <w:rsid w:val="006F6E20"/>
    <w:rsid w:val="006F73F8"/>
    <w:rsid w:val="006F7480"/>
    <w:rsid w:val="006F7721"/>
    <w:rsid w:val="006F7795"/>
    <w:rsid w:val="006F790D"/>
    <w:rsid w:val="006F7BA8"/>
    <w:rsid w:val="006F7CC1"/>
    <w:rsid w:val="006F7CF3"/>
    <w:rsid w:val="006F7E19"/>
    <w:rsid w:val="006F7EEB"/>
    <w:rsid w:val="00700380"/>
    <w:rsid w:val="0070057E"/>
    <w:rsid w:val="00700819"/>
    <w:rsid w:val="00700839"/>
    <w:rsid w:val="0070087E"/>
    <w:rsid w:val="00700C7B"/>
    <w:rsid w:val="00700E58"/>
    <w:rsid w:val="00700F46"/>
    <w:rsid w:val="00700F7D"/>
    <w:rsid w:val="00700F90"/>
    <w:rsid w:val="007012A8"/>
    <w:rsid w:val="0070142F"/>
    <w:rsid w:val="00701D38"/>
    <w:rsid w:val="007020CD"/>
    <w:rsid w:val="00702753"/>
    <w:rsid w:val="0070279C"/>
    <w:rsid w:val="00702856"/>
    <w:rsid w:val="00702B1D"/>
    <w:rsid w:val="00703560"/>
    <w:rsid w:val="0070396D"/>
    <w:rsid w:val="007042EB"/>
    <w:rsid w:val="00704582"/>
    <w:rsid w:val="007045FB"/>
    <w:rsid w:val="00704732"/>
    <w:rsid w:val="00704829"/>
    <w:rsid w:val="00704892"/>
    <w:rsid w:val="007048FB"/>
    <w:rsid w:val="00704B42"/>
    <w:rsid w:val="00704C01"/>
    <w:rsid w:val="00704C7E"/>
    <w:rsid w:val="007051E0"/>
    <w:rsid w:val="0070551B"/>
    <w:rsid w:val="00705841"/>
    <w:rsid w:val="00705952"/>
    <w:rsid w:val="00705956"/>
    <w:rsid w:val="0070596E"/>
    <w:rsid w:val="00705EE9"/>
    <w:rsid w:val="007064A4"/>
    <w:rsid w:val="00706787"/>
    <w:rsid w:val="0070688A"/>
    <w:rsid w:val="00706A38"/>
    <w:rsid w:val="00706A4D"/>
    <w:rsid w:val="00706BC5"/>
    <w:rsid w:val="00706BCB"/>
    <w:rsid w:val="00706F28"/>
    <w:rsid w:val="007074B7"/>
    <w:rsid w:val="007074EE"/>
    <w:rsid w:val="0070753F"/>
    <w:rsid w:val="007075B2"/>
    <w:rsid w:val="007078E7"/>
    <w:rsid w:val="00707A73"/>
    <w:rsid w:val="00707B11"/>
    <w:rsid w:val="00710138"/>
    <w:rsid w:val="00710979"/>
    <w:rsid w:val="00710DA5"/>
    <w:rsid w:val="00710EA8"/>
    <w:rsid w:val="0071114E"/>
    <w:rsid w:val="00711646"/>
    <w:rsid w:val="007116CF"/>
    <w:rsid w:val="007117EA"/>
    <w:rsid w:val="00711D5F"/>
    <w:rsid w:val="00711DBC"/>
    <w:rsid w:val="00711E1E"/>
    <w:rsid w:val="00711F56"/>
    <w:rsid w:val="007126F7"/>
    <w:rsid w:val="00712A06"/>
    <w:rsid w:val="00712C5E"/>
    <w:rsid w:val="00712CA1"/>
    <w:rsid w:val="0071305E"/>
    <w:rsid w:val="007130D0"/>
    <w:rsid w:val="00713207"/>
    <w:rsid w:val="007135A8"/>
    <w:rsid w:val="007135BF"/>
    <w:rsid w:val="00713671"/>
    <w:rsid w:val="00713886"/>
    <w:rsid w:val="007138F8"/>
    <w:rsid w:val="00713FA6"/>
    <w:rsid w:val="0071409B"/>
    <w:rsid w:val="00714237"/>
    <w:rsid w:val="00714626"/>
    <w:rsid w:val="007147C4"/>
    <w:rsid w:val="00714D0B"/>
    <w:rsid w:val="00714D11"/>
    <w:rsid w:val="00714E2A"/>
    <w:rsid w:val="00715212"/>
    <w:rsid w:val="0071533C"/>
    <w:rsid w:val="00715378"/>
    <w:rsid w:val="00715BD1"/>
    <w:rsid w:val="00715D26"/>
    <w:rsid w:val="00716036"/>
    <w:rsid w:val="00716063"/>
    <w:rsid w:val="00716208"/>
    <w:rsid w:val="00716506"/>
    <w:rsid w:val="007166A6"/>
    <w:rsid w:val="00716ADA"/>
    <w:rsid w:val="00716B19"/>
    <w:rsid w:val="00717207"/>
    <w:rsid w:val="007175CB"/>
    <w:rsid w:val="00717C10"/>
    <w:rsid w:val="00717DDC"/>
    <w:rsid w:val="00720011"/>
    <w:rsid w:val="00720404"/>
    <w:rsid w:val="0072072A"/>
    <w:rsid w:val="007207DE"/>
    <w:rsid w:val="007208DA"/>
    <w:rsid w:val="00720C56"/>
    <w:rsid w:val="00720D57"/>
    <w:rsid w:val="00720D9D"/>
    <w:rsid w:val="00720FA9"/>
    <w:rsid w:val="00721408"/>
    <w:rsid w:val="00721522"/>
    <w:rsid w:val="007216EF"/>
    <w:rsid w:val="00721A3C"/>
    <w:rsid w:val="00721BE4"/>
    <w:rsid w:val="00721E43"/>
    <w:rsid w:val="00721EDE"/>
    <w:rsid w:val="00722487"/>
    <w:rsid w:val="0072287A"/>
    <w:rsid w:val="007228B4"/>
    <w:rsid w:val="00722A32"/>
    <w:rsid w:val="00722B08"/>
    <w:rsid w:val="0072336B"/>
    <w:rsid w:val="0072341F"/>
    <w:rsid w:val="0072378C"/>
    <w:rsid w:val="00723970"/>
    <w:rsid w:val="00723C40"/>
    <w:rsid w:val="00723F00"/>
    <w:rsid w:val="0072415C"/>
    <w:rsid w:val="00724431"/>
    <w:rsid w:val="0072448B"/>
    <w:rsid w:val="007245F6"/>
    <w:rsid w:val="007246A0"/>
    <w:rsid w:val="0072477B"/>
    <w:rsid w:val="00724918"/>
    <w:rsid w:val="00724D60"/>
    <w:rsid w:val="007250CB"/>
    <w:rsid w:val="007250EF"/>
    <w:rsid w:val="00725205"/>
    <w:rsid w:val="0072534A"/>
    <w:rsid w:val="007255A2"/>
    <w:rsid w:val="0072576F"/>
    <w:rsid w:val="00725884"/>
    <w:rsid w:val="007258A1"/>
    <w:rsid w:val="00725AEF"/>
    <w:rsid w:val="00725D35"/>
    <w:rsid w:val="007263B2"/>
    <w:rsid w:val="00726522"/>
    <w:rsid w:val="00726649"/>
    <w:rsid w:val="0072669C"/>
    <w:rsid w:val="00726810"/>
    <w:rsid w:val="00726A52"/>
    <w:rsid w:val="00726B90"/>
    <w:rsid w:val="00726FAD"/>
    <w:rsid w:val="00727312"/>
    <w:rsid w:val="00727328"/>
    <w:rsid w:val="00727746"/>
    <w:rsid w:val="00727992"/>
    <w:rsid w:val="00727A19"/>
    <w:rsid w:val="00727B9A"/>
    <w:rsid w:val="00727DB1"/>
    <w:rsid w:val="00727DBF"/>
    <w:rsid w:val="00727DF4"/>
    <w:rsid w:val="00727FDB"/>
    <w:rsid w:val="00730071"/>
    <w:rsid w:val="007302D8"/>
    <w:rsid w:val="0073032A"/>
    <w:rsid w:val="00730855"/>
    <w:rsid w:val="00730CB1"/>
    <w:rsid w:val="00730DF3"/>
    <w:rsid w:val="00731862"/>
    <w:rsid w:val="00731879"/>
    <w:rsid w:val="007318EE"/>
    <w:rsid w:val="00731C7C"/>
    <w:rsid w:val="00731F0F"/>
    <w:rsid w:val="00732276"/>
    <w:rsid w:val="007322B9"/>
    <w:rsid w:val="007328C3"/>
    <w:rsid w:val="00732991"/>
    <w:rsid w:val="00732C32"/>
    <w:rsid w:val="00732C46"/>
    <w:rsid w:val="0073335C"/>
    <w:rsid w:val="00733693"/>
    <w:rsid w:val="007338FC"/>
    <w:rsid w:val="00733BDA"/>
    <w:rsid w:val="00733DB3"/>
    <w:rsid w:val="007341AE"/>
    <w:rsid w:val="007342E2"/>
    <w:rsid w:val="007344EA"/>
    <w:rsid w:val="00735063"/>
    <w:rsid w:val="00735106"/>
    <w:rsid w:val="007352AF"/>
    <w:rsid w:val="007352CB"/>
    <w:rsid w:val="00735342"/>
    <w:rsid w:val="0073574F"/>
    <w:rsid w:val="0073588F"/>
    <w:rsid w:val="00735B1C"/>
    <w:rsid w:val="00735E09"/>
    <w:rsid w:val="00735E86"/>
    <w:rsid w:val="00735F21"/>
    <w:rsid w:val="0073608C"/>
    <w:rsid w:val="007368E0"/>
    <w:rsid w:val="007369B2"/>
    <w:rsid w:val="00736D09"/>
    <w:rsid w:val="00736EC8"/>
    <w:rsid w:val="00736F43"/>
    <w:rsid w:val="0073732E"/>
    <w:rsid w:val="00737479"/>
    <w:rsid w:val="0073760E"/>
    <w:rsid w:val="0073767B"/>
    <w:rsid w:val="00737C05"/>
    <w:rsid w:val="00737E67"/>
    <w:rsid w:val="00737F01"/>
    <w:rsid w:val="007408AB"/>
    <w:rsid w:val="00740BD2"/>
    <w:rsid w:val="00740DCB"/>
    <w:rsid w:val="007413A9"/>
    <w:rsid w:val="007415D6"/>
    <w:rsid w:val="007419AE"/>
    <w:rsid w:val="00741CB1"/>
    <w:rsid w:val="007425A7"/>
    <w:rsid w:val="007426D7"/>
    <w:rsid w:val="0074270B"/>
    <w:rsid w:val="00742851"/>
    <w:rsid w:val="00742863"/>
    <w:rsid w:val="00742B47"/>
    <w:rsid w:val="00742C98"/>
    <w:rsid w:val="00743181"/>
    <w:rsid w:val="0074337D"/>
    <w:rsid w:val="00743637"/>
    <w:rsid w:val="007436D7"/>
    <w:rsid w:val="0074378D"/>
    <w:rsid w:val="00743B9E"/>
    <w:rsid w:val="00743C63"/>
    <w:rsid w:val="00743D5E"/>
    <w:rsid w:val="00743DCD"/>
    <w:rsid w:val="00743FE3"/>
    <w:rsid w:val="0074431C"/>
    <w:rsid w:val="00744434"/>
    <w:rsid w:val="00744895"/>
    <w:rsid w:val="0074496E"/>
    <w:rsid w:val="00744D90"/>
    <w:rsid w:val="007451C9"/>
    <w:rsid w:val="007451CE"/>
    <w:rsid w:val="00745291"/>
    <w:rsid w:val="00745B21"/>
    <w:rsid w:val="00745BC0"/>
    <w:rsid w:val="00745BD5"/>
    <w:rsid w:val="007463F9"/>
    <w:rsid w:val="007464AF"/>
    <w:rsid w:val="007465E4"/>
    <w:rsid w:val="00746778"/>
    <w:rsid w:val="007469B7"/>
    <w:rsid w:val="00746CD7"/>
    <w:rsid w:val="00746CF8"/>
    <w:rsid w:val="00746D32"/>
    <w:rsid w:val="00747085"/>
    <w:rsid w:val="0074711A"/>
    <w:rsid w:val="00747190"/>
    <w:rsid w:val="007471D6"/>
    <w:rsid w:val="00747231"/>
    <w:rsid w:val="007475DE"/>
    <w:rsid w:val="00747869"/>
    <w:rsid w:val="00747874"/>
    <w:rsid w:val="007479FD"/>
    <w:rsid w:val="00747A07"/>
    <w:rsid w:val="00747F0D"/>
    <w:rsid w:val="00750130"/>
    <w:rsid w:val="00750244"/>
    <w:rsid w:val="00750655"/>
    <w:rsid w:val="007507C8"/>
    <w:rsid w:val="00750AF4"/>
    <w:rsid w:val="00750B31"/>
    <w:rsid w:val="00750D72"/>
    <w:rsid w:val="00750DED"/>
    <w:rsid w:val="00751051"/>
    <w:rsid w:val="00751471"/>
    <w:rsid w:val="007514D6"/>
    <w:rsid w:val="0075181E"/>
    <w:rsid w:val="007519C1"/>
    <w:rsid w:val="00751C41"/>
    <w:rsid w:val="0075218A"/>
    <w:rsid w:val="0075218D"/>
    <w:rsid w:val="0075228A"/>
    <w:rsid w:val="00752384"/>
    <w:rsid w:val="0075273D"/>
    <w:rsid w:val="007527BF"/>
    <w:rsid w:val="00752A78"/>
    <w:rsid w:val="00752E38"/>
    <w:rsid w:val="0075308C"/>
    <w:rsid w:val="0075313C"/>
    <w:rsid w:val="007531DC"/>
    <w:rsid w:val="00753608"/>
    <w:rsid w:val="00753727"/>
    <w:rsid w:val="0075380A"/>
    <w:rsid w:val="007539EE"/>
    <w:rsid w:val="0075403F"/>
    <w:rsid w:val="007540E2"/>
    <w:rsid w:val="007540F8"/>
    <w:rsid w:val="00754188"/>
    <w:rsid w:val="0075433E"/>
    <w:rsid w:val="007545C7"/>
    <w:rsid w:val="007547E2"/>
    <w:rsid w:val="00754C65"/>
    <w:rsid w:val="00754DC8"/>
    <w:rsid w:val="00754E3E"/>
    <w:rsid w:val="00754EFB"/>
    <w:rsid w:val="00754F82"/>
    <w:rsid w:val="0075559F"/>
    <w:rsid w:val="0075575C"/>
    <w:rsid w:val="00755CCF"/>
    <w:rsid w:val="00755DD4"/>
    <w:rsid w:val="00755E37"/>
    <w:rsid w:val="00755E73"/>
    <w:rsid w:val="00755F76"/>
    <w:rsid w:val="00755FAB"/>
    <w:rsid w:val="00756077"/>
    <w:rsid w:val="007567FC"/>
    <w:rsid w:val="00756802"/>
    <w:rsid w:val="007568EA"/>
    <w:rsid w:val="0075698C"/>
    <w:rsid w:val="00756D56"/>
    <w:rsid w:val="007570E1"/>
    <w:rsid w:val="0075711E"/>
    <w:rsid w:val="00757346"/>
    <w:rsid w:val="0075749D"/>
    <w:rsid w:val="00757561"/>
    <w:rsid w:val="0075771E"/>
    <w:rsid w:val="00757758"/>
    <w:rsid w:val="00757839"/>
    <w:rsid w:val="00757989"/>
    <w:rsid w:val="00757A2D"/>
    <w:rsid w:val="00757D8B"/>
    <w:rsid w:val="00760163"/>
    <w:rsid w:val="007605FD"/>
    <w:rsid w:val="00760A4D"/>
    <w:rsid w:val="00760B7D"/>
    <w:rsid w:val="00760C32"/>
    <w:rsid w:val="00760ED5"/>
    <w:rsid w:val="00760FDD"/>
    <w:rsid w:val="00761065"/>
    <w:rsid w:val="007610EA"/>
    <w:rsid w:val="007618E5"/>
    <w:rsid w:val="007619E0"/>
    <w:rsid w:val="00761B1E"/>
    <w:rsid w:val="00761FC8"/>
    <w:rsid w:val="0076205D"/>
    <w:rsid w:val="007623EA"/>
    <w:rsid w:val="00762450"/>
    <w:rsid w:val="007624AB"/>
    <w:rsid w:val="00762995"/>
    <w:rsid w:val="00762BB1"/>
    <w:rsid w:val="00762D5C"/>
    <w:rsid w:val="00762F26"/>
    <w:rsid w:val="00763271"/>
    <w:rsid w:val="00763348"/>
    <w:rsid w:val="00763401"/>
    <w:rsid w:val="0076343C"/>
    <w:rsid w:val="007636FF"/>
    <w:rsid w:val="00763BDD"/>
    <w:rsid w:val="00764306"/>
    <w:rsid w:val="007643A7"/>
    <w:rsid w:val="0076485E"/>
    <w:rsid w:val="007649BA"/>
    <w:rsid w:val="00764BDF"/>
    <w:rsid w:val="00764C56"/>
    <w:rsid w:val="00764E11"/>
    <w:rsid w:val="00764E16"/>
    <w:rsid w:val="00764E3B"/>
    <w:rsid w:val="00765185"/>
    <w:rsid w:val="007651E8"/>
    <w:rsid w:val="00765544"/>
    <w:rsid w:val="007655A9"/>
    <w:rsid w:val="0076584B"/>
    <w:rsid w:val="00765FBA"/>
    <w:rsid w:val="00765FD6"/>
    <w:rsid w:val="007660BE"/>
    <w:rsid w:val="00766124"/>
    <w:rsid w:val="007664E7"/>
    <w:rsid w:val="00766515"/>
    <w:rsid w:val="007666ED"/>
    <w:rsid w:val="00766AD3"/>
    <w:rsid w:val="00766B45"/>
    <w:rsid w:val="00766BE5"/>
    <w:rsid w:val="007673D6"/>
    <w:rsid w:val="00767C6F"/>
    <w:rsid w:val="0077046D"/>
    <w:rsid w:val="00770663"/>
    <w:rsid w:val="00770B52"/>
    <w:rsid w:val="00770F88"/>
    <w:rsid w:val="00770FB7"/>
    <w:rsid w:val="007710B1"/>
    <w:rsid w:val="00771443"/>
    <w:rsid w:val="0077153F"/>
    <w:rsid w:val="0077192F"/>
    <w:rsid w:val="00771B5C"/>
    <w:rsid w:val="00771E82"/>
    <w:rsid w:val="00772325"/>
    <w:rsid w:val="0077252C"/>
    <w:rsid w:val="00772586"/>
    <w:rsid w:val="007725A2"/>
    <w:rsid w:val="007727D3"/>
    <w:rsid w:val="007729FE"/>
    <w:rsid w:val="00772A54"/>
    <w:rsid w:val="00772ED6"/>
    <w:rsid w:val="00773960"/>
    <w:rsid w:val="00773A7A"/>
    <w:rsid w:val="00773ADC"/>
    <w:rsid w:val="00773BB6"/>
    <w:rsid w:val="00774101"/>
    <w:rsid w:val="00774790"/>
    <w:rsid w:val="0077576D"/>
    <w:rsid w:val="00775778"/>
    <w:rsid w:val="00775ACE"/>
    <w:rsid w:val="00775AE8"/>
    <w:rsid w:val="00775D5F"/>
    <w:rsid w:val="00776193"/>
    <w:rsid w:val="00776206"/>
    <w:rsid w:val="00776487"/>
    <w:rsid w:val="007765C6"/>
    <w:rsid w:val="007767B1"/>
    <w:rsid w:val="00776A05"/>
    <w:rsid w:val="00776B85"/>
    <w:rsid w:val="00776C36"/>
    <w:rsid w:val="00776D9A"/>
    <w:rsid w:val="00777901"/>
    <w:rsid w:val="007779A0"/>
    <w:rsid w:val="007779B4"/>
    <w:rsid w:val="00777B7E"/>
    <w:rsid w:val="00780238"/>
    <w:rsid w:val="007804A0"/>
    <w:rsid w:val="00780625"/>
    <w:rsid w:val="00780626"/>
    <w:rsid w:val="007806B5"/>
    <w:rsid w:val="0078070C"/>
    <w:rsid w:val="00780825"/>
    <w:rsid w:val="00780832"/>
    <w:rsid w:val="0078083F"/>
    <w:rsid w:val="00780852"/>
    <w:rsid w:val="00780A7A"/>
    <w:rsid w:val="00780E7A"/>
    <w:rsid w:val="0078101A"/>
    <w:rsid w:val="00781273"/>
    <w:rsid w:val="007814A4"/>
    <w:rsid w:val="00781506"/>
    <w:rsid w:val="0078194E"/>
    <w:rsid w:val="00781A1C"/>
    <w:rsid w:val="00781BA9"/>
    <w:rsid w:val="00781DC8"/>
    <w:rsid w:val="00781E1C"/>
    <w:rsid w:val="0078244A"/>
    <w:rsid w:val="0078249F"/>
    <w:rsid w:val="00782611"/>
    <w:rsid w:val="00782855"/>
    <w:rsid w:val="00783085"/>
    <w:rsid w:val="00783202"/>
    <w:rsid w:val="00783241"/>
    <w:rsid w:val="007837DD"/>
    <w:rsid w:val="00783800"/>
    <w:rsid w:val="00783B0F"/>
    <w:rsid w:val="00783D86"/>
    <w:rsid w:val="00783EFF"/>
    <w:rsid w:val="007842E5"/>
    <w:rsid w:val="007844BA"/>
    <w:rsid w:val="00784953"/>
    <w:rsid w:val="00784BCD"/>
    <w:rsid w:val="0078570D"/>
    <w:rsid w:val="007857A6"/>
    <w:rsid w:val="007858A0"/>
    <w:rsid w:val="007859BD"/>
    <w:rsid w:val="00785A15"/>
    <w:rsid w:val="00785AD3"/>
    <w:rsid w:val="00785DD0"/>
    <w:rsid w:val="00785DE6"/>
    <w:rsid w:val="00785E97"/>
    <w:rsid w:val="00785F6C"/>
    <w:rsid w:val="0078609A"/>
    <w:rsid w:val="0078619C"/>
    <w:rsid w:val="0078624C"/>
    <w:rsid w:val="0078665E"/>
    <w:rsid w:val="007866A4"/>
    <w:rsid w:val="007866D6"/>
    <w:rsid w:val="00786D1E"/>
    <w:rsid w:val="00787526"/>
    <w:rsid w:val="00787765"/>
    <w:rsid w:val="007879B6"/>
    <w:rsid w:val="00787B26"/>
    <w:rsid w:val="00787CEB"/>
    <w:rsid w:val="00787D6D"/>
    <w:rsid w:val="0079025B"/>
    <w:rsid w:val="007902B0"/>
    <w:rsid w:val="0079042A"/>
    <w:rsid w:val="007905DB"/>
    <w:rsid w:val="0079067B"/>
    <w:rsid w:val="00790A13"/>
    <w:rsid w:val="00790D00"/>
    <w:rsid w:val="00790F87"/>
    <w:rsid w:val="00790FB6"/>
    <w:rsid w:val="00791140"/>
    <w:rsid w:val="007912A8"/>
    <w:rsid w:val="007913F5"/>
    <w:rsid w:val="00791472"/>
    <w:rsid w:val="007918ED"/>
    <w:rsid w:val="00791F4A"/>
    <w:rsid w:val="00791F6D"/>
    <w:rsid w:val="00791FB6"/>
    <w:rsid w:val="007921BF"/>
    <w:rsid w:val="0079272C"/>
    <w:rsid w:val="007927A1"/>
    <w:rsid w:val="007928AE"/>
    <w:rsid w:val="007929D3"/>
    <w:rsid w:val="00792BE7"/>
    <w:rsid w:val="00792E4C"/>
    <w:rsid w:val="00792E71"/>
    <w:rsid w:val="0079329D"/>
    <w:rsid w:val="0079363B"/>
    <w:rsid w:val="0079376C"/>
    <w:rsid w:val="00793A34"/>
    <w:rsid w:val="00793B39"/>
    <w:rsid w:val="00793DE4"/>
    <w:rsid w:val="00793F71"/>
    <w:rsid w:val="00793FF4"/>
    <w:rsid w:val="00794F4E"/>
    <w:rsid w:val="007950A4"/>
    <w:rsid w:val="00795156"/>
    <w:rsid w:val="007952A7"/>
    <w:rsid w:val="007956F0"/>
    <w:rsid w:val="00795C02"/>
    <w:rsid w:val="00795CFE"/>
    <w:rsid w:val="00795F42"/>
    <w:rsid w:val="00796394"/>
    <w:rsid w:val="007963AA"/>
    <w:rsid w:val="00796A04"/>
    <w:rsid w:val="00796AA8"/>
    <w:rsid w:val="00796C84"/>
    <w:rsid w:val="00796F89"/>
    <w:rsid w:val="00796FDB"/>
    <w:rsid w:val="007970DD"/>
    <w:rsid w:val="007971C0"/>
    <w:rsid w:val="0079750E"/>
    <w:rsid w:val="00797CD9"/>
    <w:rsid w:val="007A0C58"/>
    <w:rsid w:val="007A0C85"/>
    <w:rsid w:val="007A129D"/>
    <w:rsid w:val="007A1308"/>
    <w:rsid w:val="007A1363"/>
    <w:rsid w:val="007A15BF"/>
    <w:rsid w:val="007A1614"/>
    <w:rsid w:val="007A16C4"/>
    <w:rsid w:val="007A16D8"/>
    <w:rsid w:val="007A191B"/>
    <w:rsid w:val="007A1986"/>
    <w:rsid w:val="007A1BC4"/>
    <w:rsid w:val="007A1EC7"/>
    <w:rsid w:val="007A2202"/>
    <w:rsid w:val="007A2534"/>
    <w:rsid w:val="007A25B4"/>
    <w:rsid w:val="007A25F1"/>
    <w:rsid w:val="007A2F9F"/>
    <w:rsid w:val="007A3182"/>
    <w:rsid w:val="007A32C9"/>
    <w:rsid w:val="007A358C"/>
    <w:rsid w:val="007A3620"/>
    <w:rsid w:val="007A3978"/>
    <w:rsid w:val="007A3B00"/>
    <w:rsid w:val="007A3D45"/>
    <w:rsid w:val="007A3EA2"/>
    <w:rsid w:val="007A3F34"/>
    <w:rsid w:val="007A4227"/>
    <w:rsid w:val="007A46E2"/>
    <w:rsid w:val="007A48DA"/>
    <w:rsid w:val="007A4B40"/>
    <w:rsid w:val="007A4E1E"/>
    <w:rsid w:val="007A4E65"/>
    <w:rsid w:val="007A4FE8"/>
    <w:rsid w:val="007A519A"/>
    <w:rsid w:val="007A51C3"/>
    <w:rsid w:val="007A55C8"/>
    <w:rsid w:val="007A596E"/>
    <w:rsid w:val="007A5D7F"/>
    <w:rsid w:val="007A61A3"/>
    <w:rsid w:val="007A623F"/>
    <w:rsid w:val="007A626A"/>
    <w:rsid w:val="007A6302"/>
    <w:rsid w:val="007A6522"/>
    <w:rsid w:val="007A6610"/>
    <w:rsid w:val="007A6941"/>
    <w:rsid w:val="007A6A17"/>
    <w:rsid w:val="007A6B01"/>
    <w:rsid w:val="007A6BA8"/>
    <w:rsid w:val="007A7093"/>
    <w:rsid w:val="007A7181"/>
    <w:rsid w:val="007A776F"/>
    <w:rsid w:val="007A7EF7"/>
    <w:rsid w:val="007A7FB6"/>
    <w:rsid w:val="007B02A5"/>
    <w:rsid w:val="007B07BB"/>
    <w:rsid w:val="007B0A8A"/>
    <w:rsid w:val="007B0B0B"/>
    <w:rsid w:val="007B0C09"/>
    <w:rsid w:val="007B0E6C"/>
    <w:rsid w:val="007B0EB0"/>
    <w:rsid w:val="007B0EF5"/>
    <w:rsid w:val="007B11B3"/>
    <w:rsid w:val="007B1283"/>
    <w:rsid w:val="007B134E"/>
    <w:rsid w:val="007B13F6"/>
    <w:rsid w:val="007B15A9"/>
    <w:rsid w:val="007B15AB"/>
    <w:rsid w:val="007B1885"/>
    <w:rsid w:val="007B1B2D"/>
    <w:rsid w:val="007B1BD9"/>
    <w:rsid w:val="007B1DBE"/>
    <w:rsid w:val="007B2000"/>
    <w:rsid w:val="007B22C9"/>
    <w:rsid w:val="007B2568"/>
    <w:rsid w:val="007B2684"/>
    <w:rsid w:val="007B26EE"/>
    <w:rsid w:val="007B2878"/>
    <w:rsid w:val="007B29BF"/>
    <w:rsid w:val="007B3045"/>
    <w:rsid w:val="007B3459"/>
    <w:rsid w:val="007B345E"/>
    <w:rsid w:val="007B353A"/>
    <w:rsid w:val="007B370A"/>
    <w:rsid w:val="007B388E"/>
    <w:rsid w:val="007B393A"/>
    <w:rsid w:val="007B3995"/>
    <w:rsid w:val="007B3BF5"/>
    <w:rsid w:val="007B3D68"/>
    <w:rsid w:val="007B3E7A"/>
    <w:rsid w:val="007B4072"/>
    <w:rsid w:val="007B464A"/>
    <w:rsid w:val="007B46DA"/>
    <w:rsid w:val="007B4738"/>
    <w:rsid w:val="007B4A6D"/>
    <w:rsid w:val="007B4FA2"/>
    <w:rsid w:val="007B5645"/>
    <w:rsid w:val="007B564F"/>
    <w:rsid w:val="007B5829"/>
    <w:rsid w:val="007B5B7D"/>
    <w:rsid w:val="007B5BBB"/>
    <w:rsid w:val="007B5D2D"/>
    <w:rsid w:val="007B6026"/>
    <w:rsid w:val="007B60DD"/>
    <w:rsid w:val="007B616D"/>
    <w:rsid w:val="007B625E"/>
    <w:rsid w:val="007B6287"/>
    <w:rsid w:val="007B63A4"/>
    <w:rsid w:val="007B63D4"/>
    <w:rsid w:val="007B6436"/>
    <w:rsid w:val="007B6C3E"/>
    <w:rsid w:val="007B6C9B"/>
    <w:rsid w:val="007B6E81"/>
    <w:rsid w:val="007B6EF5"/>
    <w:rsid w:val="007B76D0"/>
    <w:rsid w:val="007B77B7"/>
    <w:rsid w:val="007B77D8"/>
    <w:rsid w:val="007B795E"/>
    <w:rsid w:val="007B7C95"/>
    <w:rsid w:val="007C0150"/>
    <w:rsid w:val="007C0812"/>
    <w:rsid w:val="007C08C8"/>
    <w:rsid w:val="007C095A"/>
    <w:rsid w:val="007C0AB6"/>
    <w:rsid w:val="007C114B"/>
    <w:rsid w:val="007C18DF"/>
    <w:rsid w:val="007C214A"/>
    <w:rsid w:val="007C226C"/>
    <w:rsid w:val="007C2657"/>
    <w:rsid w:val="007C2A5C"/>
    <w:rsid w:val="007C2AF1"/>
    <w:rsid w:val="007C2B90"/>
    <w:rsid w:val="007C2CAB"/>
    <w:rsid w:val="007C2F11"/>
    <w:rsid w:val="007C2F93"/>
    <w:rsid w:val="007C353E"/>
    <w:rsid w:val="007C365A"/>
    <w:rsid w:val="007C377A"/>
    <w:rsid w:val="007C3B96"/>
    <w:rsid w:val="007C3C7C"/>
    <w:rsid w:val="007C3C9B"/>
    <w:rsid w:val="007C3CC1"/>
    <w:rsid w:val="007C3F56"/>
    <w:rsid w:val="007C4369"/>
    <w:rsid w:val="007C47C1"/>
    <w:rsid w:val="007C4869"/>
    <w:rsid w:val="007C4B38"/>
    <w:rsid w:val="007C4D78"/>
    <w:rsid w:val="007C4D9C"/>
    <w:rsid w:val="007C4EED"/>
    <w:rsid w:val="007C5095"/>
    <w:rsid w:val="007C5139"/>
    <w:rsid w:val="007C52AF"/>
    <w:rsid w:val="007C53B4"/>
    <w:rsid w:val="007C5421"/>
    <w:rsid w:val="007C583A"/>
    <w:rsid w:val="007C5C5F"/>
    <w:rsid w:val="007C5CA7"/>
    <w:rsid w:val="007C5D75"/>
    <w:rsid w:val="007C6577"/>
    <w:rsid w:val="007C6970"/>
    <w:rsid w:val="007C69B1"/>
    <w:rsid w:val="007C6A53"/>
    <w:rsid w:val="007C6C5F"/>
    <w:rsid w:val="007C6D41"/>
    <w:rsid w:val="007C7396"/>
    <w:rsid w:val="007C7526"/>
    <w:rsid w:val="007C784F"/>
    <w:rsid w:val="007C79B1"/>
    <w:rsid w:val="007C79EA"/>
    <w:rsid w:val="007C7C1D"/>
    <w:rsid w:val="007C7EEC"/>
    <w:rsid w:val="007C7FB3"/>
    <w:rsid w:val="007D0055"/>
    <w:rsid w:val="007D0223"/>
    <w:rsid w:val="007D034F"/>
    <w:rsid w:val="007D03B2"/>
    <w:rsid w:val="007D0465"/>
    <w:rsid w:val="007D0575"/>
    <w:rsid w:val="007D063C"/>
    <w:rsid w:val="007D06FA"/>
    <w:rsid w:val="007D07A5"/>
    <w:rsid w:val="007D07F2"/>
    <w:rsid w:val="007D0BC5"/>
    <w:rsid w:val="007D1223"/>
    <w:rsid w:val="007D13AF"/>
    <w:rsid w:val="007D13E1"/>
    <w:rsid w:val="007D1413"/>
    <w:rsid w:val="007D15DB"/>
    <w:rsid w:val="007D192F"/>
    <w:rsid w:val="007D1B25"/>
    <w:rsid w:val="007D1B2F"/>
    <w:rsid w:val="007D1F1A"/>
    <w:rsid w:val="007D1FA8"/>
    <w:rsid w:val="007D1FD3"/>
    <w:rsid w:val="007D230C"/>
    <w:rsid w:val="007D23BD"/>
    <w:rsid w:val="007D262A"/>
    <w:rsid w:val="007D26D1"/>
    <w:rsid w:val="007D296F"/>
    <w:rsid w:val="007D29A7"/>
    <w:rsid w:val="007D2A9D"/>
    <w:rsid w:val="007D332C"/>
    <w:rsid w:val="007D343B"/>
    <w:rsid w:val="007D3445"/>
    <w:rsid w:val="007D364E"/>
    <w:rsid w:val="007D3678"/>
    <w:rsid w:val="007D36CC"/>
    <w:rsid w:val="007D3844"/>
    <w:rsid w:val="007D3D7C"/>
    <w:rsid w:val="007D3EA9"/>
    <w:rsid w:val="007D3F6E"/>
    <w:rsid w:val="007D46F0"/>
    <w:rsid w:val="007D479D"/>
    <w:rsid w:val="007D49B7"/>
    <w:rsid w:val="007D4A2D"/>
    <w:rsid w:val="007D4A53"/>
    <w:rsid w:val="007D4C0E"/>
    <w:rsid w:val="007D4C68"/>
    <w:rsid w:val="007D4D03"/>
    <w:rsid w:val="007D4D4F"/>
    <w:rsid w:val="007D579B"/>
    <w:rsid w:val="007D5841"/>
    <w:rsid w:val="007D5C4D"/>
    <w:rsid w:val="007D5EF1"/>
    <w:rsid w:val="007D5F84"/>
    <w:rsid w:val="007D62CF"/>
    <w:rsid w:val="007D63AE"/>
    <w:rsid w:val="007D65F2"/>
    <w:rsid w:val="007D6896"/>
    <w:rsid w:val="007D6A74"/>
    <w:rsid w:val="007D6D27"/>
    <w:rsid w:val="007D6DB1"/>
    <w:rsid w:val="007D6E1B"/>
    <w:rsid w:val="007D743F"/>
    <w:rsid w:val="007D7550"/>
    <w:rsid w:val="007D778A"/>
    <w:rsid w:val="007D79D5"/>
    <w:rsid w:val="007D7B08"/>
    <w:rsid w:val="007D7CB1"/>
    <w:rsid w:val="007E027C"/>
    <w:rsid w:val="007E03C5"/>
    <w:rsid w:val="007E0624"/>
    <w:rsid w:val="007E06D7"/>
    <w:rsid w:val="007E06FA"/>
    <w:rsid w:val="007E06FD"/>
    <w:rsid w:val="007E073B"/>
    <w:rsid w:val="007E0CFB"/>
    <w:rsid w:val="007E0D4C"/>
    <w:rsid w:val="007E1270"/>
    <w:rsid w:val="007E1311"/>
    <w:rsid w:val="007E143E"/>
    <w:rsid w:val="007E17CA"/>
    <w:rsid w:val="007E18D3"/>
    <w:rsid w:val="007E1ACB"/>
    <w:rsid w:val="007E1C1A"/>
    <w:rsid w:val="007E20A2"/>
    <w:rsid w:val="007E219B"/>
    <w:rsid w:val="007E251F"/>
    <w:rsid w:val="007E2543"/>
    <w:rsid w:val="007E2640"/>
    <w:rsid w:val="007E2BCD"/>
    <w:rsid w:val="007E2C99"/>
    <w:rsid w:val="007E2D67"/>
    <w:rsid w:val="007E3258"/>
    <w:rsid w:val="007E3AA7"/>
    <w:rsid w:val="007E3D10"/>
    <w:rsid w:val="007E3F4B"/>
    <w:rsid w:val="007E4504"/>
    <w:rsid w:val="007E474E"/>
    <w:rsid w:val="007E5278"/>
    <w:rsid w:val="007E538B"/>
    <w:rsid w:val="007E5488"/>
    <w:rsid w:val="007E55CF"/>
    <w:rsid w:val="007E55F6"/>
    <w:rsid w:val="007E5600"/>
    <w:rsid w:val="007E5782"/>
    <w:rsid w:val="007E5C23"/>
    <w:rsid w:val="007E5E24"/>
    <w:rsid w:val="007E6025"/>
    <w:rsid w:val="007E66D0"/>
    <w:rsid w:val="007E66D8"/>
    <w:rsid w:val="007E6871"/>
    <w:rsid w:val="007E6A67"/>
    <w:rsid w:val="007E6CFB"/>
    <w:rsid w:val="007E6DB8"/>
    <w:rsid w:val="007E7090"/>
    <w:rsid w:val="007E7191"/>
    <w:rsid w:val="007E733F"/>
    <w:rsid w:val="007E73EB"/>
    <w:rsid w:val="007E76AE"/>
    <w:rsid w:val="007E7747"/>
    <w:rsid w:val="007E778A"/>
    <w:rsid w:val="007E79E4"/>
    <w:rsid w:val="007E7C43"/>
    <w:rsid w:val="007E7F83"/>
    <w:rsid w:val="007F0253"/>
    <w:rsid w:val="007F0AC0"/>
    <w:rsid w:val="007F0F60"/>
    <w:rsid w:val="007F1251"/>
    <w:rsid w:val="007F1480"/>
    <w:rsid w:val="007F1840"/>
    <w:rsid w:val="007F18C0"/>
    <w:rsid w:val="007F18D7"/>
    <w:rsid w:val="007F1A89"/>
    <w:rsid w:val="007F1C45"/>
    <w:rsid w:val="007F1C6B"/>
    <w:rsid w:val="007F1D33"/>
    <w:rsid w:val="007F1E49"/>
    <w:rsid w:val="007F241E"/>
    <w:rsid w:val="007F2518"/>
    <w:rsid w:val="007F28AC"/>
    <w:rsid w:val="007F2B1E"/>
    <w:rsid w:val="007F2C11"/>
    <w:rsid w:val="007F2F2E"/>
    <w:rsid w:val="007F31E0"/>
    <w:rsid w:val="007F36D1"/>
    <w:rsid w:val="007F3747"/>
    <w:rsid w:val="007F37EB"/>
    <w:rsid w:val="007F3919"/>
    <w:rsid w:val="007F39DA"/>
    <w:rsid w:val="007F3ED1"/>
    <w:rsid w:val="007F4549"/>
    <w:rsid w:val="007F4817"/>
    <w:rsid w:val="007F49A3"/>
    <w:rsid w:val="007F4AFD"/>
    <w:rsid w:val="007F4BF0"/>
    <w:rsid w:val="007F4C5C"/>
    <w:rsid w:val="007F5862"/>
    <w:rsid w:val="007F5C43"/>
    <w:rsid w:val="007F5F64"/>
    <w:rsid w:val="007F6212"/>
    <w:rsid w:val="007F62E0"/>
    <w:rsid w:val="007F6492"/>
    <w:rsid w:val="007F6C1F"/>
    <w:rsid w:val="007F6C31"/>
    <w:rsid w:val="007F6CAF"/>
    <w:rsid w:val="007F6E27"/>
    <w:rsid w:val="007F6ED3"/>
    <w:rsid w:val="007F71F0"/>
    <w:rsid w:val="007F72D7"/>
    <w:rsid w:val="007F7450"/>
    <w:rsid w:val="007F7611"/>
    <w:rsid w:val="007F7755"/>
    <w:rsid w:val="007F7862"/>
    <w:rsid w:val="007F7CB4"/>
    <w:rsid w:val="007F7D2A"/>
    <w:rsid w:val="007F7E88"/>
    <w:rsid w:val="007F7EA4"/>
    <w:rsid w:val="008000B7"/>
    <w:rsid w:val="008005F3"/>
    <w:rsid w:val="00800767"/>
    <w:rsid w:val="00800974"/>
    <w:rsid w:val="00800AF8"/>
    <w:rsid w:val="00800B64"/>
    <w:rsid w:val="00800C39"/>
    <w:rsid w:val="00800CB4"/>
    <w:rsid w:val="00800FCE"/>
    <w:rsid w:val="0080114E"/>
    <w:rsid w:val="00801493"/>
    <w:rsid w:val="008014C3"/>
    <w:rsid w:val="00801711"/>
    <w:rsid w:val="00801B5A"/>
    <w:rsid w:val="00801C5A"/>
    <w:rsid w:val="00801CC5"/>
    <w:rsid w:val="00801D9B"/>
    <w:rsid w:val="00801DEA"/>
    <w:rsid w:val="00801E3F"/>
    <w:rsid w:val="0080262F"/>
    <w:rsid w:val="0080265B"/>
    <w:rsid w:val="00802674"/>
    <w:rsid w:val="00802ACD"/>
    <w:rsid w:val="00802BE2"/>
    <w:rsid w:val="00802D01"/>
    <w:rsid w:val="00802D7E"/>
    <w:rsid w:val="0080316E"/>
    <w:rsid w:val="00803256"/>
    <w:rsid w:val="008033E9"/>
    <w:rsid w:val="008038BB"/>
    <w:rsid w:val="008039CA"/>
    <w:rsid w:val="00803B8D"/>
    <w:rsid w:val="00803B95"/>
    <w:rsid w:val="00803E33"/>
    <w:rsid w:val="00804227"/>
    <w:rsid w:val="008045D5"/>
    <w:rsid w:val="00804756"/>
    <w:rsid w:val="00804ABC"/>
    <w:rsid w:val="00804B9C"/>
    <w:rsid w:val="00804C0B"/>
    <w:rsid w:val="00804E0A"/>
    <w:rsid w:val="00804F64"/>
    <w:rsid w:val="00805853"/>
    <w:rsid w:val="00805E9A"/>
    <w:rsid w:val="008061AA"/>
    <w:rsid w:val="0080647D"/>
    <w:rsid w:val="0080651B"/>
    <w:rsid w:val="00806837"/>
    <w:rsid w:val="00806C14"/>
    <w:rsid w:val="008070BD"/>
    <w:rsid w:val="0080726C"/>
    <w:rsid w:val="00807282"/>
    <w:rsid w:val="00807310"/>
    <w:rsid w:val="00807422"/>
    <w:rsid w:val="0080761E"/>
    <w:rsid w:val="0080779F"/>
    <w:rsid w:val="008078B1"/>
    <w:rsid w:val="00807BFA"/>
    <w:rsid w:val="00810595"/>
    <w:rsid w:val="008108C7"/>
    <w:rsid w:val="00810919"/>
    <w:rsid w:val="00810B0F"/>
    <w:rsid w:val="00810C5E"/>
    <w:rsid w:val="008110E7"/>
    <w:rsid w:val="00811247"/>
    <w:rsid w:val="008113A2"/>
    <w:rsid w:val="00811612"/>
    <w:rsid w:val="0081165F"/>
    <w:rsid w:val="0081170E"/>
    <w:rsid w:val="00811770"/>
    <w:rsid w:val="00811A41"/>
    <w:rsid w:val="00811C56"/>
    <w:rsid w:val="00811FE3"/>
    <w:rsid w:val="00812039"/>
    <w:rsid w:val="00812092"/>
    <w:rsid w:val="008121E7"/>
    <w:rsid w:val="00812495"/>
    <w:rsid w:val="008124FF"/>
    <w:rsid w:val="00812795"/>
    <w:rsid w:val="008129D3"/>
    <w:rsid w:val="00813052"/>
    <w:rsid w:val="00813181"/>
    <w:rsid w:val="0081350A"/>
    <w:rsid w:val="008136D3"/>
    <w:rsid w:val="00813FA8"/>
    <w:rsid w:val="008140ED"/>
    <w:rsid w:val="00814252"/>
    <w:rsid w:val="00814277"/>
    <w:rsid w:val="008145BA"/>
    <w:rsid w:val="0081499C"/>
    <w:rsid w:val="00814C0F"/>
    <w:rsid w:val="00814C6A"/>
    <w:rsid w:val="00814CA8"/>
    <w:rsid w:val="008151A9"/>
    <w:rsid w:val="008152C8"/>
    <w:rsid w:val="008152C9"/>
    <w:rsid w:val="008153B7"/>
    <w:rsid w:val="0081553E"/>
    <w:rsid w:val="0081558C"/>
    <w:rsid w:val="0081583A"/>
    <w:rsid w:val="008159FF"/>
    <w:rsid w:val="00815C82"/>
    <w:rsid w:val="008164D2"/>
    <w:rsid w:val="00816523"/>
    <w:rsid w:val="00816541"/>
    <w:rsid w:val="00816663"/>
    <w:rsid w:val="008166B4"/>
    <w:rsid w:val="008169C0"/>
    <w:rsid w:val="00816AC8"/>
    <w:rsid w:val="00816C65"/>
    <w:rsid w:val="00816CD8"/>
    <w:rsid w:val="00816FAF"/>
    <w:rsid w:val="00817410"/>
    <w:rsid w:val="00817712"/>
    <w:rsid w:val="008177A6"/>
    <w:rsid w:val="00817C66"/>
    <w:rsid w:val="00817CDF"/>
    <w:rsid w:val="00817DC6"/>
    <w:rsid w:val="00817F2C"/>
    <w:rsid w:val="0082001C"/>
    <w:rsid w:val="0082025E"/>
    <w:rsid w:val="0082027D"/>
    <w:rsid w:val="0082035E"/>
    <w:rsid w:val="008206FD"/>
    <w:rsid w:val="00820749"/>
    <w:rsid w:val="00820886"/>
    <w:rsid w:val="00820B28"/>
    <w:rsid w:val="00820B2A"/>
    <w:rsid w:val="00820B45"/>
    <w:rsid w:val="00820B92"/>
    <w:rsid w:val="00820CF1"/>
    <w:rsid w:val="00820D63"/>
    <w:rsid w:val="00821455"/>
    <w:rsid w:val="00821557"/>
    <w:rsid w:val="00821694"/>
    <w:rsid w:val="0082174E"/>
    <w:rsid w:val="008217DE"/>
    <w:rsid w:val="00822024"/>
    <w:rsid w:val="008227C0"/>
    <w:rsid w:val="0082284F"/>
    <w:rsid w:val="00822856"/>
    <w:rsid w:val="0082292B"/>
    <w:rsid w:val="00822D5A"/>
    <w:rsid w:val="00822EDE"/>
    <w:rsid w:val="00823155"/>
    <w:rsid w:val="008234E1"/>
    <w:rsid w:val="00823559"/>
    <w:rsid w:val="00823B05"/>
    <w:rsid w:val="00823C16"/>
    <w:rsid w:val="00823CA7"/>
    <w:rsid w:val="00823CED"/>
    <w:rsid w:val="0082411F"/>
    <w:rsid w:val="008241D0"/>
    <w:rsid w:val="0082471C"/>
    <w:rsid w:val="00824ADC"/>
    <w:rsid w:val="00824AE2"/>
    <w:rsid w:val="00824B70"/>
    <w:rsid w:val="00824CC7"/>
    <w:rsid w:val="00825035"/>
    <w:rsid w:val="00825269"/>
    <w:rsid w:val="00825482"/>
    <w:rsid w:val="00825A21"/>
    <w:rsid w:val="00825E8F"/>
    <w:rsid w:val="0082615C"/>
    <w:rsid w:val="008262F9"/>
    <w:rsid w:val="00826E1B"/>
    <w:rsid w:val="00826EDC"/>
    <w:rsid w:val="00827218"/>
    <w:rsid w:val="00827264"/>
    <w:rsid w:val="008272FA"/>
    <w:rsid w:val="008273CD"/>
    <w:rsid w:val="00827930"/>
    <w:rsid w:val="00827A7F"/>
    <w:rsid w:val="00827B77"/>
    <w:rsid w:val="00827BA3"/>
    <w:rsid w:val="00830106"/>
    <w:rsid w:val="0083026B"/>
    <w:rsid w:val="0083051D"/>
    <w:rsid w:val="0083093B"/>
    <w:rsid w:val="00830B58"/>
    <w:rsid w:val="00830C6A"/>
    <w:rsid w:val="00830D47"/>
    <w:rsid w:val="008311C6"/>
    <w:rsid w:val="00831327"/>
    <w:rsid w:val="008315F1"/>
    <w:rsid w:val="0083162C"/>
    <w:rsid w:val="0083165D"/>
    <w:rsid w:val="00831678"/>
    <w:rsid w:val="008319B7"/>
    <w:rsid w:val="00831B5A"/>
    <w:rsid w:val="00831B6F"/>
    <w:rsid w:val="00831F3D"/>
    <w:rsid w:val="00832219"/>
    <w:rsid w:val="00832902"/>
    <w:rsid w:val="00832C8D"/>
    <w:rsid w:val="00832D4B"/>
    <w:rsid w:val="0083308B"/>
    <w:rsid w:val="008330A8"/>
    <w:rsid w:val="008330CA"/>
    <w:rsid w:val="00833314"/>
    <w:rsid w:val="00833533"/>
    <w:rsid w:val="00833583"/>
    <w:rsid w:val="008336A0"/>
    <w:rsid w:val="0083376F"/>
    <w:rsid w:val="008346D0"/>
    <w:rsid w:val="00834B69"/>
    <w:rsid w:val="00834E0A"/>
    <w:rsid w:val="00834E4E"/>
    <w:rsid w:val="00834ECA"/>
    <w:rsid w:val="008350E2"/>
    <w:rsid w:val="00835399"/>
    <w:rsid w:val="008355E6"/>
    <w:rsid w:val="0083563A"/>
    <w:rsid w:val="0083580C"/>
    <w:rsid w:val="0083590F"/>
    <w:rsid w:val="00835A7E"/>
    <w:rsid w:val="00835AFB"/>
    <w:rsid w:val="00835FBD"/>
    <w:rsid w:val="0083612B"/>
    <w:rsid w:val="00836277"/>
    <w:rsid w:val="008363BB"/>
    <w:rsid w:val="008365CB"/>
    <w:rsid w:val="008367F7"/>
    <w:rsid w:val="00836E9D"/>
    <w:rsid w:val="00836F11"/>
    <w:rsid w:val="008370C4"/>
    <w:rsid w:val="0083717B"/>
    <w:rsid w:val="0083752C"/>
    <w:rsid w:val="0083769B"/>
    <w:rsid w:val="00837C18"/>
    <w:rsid w:val="00840389"/>
    <w:rsid w:val="008404E8"/>
    <w:rsid w:val="008404FA"/>
    <w:rsid w:val="0084057D"/>
    <w:rsid w:val="00840ABC"/>
    <w:rsid w:val="00840BB9"/>
    <w:rsid w:val="00840C0E"/>
    <w:rsid w:val="00840CFB"/>
    <w:rsid w:val="00840FFA"/>
    <w:rsid w:val="0084105C"/>
    <w:rsid w:val="008413C7"/>
    <w:rsid w:val="0084168C"/>
    <w:rsid w:val="0084189F"/>
    <w:rsid w:val="00841C67"/>
    <w:rsid w:val="00841CFF"/>
    <w:rsid w:val="00842260"/>
    <w:rsid w:val="0084248E"/>
    <w:rsid w:val="008427E6"/>
    <w:rsid w:val="00842E76"/>
    <w:rsid w:val="008430D4"/>
    <w:rsid w:val="00843665"/>
    <w:rsid w:val="0084392F"/>
    <w:rsid w:val="008439D1"/>
    <w:rsid w:val="00843B8E"/>
    <w:rsid w:val="00843BE1"/>
    <w:rsid w:val="00843C60"/>
    <w:rsid w:val="00844129"/>
    <w:rsid w:val="00844495"/>
    <w:rsid w:val="00844605"/>
    <w:rsid w:val="00844968"/>
    <w:rsid w:val="00844CA8"/>
    <w:rsid w:val="00844F37"/>
    <w:rsid w:val="00844FDE"/>
    <w:rsid w:val="00845011"/>
    <w:rsid w:val="00845695"/>
    <w:rsid w:val="00845A7E"/>
    <w:rsid w:val="00845C1C"/>
    <w:rsid w:val="00845DE3"/>
    <w:rsid w:val="008460BA"/>
    <w:rsid w:val="00846699"/>
    <w:rsid w:val="00846859"/>
    <w:rsid w:val="008468A8"/>
    <w:rsid w:val="008469A2"/>
    <w:rsid w:val="008469E1"/>
    <w:rsid w:val="0084746A"/>
    <w:rsid w:val="0084753C"/>
    <w:rsid w:val="00847602"/>
    <w:rsid w:val="008478A7"/>
    <w:rsid w:val="0084795B"/>
    <w:rsid w:val="00847F96"/>
    <w:rsid w:val="008502F3"/>
    <w:rsid w:val="00850344"/>
    <w:rsid w:val="008505BD"/>
    <w:rsid w:val="008506F1"/>
    <w:rsid w:val="008507E8"/>
    <w:rsid w:val="00851F67"/>
    <w:rsid w:val="00852334"/>
    <w:rsid w:val="008526C2"/>
    <w:rsid w:val="008526C5"/>
    <w:rsid w:val="00852A46"/>
    <w:rsid w:val="00852AA3"/>
    <w:rsid w:val="00852CB5"/>
    <w:rsid w:val="00852FDF"/>
    <w:rsid w:val="0085302F"/>
    <w:rsid w:val="00853507"/>
    <w:rsid w:val="0085421E"/>
    <w:rsid w:val="00854380"/>
    <w:rsid w:val="008543FF"/>
    <w:rsid w:val="008544EF"/>
    <w:rsid w:val="0085470C"/>
    <w:rsid w:val="008548E3"/>
    <w:rsid w:val="00854C58"/>
    <w:rsid w:val="00854D99"/>
    <w:rsid w:val="00854F31"/>
    <w:rsid w:val="00854FEF"/>
    <w:rsid w:val="008550AB"/>
    <w:rsid w:val="008556F9"/>
    <w:rsid w:val="00855C7C"/>
    <w:rsid w:val="00855D26"/>
    <w:rsid w:val="00855E29"/>
    <w:rsid w:val="00856252"/>
    <w:rsid w:val="00856262"/>
    <w:rsid w:val="008562AD"/>
    <w:rsid w:val="008572F8"/>
    <w:rsid w:val="008572F9"/>
    <w:rsid w:val="00857825"/>
    <w:rsid w:val="00860380"/>
    <w:rsid w:val="00860489"/>
    <w:rsid w:val="0086050C"/>
    <w:rsid w:val="00860ABE"/>
    <w:rsid w:val="00860AC8"/>
    <w:rsid w:val="00860D5D"/>
    <w:rsid w:val="00860F4A"/>
    <w:rsid w:val="0086111F"/>
    <w:rsid w:val="0086123F"/>
    <w:rsid w:val="0086126E"/>
    <w:rsid w:val="008614CD"/>
    <w:rsid w:val="00861C5A"/>
    <w:rsid w:val="00861C88"/>
    <w:rsid w:val="00861DAB"/>
    <w:rsid w:val="00861DB9"/>
    <w:rsid w:val="00861DEC"/>
    <w:rsid w:val="00861E43"/>
    <w:rsid w:val="00861E78"/>
    <w:rsid w:val="00861EB9"/>
    <w:rsid w:val="00861FC6"/>
    <w:rsid w:val="008624B5"/>
    <w:rsid w:val="00862633"/>
    <w:rsid w:val="00862637"/>
    <w:rsid w:val="00862C03"/>
    <w:rsid w:val="00863141"/>
    <w:rsid w:val="00863383"/>
    <w:rsid w:val="00863402"/>
    <w:rsid w:val="00863578"/>
    <w:rsid w:val="008637E6"/>
    <w:rsid w:val="0086387C"/>
    <w:rsid w:val="00863A43"/>
    <w:rsid w:val="00863BB0"/>
    <w:rsid w:val="00863D4D"/>
    <w:rsid w:val="00863D99"/>
    <w:rsid w:val="00863FDB"/>
    <w:rsid w:val="00864CAB"/>
    <w:rsid w:val="00864E0B"/>
    <w:rsid w:val="00864EA2"/>
    <w:rsid w:val="008650E2"/>
    <w:rsid w:val="0086544F"/>
    <w:rsid w:val="00865455"/>
    <w:rsid w:val="008655FB"/>
    <w:rsid w:val="00865810"/>
    <w:rsid w:val="0086599D"/>
    <w:rsid w:val="00865AC9"/>
    <w:rsid w:val="00866420"/>
    <w:rsid w:val="0086649C"/>
    <w:rsid w:val="00866959"/>
    <w:rsid w:val="00866AD6"/>
    <w:rsid w:val="00867084"/>
    <w:rsid w:val="0086759A"/>
    <w:rsid w:val="00867615"/>
    <w:rsid w:val="00867898"/>
    <w:rsid w:val="008679D5"/>
    <w:rsid w:val="00867AC6"/>
    <w:rsid w:val="00870019"/>
    <w:rsid w:val="0087006B"/>
    <w:rsid w:val="008701C8"/>
    <w:rsid w:val="008702EB"/>
    <w:rsid w:val="0087041B"/>
    <w:rsid w:val="00870737"/>
    <w:rsid w:val="00870BFC"/>
    <w:rsid w:val="00870FA0"/>
    <w:rsid w:val="00871134"/>
    <w:rsid w:val="0087119F"/>
    <w:rsid w:val="0087129A"/>
    <w:rsid w:val="0087131F"/>
    <w:rsid w:val="008719BB"/>
    <w:rsid w:val="00871DE1"/>
    <w:rsid w:val="00871F52"/>
    <w:rsid w:val="00871FE7"/>
    <w:rsid w:val="0087211C"/>
    <w:rsid w:val="008724AE"/>
    <w:rsid w:val="008724F3"/>
    <w:rsid w:val="0087280C"/>
    <w:rsid w:val="00872DF6"/>
    <w:rsid w:val="00872E6F"/>
    <w:rsid w:val="00873496"/>
    <w:rsid w:val="0087379D"/>
    <w:rsid w:val="008738C0"/>
    <w:rsid w:val="008738F3"/>
    <w:rsid w:val="00873930"/>
    <w:rsid w:val="00873F23"/>
    <w:rsid w:val="008741E7"/>
    <w:rsid w:val="00874700"/>
    <w:rsid w:val="008747A1"/>
    <w:rsid w:val="008747B7"/>
    <w:rsid w:val="008747DA"/>
    <w:rsid w:val="0087482F"/>
    <w:rsid w:val="008748BA"/>
    <w:rsid w:val="00874EC7"/>
    <w:rsid w:val="00875196"/>
    <w:rsid w:val="0087519B"/>
    <w:rsid w:val="0087539F"/>
    <w:rsid w:val="0087570C"/>
    <w:rsid w:val="00875A18"/>
    <w:rsid w:val="00875BAB"/>
    <w:rsid w:val="00875BD8"/>
    <w:rsid w:val="00875E7F"/>
    <w:rsid w:val="008760D2"/>
    <w:rsid w:val="008765C9"/>
    <w:rsid w:val="00876A2A"/>
    <w:rsid w:val="00876ADF"/>
    <w:rsid w:val="00876BB8"/>
    <w:rsid w:val="00876D63"/>
    <w:rsid w:val="008770D7"/>
    <w:rsid w:val="00877481"/>
    <w:rsid w:val="0087760E"/>
    <w:rsid w:val="0087770F"/>
    <w:rsid w:val="0087784A"/>
    <w:rsid w:val="008778B7"/>
    <w:rsid w:val="00877ADA"/>
    <w:rsid w:val="00877B83"/>
    <w:rsid w:val="008804B6"/>
    <w:rsid w:val="008808AF"/>
    <w:rsid w:val="00880918"/>
    <w:rsid w:val="00880956"/>
    <w:rsid w:val="008811C6"/>
    <w:rsid w:val="00881343"/>
    <w:rsid w:val="008815E4"/>
    <w:rsid w:val="00881997"/>
    <w:rsid w:val="00881FA7"/>
    <w:rsid w:val="008820C3"/>
    <w:rsid w:val="008825B7"/>
    <w:rsid w:val="00882611"/>
    <w:rsid w:val="0088275C"/>
    <w:rsid w:val="0088279F"/>
    <w:rsid w:val="00883330"/>
    <w:rsid w:val="0088357F"/>
    <w:rsid w:val="0088358F"/>
    <w:rsid w:val="0088376B"/>
    <w:rsid w:val="008837E7"/>
    <w:rsid w:val="00883C2A"/>
    <w:rsid w:val="00883CB6"/>
    <w:rsid w:val="00883E1A"/>
    <w:rsid w:val="0088464C"/>
    <w:rsid w:val="00884825"/>
    <w:rsid w:val="00884EF6"/>
    <w:rsid w:val="00885110"/>
    <w:rsid w:val="0088532D"/>
    <w:rsid w:val="008853CD"/>
    <w:rsid w:val="008853D0"/>
    <w:rsid w:val="00885405"/>
    <w:rsid w:val="0088556B"/>
    <w:rsid w:val="00885745"/>
    <w:rsid w:val="00885A7D"/>
    <w:rsid w:val="00885B87"/>
    <w:rsid w:val="00886420"/>
    <w:rsid w:val="008865E3"/>
    <w:rsid w:val="008866C2"/>
    <w:rsid w:val="00886847"/>
    <w:rsid w:val="00887238"/>
    <w:rsid w:val="008874DB"/>
    <w:rsid w:val="008875EF"/>
    <w:rsid w:val="00887C07"/>
    <w:rsid w:val="00887F08"/>
    <w:rsid w:val="008901B6"/>
    <w:rsid w:val="00890242"/>
    <w:rsid w:val="00890297"/>
    <w:rsid w:val="00890ABE"/>
    <w:rsid w:val="0089103C"/>
    <w:rsid w:val="00891A75"/>
    <w:rsid w:val="00891C16"/>
    <w:rsid w:val="00891C57"/>
    <w:rsid w:val="00892217"/>
    <w:rsid w:val="0089249B"/>
    <w:rsid w:val="008925C1"/>
    <w:rsid w:val="008928FE"/>
    <w:rsid w:val="00892C49"/>
    <w:rsid w:val="00892D23"/>
    <w:rsid w:val="00892DD3"/>
    <w:rsid w:val="00893194"/>
    <w:rsid w:val="008932AB"/>
    <w:rsid w:val="008934D6"/>
    <w:rsid w:val="008938BE"/>
    <w:rsid w:val="00893C73"/>
    <w:rsid w:val="00893EE1"/>
    <w:rsid w:val="00894067"/>
    <w:rsid w:val="0089411E"/>
    <w:rsid w:val="0089435A"/>
    <w:rsid w:val="00894674"/>
    <w:rsid w:val="00894941"/>
    <w:rsid w:val="00894A30"/>
    <w:rsid w:val="00894BC7"/>
    <w:rsid w:val="00894E93"/>
    <w:rsid w:val="00894F71"/>
    <w:rsid w:val="00895946"/>
    <w:rsid w:val="00895AF2"/>
    <w:rsid w:val="00895B7E"/>
    <w:rsid w:val="00895D7E"/>
    <w:rsid w:val="00895EED"/>
    <w:rsid w:val="008960B1"/>
    <w:rsid w:val="008960C1"/>
    <w:rsid w:val="00896275"/>
    <w:rsid w:val="008962FE"/>
    <w:rsid w:val="00896926"/>
    <w:rsid w:val="00896C6E"/>
    <w:rsid w:val="00896FB1"/>
    <w:rsid w:val="00896FEA"/>
    <w:rsid w:val="00897194"/>
    <w:rsid w:val="008974BF"/>
    <w:rsid w:val="00897542"/>
    <w:rsid w:val="008975C8"/>
    <w:rsid w:val="0089776E"/>
    <w:rsid w:val="00897774"/>
    <w:rsid w:val="00897B10"/>
    <w:rsid w:val="00897D28"/>
    <w:rsid w:val="00897E3B"/>
    <w:rsid w:val="00897F7C"/>
    <w:rsid w:val="008A074B"/>
    <w:rsid w:val="008A091D"/>
    <w:rsid w:val="008A0B82"/>
    <w:rsid w:val="008A0E1C"/>
    <w:rsid w:val="008A10EF"/>
    <w:rsid w:val="008A1221"/>
    <w:rsid w:val="008A1BF9"/>
    <w:rsid w:val="008A1CF5"/>
    <w:rsid w:val="008A1D5C"/>
    <w:rsid w:val="008A1F79"/>
    <w:rsid w:val="008A22F0"/>
    <w:rsid w:val="008A2349"/>
    <w:rsid w:val="008A250E"/>
    <w:rsid w:val="008A26C4"/>
    <w:rsid w:val="008A281F"/>
    <w:rsid w:val="008A29B4"/>
    <w:rsid w:val="008A2A6F"/>
    <w:rsid w:val="008A2B6D"/>
    <w:rsid w:val="008A2EF8"/>
    <w:rsid w:val="008A2F25"/>
    <w:rsid w:val="008A3042"/>
    <w:rsid w:val="008A32C8"/>
    <w:rsid w:val="008A331B"/>
    <w:rsid w:val="008A3334"/>
    <w:rsid w:val="008A34A5"/>
    <w:rsid w:val="008A3C71"/>
    <w:rsid w:val="008A3CF3"/>
    <w:rsid w:val="008A3D42"/>
    <w:rsid w:val="008A3EE1"/>
    <w:rsid w:val="008A3FB5"/>
    <w:rsid w:val="008A431D"/>
    <w:rsid w:val="008A44E7"/>
    <w:rsid w:val="008A4698"/>
    <w:rsid w:val="008A46B8"/>
    <w:rsid w:val="008A4914"/>
    <w:rsid w:val="008A51F1"/>
    <w:rsid w:val="008A55EF"/>
    <w:rsid w:val="008A5754"/>
    <w:rsid w:val="008A5B5E"/>
    <w:rsid w:val="008A5B9B"/>
    <w:rsid w:val="008A5CAB"/>
    <w:rsid w:val="008A5D2D"/>
    <w:rsid w:val="008A5EBF"/>
    <w:rsid w:val="008A632D"/>
    <w:rsid w:val="008A651F"/>
    <w:rsid w:val="008A69EE"/>
    <w:rsid w:val="008A6A4A"/>
    <w:rsid w:val="008A6AE7"/>
    <w:rsid w:val="008A6F16"/>
    <w:rsid w:val="008A70D1"/>
    <w:rsid w:val="008A7541"/>
    <w:rsid w:val="008A79CB"/>
    <w:rsid w:val="008A7EFD"/>
    <w:rsid w:val="008A7F10"/>
    <w:rsid w:val="008B00C9"/>
    <w:rsid w:val="008B027B"/>
    <w:rsid w:val="008B0914"/>
    <w:rsid w:val="008B0B83"/>
    <w:rsid w:val="008B0F71"/>
    <w:rsid w:val="008B105E"/>
    <w:rsid w:val="008B1156"/>
    <w:rsid w:val="008B15A5"/>
    <w:rsid w:val="008B17E6"/>
    <w:rsid w:val="008B1A1C"/>
    <w:rsid w:val="008B1A1E"/>
    <w:rsid w:val="008B1C9D"/>
    <w:rsid w:val="008B1DB3"/>
    <w:rsid w:val="008B1F2C"/>
    <w:rsid w:val="008B27B9"/>
    <w:rsid w:val="008B2854"/>
    <w:rsid w:val="008B31AF"/>
    <w:rsid w:val="008B332F"/>
    <w:rsid w:val="008B3570"/>
    <w:rsid w:val="008B4069"/>
    <w:rsid w:val="008B4290"/>
    <w:rsid w:val="008B44DF"/>
    <w:rsid w:val="008B55D1"/>
    <w:rsid w:val="008B5983"/>
    <w:rsid w:val="008B5C4C"/>
    <w:rsid w:val="008B5DFA"/>
    <w:rsid w:val="008B61A9"/>
    <w:rsid w:val="008B663C"/>
    <w:rsid w:val="008B6756"/>
    <w:rsid w:val="008B68C1"/>
    <w:rsid w:val="008B6DA5"/>
    <w:rsid w:val="008B6DDD"/>
    <w:rsid w:val="008B70F0"/>
    <w:rsid w:val="008B720D"/>
    <w:rsid w:val="008B739B"/>
    <w:rsid w:val="008B73CA"/>
    <w:rsid w:val="008B76A1"/>
    <w:rsid w:val="008B76AA"/>
    <w:rsid w:val="008B7802"/>
    <w:rsid w:val="008B7813"/>
    <w:rsid w:val="008B7C59"/>
    <w:rsid w:val="008B7DC4"/>
    <w:rsid w:val="008B7F82"/>
    <w:rsid w:val="008B7FAC"/>
    <w:rsid w:val="008C0148"/>
    <w:rsid w:val="008C0798"/>
    <w:rsid w:val="008C0932"/>
    <w:rsid w:val="008C09FF"/>
    <w:rsid w:val="008C0FC1"/>
    <w:rsid w:val="008C11B8"/>
    <w:rsid w:val="008C138C"/>
    <w:rsid w:val="008C1A5D"/>
    <w:rsid w:val="008C1A82"/>
    <w:rsid w:val="008C228C"/>
    <w:rsid w:val="008C2501"/>
    <w:rsid w:val="008C25D9"/>
    <w:rsid w:val="008C2605"/>
    <w:rsid w:val="008C28C1"/>
    <w:rsid w:val="008C291E"/>
    <w:rsid w:val="008C2CAC"/>
    <w:rsid w:val="008C2DDF"/>
    <w:rsid w:val="008C2FD5"/>
    <w:rsid w:val="008C3525"/>
    <w:rsid w:val="008C393C"/>
    <w:rsid w:val="008C393E"/>
    <w:rsid w:val="008C39BF"/>
    <w:rsid w:val="008C3ABC"/>
    <w:rsid w:val="008C3CC9"/>
    <w:rsid w:val="008C3D32"/>
    <w:rsid w:val="008C43FC"/>
    <w:rsid w:val="008C47F6"/>
    <w:rsid w:val="008C48BA"/>
    <w:rsid w:val="008C48E9"/>
    <w:rsid w:val="008C4965"/>
    <w:rsid w:val="008C49C2"/>
    <w:rsid w:val="008C4A44"/>
    <w:rsid w:val="008C4E3C"/>
    <w:rsid w:val="008C4EDC"/>
    <w:rsid w:val="008C515C"/>
    <w:rsid w:val="008C5AD4"/>
    <w:rsid w:val="008C5BB2"/>
    <w:rsid w:val="008C5BB5"/>
    <w:rsid w:val="008C5F56"/>
    <w:rsid w:val="008C6170"/>
    <w:rsid w:val="008C6189"/>
    <w:rsid w:val="008C690B"/>
    <w:rsid w:val="008C6A69"/>
    <w:rsid w:val="008C6D61"/>
    <w:rsid w:val="008C6D98"/>
    <w:rsid w:val="008C6E4B"/>
    <w:rsid w:val="008C754E"/>
    <w:rsid w:val="008C789F"/>
    <w:rsid w:val="008C7AC0"/>
    <w:rsid w:val="008C7DC2"/>
    <w:rsid w:val="008D014A"/>
    <w:rsid w:val="008D045F"/>
    <w:rsid w:val="008D05A4"/>
    <w:rsid w:val="008D062D"/>
    <w:rsid w:val="008D0645"/>
    <w:rsid w:val="008D07DA"/>
    <w:rsid w:val="008D0A62"/>
    <w:rsid w:val="008D0BC1"/>
    <w:rsid w:val="008D0C46"/>
    <w:rsid w:val="008D1060"/>
    <w:rsid w:val="008D14AC"/>
    <w:rsid w:val="008D1856"/>
    <w:rsid w:val="008D1924"/>
    <w:rsid w:val="008D1AE9"/>
    <w:rsid w:val="008D1FEB"/>
    <w:rsid w:val="008D2267"/>
    <w:rsid w:val="008D22E7"/>
    <w:rsid w:val="008D23B6"/>
    <w:rsid w:val="008D23EE"/>
    <w:rsid w:val="008D2842"/>
    <w:rsid w:val="008D293A"/>
    <w:rsid w:val="008D2C20"/>
    <w:rsid w:val="008D2C5B"/>
    <w:rsid w:val="008D2E9C"/>
    <w:rsid w:val="008D30F0"/>
    <w:rsid w:val="008D327D"/>
    <w:rsid w:val="008D337A"/>
    <w:rsid w:val="008D33B7"/>
    <w:rsid w:val="008D341E"/>
    <w:rsid w:val="008D361E"/>
    <w:rsid w:val="008D368F"/>
    <w:rsid w:val="008D36D1"/>
    <w:rsid w:val="008D37F6"/>
    <w:rsid w:val="008D38F2"/>
    <w:rsid w:val="008D3C62"/>
    <w:rsid w:val="008D44B2"/>
    <w:rsid w:val="008D45B0"/>
    <w:rsid w:val="008D4659"/>
    <w:rsid w:val="008D4690"/>
    <w:rsid w:val="008D46BA"/>
    <w:rsid w:val="008D51A3"/>
    <w:rsid w:val="008D5229"/>
    <w:rsid w:val="008D52A2"/>
    <w:rsid w:val="008D5302"/>
    <w:rsid w:val="008D546C"/>
    <w:rsid w:val="008D5727"/>
    <w:rsid w:val="008D5F1D"/>
    <w:rsid w:val="008D6058"/>
    <w:rsid w:val="008D6113"/>
    <w:rsid w:val="008D6114"/>
    <w:rsid w:val="008D625B"/>
    <w:rsid w:val="008D6273"/>
    <w:rsid w:val="008D6542"/>
    <w:rsid w:val="008D6604"/>
    <w:rsid w:val="008D66E9"/>
    <w:rsid w:val="008D6A5F"/>
    <w:rsid w:val="008D6B71"/>
    <w:rsid w:val="008D6C1F"/>
    <w:rsid w:val="008D6D04"/>
    <w:rsid w:val="008D79A1"/>
    <w:rsid w:val="008E08B2"/>
    <w:rsid w:val="008E0A11"/>
    <w:rsid w:val="008E0B09"/>
    <w:rsid w:val="008E0D4B"/>
    <w:rsid w:val="008E0F1B"/>
    <w:rsid w:val="008E0F60"/>
    <w:rsid w:val="008E0F73"/>
    <w:rsid w:val="008E10E0"/>
    <w:rsid w:val="008E1139"/>
    <w:rsid w:val="008E113B"/>
    <w:rsid w:val="008E121C"/>
    <w:rsid w:val="008E12BA"/>
    <w:rsid w:val="008E13A3"/>
    <w:rsid w:val="008E1428"/>
    <w:rsid w:val="008E1566"/>
    <w:rsid w:val="008E1CB2"/>
    <w:rsid w:val="008E1E25"/>
    <w:rsid w:val="008E1EA3"/>
    <w:rsid w:val="008E2497"/>
    <w:rsid w:val="008E2677"/>
    <w:rsid w:val="008E279D"/>
    <w:rsid w:val="008E2A6D"/>
    <w:rsid w:val="008E2A99"/>
    <w:rsid w:val="008E2CB1"/>
    <w:rsid w:val="008E2F8C"/>
    <w:rsid w:val="008E3237"/>
    <w:rsid w:val="008E3291"/>
    <w:rsid w:val="008E339B"/>
    <w:rsid w:val="008E3562"/>
    <w:rsid w:val="008E35DA"/>
    <w:rsid w:val="008E374E"/>
    <w:rsid w:val="008E3A7A"/>
    <w:rsid w:val="008E4095"/>
    <w:rsid w:val="008E413C"/>
    <w:rsid w:val="008E421D"/>
    <w:rsid w:val="008E4339"/>
    <w:rsid w:val="008E441E"/>
    <w:rsid w:val="008E471E"/>
    <w:rsid w:val="008E4860"/>
    <w:rsid w:val="008E49EA"/>
    <w:rsid w:val="008E4BDA"/>
    <w:rsid w:val="008E4C0E"/>
    <w:rsid w:val="008E4CB7"/>
    <w:rsid w:val="008E4D47"/>
    <w:rsid w:val="008E4E08"/>
    <w:rsid w:val="008E5231"/>
    <w:rsid w:val="008E5347"/>
    <w:rsid w:val="008E543E"/>
    <w:rsid w:val="008E54E1"/>
    <w:rsid w:val="008E595D"/>
    <w:rsid w:val="008E5B38"/>
    <w:rsid w:val="008E5BCF"/>
    <w:rsid w:val="008E5C99"/>
    <w:rsid w:val="008E5D5D"/>
    <w:rsid w:val="008E5F3F"/>
    <w:rsid w:val="008E6314"/>
    <w:rsid w:val="008E65E5"/>
    <w:rsid w:val="008E694C"/>
    <w:rsid w:val="008E6C47"/>
    <w:rsid w:val="008E6E35"/>
    <w:rsid w:val="008E70A6"/>
    <w:rsid w:val="008E71D3"/>
    <w:rsid w:val="008E7338"/>
    <w:rsid w:val="008E75D0"/>
    <w:rsid w:val="008E78C0"/>
    <w:rsid w:val="008E79B1"/>
    <w:rsid w:val="008F0204"/>
    <w:rsid w:val="008F056B"/>
    <w:rsid w:val="008F0810"/>
    <w:rsid w:val="008F0A40"/>
    <w:rsid w:val="008F0A61"/>
    <w:rsid w:val="008F1088"/>
    <w:rsid w:val="008F11D8"/>
    <w:rsid w:val="008F1262"/>
    <w:rsid w:val="008F134D"/>
    <w:rsid w:val="008F1353"/>
    <w:rsid w:val="008F1565"/>
    <w:rsid w:val="008F156D"/>
    <w:rsid w:val="008F183B"/>
    <w:rsid w:val="008F1A1D"/>
    <w:rsid w:val="008F207D"/>
    <w:rsid w:val="008F2337"/>
    <w:rsid w:val="008F250B"/>
    <w:rsid w:val="008F2592"/>
    <w:rsid w:val="008F281C"/>
    <w:rsid w:val="008F2863"/>
    <w:rsid w:val="008F2B2A"/>
    <w:rsid w:val="008F2C4F"/>
    <w:rsid w:val="008F326D"/>
    <w:rsid w:val="008F37E2"/>
    <w:rsid w:val="008F393D"/>
    <w:rsid w:val="008F3C2F"/>
    <w:rsid w:val="008F3DA8"/>
    <w:rsid w:val="008F3EAF"/>
    <w:rsid w:val="008F40B6"/>
    <w:rsid w:val="008F434E"/>
    <w:rsid w:val="008F4463"/>
    <w:rsid w:val="008F49B8"/>
    <w:rsid w:val="008F4C04"/>
    <w:rsid w:val="008F52B0"/>
    <w:rsid w:val="008F52EE"/>
    <w:rsid w:val="008F5652"/>
    <w:rsid w:val="008F57DA"/>
    <w:rsid w:val="008F5D5A"/>
    <w:rsid w:val="008F5D67"/>
    <w:rsid w:val="008F5FF6"/>
    <w:rsid w:val="008F6391"/>
    <w:rsid w:val="008F6B23"/>
    <w:rsid w:val="008F6FEC"/>
    <w:rsid w:val="008F707B"/>
    <w:rsid w:val="008F7258"/>
    <w:rsid w:val="008F73E1"/>
    <w:rsid w:val="008F7EAB"/>
    <w:rsid w:val="008F7EDB"/>
    <w:rsid w:val="008F7EFC"/>
    <w:rsid w:val="008F7FF3"/>
    <w:rsid w:val="0090017D"/>
    <w:rsid w:val="009002B2"/>
    <w:rsid w:val="009003EC"/>
    <w:rsid w:val="00900462"/>
    <w:rsid w:val="00900A4D"/>
    <w:rsid w:val="00900A6B"/>
    <w:rsid w:val="00900B6E"/>
    <w:rsid w:val="00900BEF"/>
    <w:rsid w:val="00900C2D"/>
    <w:rsid w:val="00900C6E"/>
    <w:rsid w:val="009012E5"/>
    <w:rsid w:val="00901430"/>
    <w:rsid w:val="00901485"/>
    <w:rsid w:val="00901737"/>
    <w:rsid w:val="00901895"/>
    <w:rsid w:val="00901948"/>
    <w:rsid w:val="00901ACB"/>
    <w:rsid w:val="00901BBD"/>
    <w:rsid w:val="00901C60"/>
    <w:rsid w:val="00901E9C"/>
    <w:rsid w:val="009023E6"/>
    <w:rsid w:val="00902506"/>
    <w:rsid w:val="00902549"/>
    <w:rsid w:val="00902709"/>
    <w:rsid w:val="0090277B"/>
    <w:rsid w:val="009028A9"/>
    <w:rsid w:val="00902A13"/>
    <w:rsid w:val="00902BC1"/>
    <w:rsid w:val="00902CC6"/>
    <w:rsid w:val="00902ECE"/>
    <w:rsid w:val="00903200"/>
    <w:rsid w:val="009035DB"/>
    <w:rsid w:val="00903688"/>
    <w:rsid w:val="00903694"/>
    <w:rsid w:val="00903924"/>
    <w:rsid w:val="00903C88"/>
    <w:rsid w:val="00903CC7"/>
    <w:rsid w:val="00903D35"/>
    <w:rsid w:val="00903E63"/>
    <w:rsid w:val="00903F0E"/>
    <w:rsid w:val="00904078"/>
    <w:rsid w:val="009042B7"/>
    <w:rsid w:val="009047A7"/>
    <w:rsid w:val="009048F9"/>
    <w:rsid w:val="00904C25"/>
    <w:rsid w:val="00904CD2"/>
    <w:rsid w:val="00904D2B"/>
    <w:rsid w:val="00905493"/>
    <w:rsid w:val="00905A44"/>
    <w:rsid w:val="00905C32"/>
    <w:rsid w:val="00905C70"/>
    <w:rsid w:val="00905F0F"/>
    <w:rsid w:val="009060F8"/>
    <w:rsid w:val="009062F4"/>
    <w:rsid w:val="00906468"/>
    <w:rsid w:val="0090651D"/>
    <w:rsid w:val="009065AE"/>
    <w:rsid w:val="00906722"/>
    <w:rsid w:val="009067F7"/>
    <w:rsid w:val="0090699D"/>
    <w:rsid w:val="00906D00"/>
    <w:rsid w:val="00906D23"/>
    <w:rsid w:val="00906DCE"/>
    <w:rsid w:val="00907631"/>
    <w:rsid w:val="00907682"/>
    <w:rsid w:val="00907692"/>
    <w:rsid w:val="00907ABC"/>
    <w:rsid w:val="00910078"/>
    <w:rsid w:val="00910203"/>
    <w:rsid w:val="0091049B"/>
    <w:rsid w:val="0091052E"/>
    <w:rsid w:val="00910547"/>
    <w:rsid w:val="00910A43"/>
    <w:rsid w:val="00910BD8"/>
    <w:rsid w:val="00910F08"/>
    <w:rsid w:val="00910F9C"/>
    <w:rsid w:val="00911429"/>
    <w:rsid w:val="009114F6"/>
    <w:rsid w:val="00911618"/>
    <w:rsid w:val="00911A78"/>
    <w:rsid w:val="00911AE9"/>
    <w:rsid w:val="00911EA1"/>
    <w:rsid w:val="00912035"/>
    <w:rsid w:val="00912972"/>
    <w:rsid w:val="009129AD"/>
    <w:rsid w:val="00912C7F"/>
    <w:rsid w:val="00912E93"/>
    <w:rsid w:val="00912F4B"/>
    <w:rsid w:val="0091324B"/>
    <w:rsid w:val="00913351"/>
    <w:rsid w:val="009134F8"/>
    <w:rsid w:val="00913562"/>
    <w:rsid w:val="00913599"/>
    <w:rsid w:val="0091364D"/>
    <w:rsid w:val="009139F1"/>
    <w:rsid w:val="00913A1F"/>
    <w:rsid w:val="00913FBB"/>
    <w:rsid w:val="009140A8"/>
    <w:rsid w:val="0091414E"/>
    <w:rsid w:val="00914305"/>
    <w:rsid w:val="0091434E"/>
    <w:rsid w:val="00914882"/>
    <w:rsid w:val="00914FF4"/>
    <w:rsid w:val="00915381"/>
    <w:rsid w:val="0091540B"/>
    <w:rsid w:val="00915658"/>
    <w:rsid w:val="009157F0"/>
    <w:rsid w:val="00915985"/>
    <w:rsid w:val="00915E28"/>
    <w:rsid w:val="00916080"/>
    <w:rsid w:val="00916143"/>
    <w:rsid w:val="009164FA"/>
    <w:rsid w:val="00916732"/>
    <w:rsid w:val="009167A5"/>
    <w:rsid w:val="0091688E"/>
    <w:rsid w:val="00916984"/>
    <w:rsid w:val="00916C75"/>
    <w:rsid w:val="00916DC3"/>
    <w:rsid w:val="00917C06"/>
    <w:rsid w:val="00917E31"/>
    <w:rsid w:val="009201DE"/>
    <w:rsid w:val="009205E1"/>
    <w:rsid w:val="00920803"/>
    <w:rsid w:val="00920A00"/>
    <w:rsid w:val="00920A02"/>
    <w:rsid w:val="00920A49"/>
    <w:rsid w:val="00920AC1"/>
    <w:rsid w:val="009210B7"/>
    <w:rsid w:val="00921531"/>
    <w:rsid w:val="0092159F"/>
    <w:rsid w:val="0092160F"/>
    <w:rsid w:val="00921782"/>
    <w:rsid w:val="00921806"/>
    <w:rsid w:val="00921AB3"/>
    <w:rsid w:val="00921ACA"/>
    <w:rsid w:val="0092207E"/>
    <w:rsid w:val="0092208E"/>
    <w:rsid w:val="00922228"/>
    <w:rsid w:val="00922330"/>
    <w:rsid w:val="009223D1"/>
    <w:rsid w:val="0092254F"/>
    <w:rsid w:val="0092257D"/>
    <w:rsid w:val="00922773"/>
    <w:rsid w:val="00922FFA"/>
    <w:rsid w:val="0092324F"/>
    <w:rsid w:val="00923257"/>
    <w:rsid w:val="0092334F"/>
    <w:rsid w:val="00923867"/>
    <w:rsid w:val="00923AB0"/>
    <w:rsid w:val="00923BAA"/>
    <w:rsid w:val="00923D6B"/>
    <w:rsid w:val="00923FFD"/>
    <w:rsid w:val="0092432F"/>
    <w:rsid w:val="0092449A"/>
    <w:rsid w:val="009247A6"/>
    <w:rsid w:val="00924CD6"/>
    <w:rsid w:val="00924F8C"/>
    <w:rsid w:val="00924FA9"/>
    <w:rsid w:val="009253AB"/>
    <w:rsid w:val="009256EE"/>
    <w:rsid w:val="00925726"/>
    <w:rsid w:val="009258E7"/>
    <w:rsid w:val="00925E1E"/>
    <w:rsid w:val="00925FD1"/>
    <w:rsid w:val="00926002"/>
    <w:rsid w:val="00926426"/>
    <w:rsid w:val="00926BB7"/>
    <w:rsid w:val="00926D00"/>
    <w:rsid w:val="00926DDA"/>
    <w:rsid w:val="0092740B"/>
    <w:rsid w:val="009274B5"/>
    <w:rsid w:val="00927648"/>
    <w:rsid w:val="00927957"/>
    <w:rsid w:val="009279BE"/>
    <w:rsid w:val="009279DD"/>
    <w:rsid w:val="00927A98"/>
    <w:rsid w:val="00930043"/>
    <w:rsid w:val="00930647"/>
    <w:rsid w:val="00930C24"/>
    <w:rsid w:val="009310EB"/>
    <w:rsid w:val="0093112A"/>
    <w:rsid w:val="00931594"/>
    <w:rsid w:val="00931D37"/>
    <w:rsid w:val="00931D47"/>
    <w:rsid w:val="0093204E"/>
    <w:rsid w:val="00932248"/>
    <w:rsid w:val="009323A3"/>
    <w:rsid w:val="009324D3"/>
    <w:rsid w:val="00932832"/>
    <w:rsid w:val="00932D9E"/>
    <w:rsid w:val="00932E8B"/>
    <w:rsid w:val="00933030"/>
    <w:rsid w:val="00933535"/>
    <w:rsid w:val="00933746"/>
    <w:rsid w:val="00933BBF"/>
    <w:rsid w:val="00933C20"/>
    <w:rsid w:val="00933C97"/>
    <w:rsid w:val="00933D3A"/>
    <w:rsid w:val="00933DD3"/>
    <w:rsid w:val="00933F32"/>
    <w:rsid w:val="00934061"/>
    <w:rsid w:val="009341DD"/>
    <w:rsid w:val="0093430B"/>
    <w:rsid w:val="00934474"/>
    <w:rsid w:val="00934593"/>
    <w:rsid w:val="0093473B"/>
    <w:rsid w:val="00934862"/>
    <w:rsid w:val="009349E6"/>
    <w:rsid w:val="00934B7B"/>
    <w:rsid w:val="00934DA9"/>
    <w:rsid w:val="00934DB5"/>
    <w:rsid w:val="0093562D"/>
    <w:rsid w:val="009357AC"/>
    <w:rsid w:val="00935991"/>
    <w:rsid w:val="00936572"/>
    <w:rsid w:val="00936770"/>
    <w:rsid w:val="00936793"/>
    <w:rsid w:val="00936944"/>
    <w:rsid w:val="00936AB0"/>
    <w:rsid w:val="00937365"/>
    <w:rsid w:val="00937631"/>
    <w:rsid w:val="00937871"/>
    <w:rsid w:val="00937A04"/>
    <w:rsid w:val="009402DF"/>
    <w:rsid w:val="009403E0"/>
    <w:rsid w:val="009407FF"/>
    <w:rsid w:val="009409F1"/>
    <w:rsid w:val="00940B4F"/>
    <w:rsid w:val="00941062"/>
    <w:rsid w:val="009414AD"/>
    <w:rsid w:val="009414E1"/>
    <w:rsid w:val="009416FA"/>
    <w:rsid w:val="00941AF5"/>
    <w:rsid w:val="00941EA2"/>
    <w:rsid w:val="00942483"/>
    <w:rsid w:val="009424FB"/>
    <w:rsid w:val="00942762"/>
    <w:rsid w:val="009429E8"/>
    <w:rsid w:val="00942D24"/>
    <w:rsid w:val="00942D7B"/>
    <w:rsid w:val="00942F60"/>
    <w:rsid w:val="0094314A"/>
    <w:rsid w:val="009434DE"/>
    <w:rsid w:val="00943577"/>
    <w:rsid w:val="009436AB"/>
    <w:rsid w:val="00943E18"/>
    <w:rsid w:val="00943F14"/>
    <w:rsid w:val="00944691"/>
    <w:rsid w:val="00944733"/>
    <w:rsid w:val="00944968"/>
    <w:rsid w:val="0094500D"/>
    <w:rsid w:val="00945356"/>
    <w:rsid w:val="00945441"/>
    <w:rsid w:val="009456C6"/>
    <w:rsid w:val="00945819"/>
    <w:rsid w:val="00945C4B"/>
    <w:rsid w:val="00945C63"/>
    <w:rsid w:val="00945D9D"/>
    <w:rsid w:val="00945ED5"/>
    <w:rsid w:val="00946430"/>
    <w:rsid w:val="009464BB"/>
    <w:rsid w:val="009465D0"/>
    <w:rsid w:val="009465E5"/>
    <w:rsid w:val="009465EF"/>
    <w:rsid w:val="00946913"/>
    <w:rsid w:val="00946E1F"/>
    <w:rsid w:val="00947003"/>
    <w:rsid w:val="0094711B"/>
    <w:rsid w:val="00947146"/>
    <w:rsid w:val="00947200"/>
    <w:rsid w:val="00947204"/>
    <w:rsid w:val="0094741A"/>
    <w:rsid w:val="00947660"/>
    <w:rsid w:val="00947689"/>
    <w:rsid w:val="0094773A"/>
    <w:rsid w:val="00947AEC"/>
    <w:rsid w:val="00947C71"/>
    <w:rsid w:val="00947D72"/>
    <w:rsid w:val="00950077"/>
    <w:rsid w:val="00950323"/>
    <w:rsid w:val="009505B4"/>
    <w:rsid w:val="00950654"/>
    <w:rsid w:val="0095067A"/>
    <w:rsid w:val="0095070E"/>
    <w:rsid w:val="0095078F"/>
    <w:rsid w:val="00950A87"/>
    <w:rsid w:val="00950EE5"/>
    <w:rsid w:val="00951497"/>
    <w:rsid w:val="009519DD"/>
    <w:rsid w:val="00951F43"/>
    <w:rsid w:val="0095238D"/>
    <w:rsid w:val="009524A6"/>
    <w:rsid w:val="009528C7"/>
    <w:rsid w:val="0095290B"/>
    <w:rsid w:val="009529E4"/>
    <w:rsid w:val="00952AFE"/>
    <w:rsid w:val="00952B4E"/>
    <w:rsid w:val="00952CAC"/>
    <w:rsid w:val="0095301C"/>
    <w:rsid w:val="00953035"/>
    <w:rsid w:val="009530E8"/>
    <w:rsid w:val="0095333D"/>
    <w:rsid w:val="00953364"/>
    <w:rsid w:val="0095347D"/>
    <w:rsid w:val="00953651"/>
    <w:rsid w:val="0095394B"/>
    <w:rsid w:val="00953A6D"/>
    <w:rsid w:val="00953C4E"/>
    <w:rsid w:val="00953CC8"/>
    <w:rsid w:val="00953CFE"/>
    <w:rsid w:val="00953E07"/>
    <w:rsid w:val="009543CD"/>
    <w:rsid w:val="00954561"/>
    <w:rsid w:val="0095457D"/>
    <w:rsid w:val="0095466D"/>
    <w:rsid w:val="009547F6"/>
    <w:rsid w:val="00954DF4"/>
    <w:rsid w:val="00954F8B"/>
    <w:rsid w:val="009552FC"/>
    <w:rsid w:val="009554BA"/>
    <w:rsid w:val="0095562D"/>
    <w:rsid w:val="00955B01"/>
    <w:rsid w:val="00955E7E"/>
    <w:rsid w:val="00956023"/>
    <w:rsid w:val="00956378"/>
    <w:rsid w:val="009564E8"/>
    <w:rsid w:val="009564EE"/>
    <w:rsid w:val="00956830"/>
    <w:rsid w:val="00956D2D"/>
    <w:rsid w:val="00956DE6"/>
    <w:rsid w:val="0095737B"/>
    <w:rsid w:val="009575F6"/>
    <w:rsid w:val="00957619"/>
    <w:rsid w:val="009576BF"/>
    <w:rsid w:val="00957A19"/>
    <w:rsid w:val="00957A64"/>
    <w:rsid w:val="00957B80"/>
    <w:rsid w:val="00957B9E"/>
    <w:rsid w:val="00957D4E"/>
    <w:rsid w:val="00957E5A"/>
    <w:rsid w:val="00957FD4"/>
    <w:rsid w:val="0096029D"/>
    <w:rsid w:val="0096040D"/>
    <w:rsid w:val="0096041C"/>
    <w:rsid w:val="009608E5"/>
    <w:rsid w:val="00960A8A"/>
    <w:rsid w:val="00960CB9"/>
    <w:rsid w:val="00960D7B"/>
    <w:rsid w:val="0096110B"/>
    <w:rsid w:val="0096166D"/>
    <w:rsid w:val="00961A48"/>
    <w:rsid w:val="009626AC"/>
    <w:rsid w:val="009626D9"/>
    <w:rsid w:val="00962CCB"/>
    <w:rsid w:val="009631BF"/>
    <w:rsid w:val="009631D7"/>
    <w:rsid w:val="009632E9"/>
    <w:rsid w:val="009638C8"/>
    <w:rsid w:val="00963F9B"/>
    <w:rsid w:val="00964010"/>
    <w:rsid w:val="00964529"/>
    <w:rsid w:val="00964AC0"/>
    <w:rsid w:val="00964ADD"/>
    <w:rsid w:val="00964CA9"/>
    <w:rsid w:val="00965070"/>
    <w:rsid w:val="00965118"/>
    <w:rsid w:val="00965153"/>
    <w:rsid w:val="0096523A"/>
    <w:rsid w:val="009654C2"/>
    <w:rsid w:val="009658F9"/>
    <w:rsid w:val="00965A6F"/>
    <w:rsid w:val="00965FB5"/>
    <w:rsid w:val="009660E3"/>
    <w:rsid w:val="00966179"/>
    <w:rsid w:val="0096640E"/>
    <w:rsid w:val="00966752"/>
    <w:rsid w:val="0096679A"/>
    <w:rsid w:val="00966FCB"/>
    <w:rsid w:val="00967C99"/>
    <w:rsid w:val="00967E11"/>
    <w:rsid w:val="0097048E"/>
    <w:rsid w:val="00970692"/>
    <w:rsid w:val="00970795"/>
    <w:rsid w:val="0097079B"/>
    <w:rsid w:val="0097080D"/>
    <w:rsid w:val="00970A54"/>
    <w:rsid w:val="00970A78"/>
    <w:rsid w:val="00970A84"/>
    <w:rsid w:val="00970B5A"/>
    <w:rsid w:val="00970C06"/>
    <w:rsid w:val="00970D0C"/>
    <w:rsid w:val="00970FAB"/>
    <w:rsid w:val="00971385"/>
    <w:rsid w:val="00971624"/>
    <w:rsid w:val="009717A4"/>
    <w:rsid w:val="009717DB"/>
    <w:rsid w:val="00971A2E"/>
    <w:rsid w:val="009724F5"/>
    <w:rsid w:val="0097255E"/>
    <w:rsid w:val="009726FA"/>
    <w:rsid w:val="0097287A"/>
    <w:rsid w:val="00972B4C"/>
    <w:rsid w:val="00972D82"/>
    <w:rsid w:val="00973511"/>
    <w:rsid w:val="009736F0"/>
    <w:rsid w:val="00973BA2"/>
    <w:rsid w:val="009740A9"/>
    <w:rsid w:val="00974207"/>
    <w:rsid w:val="00974240"/>
    <w:rsid w:val="009743EF"/>
    <w:rsid w:val="00974B43"/>
    <w:rsid w:val="00974D15"/>
    <w:rsid w:val="009751E5"/>
    <w:rsid w:val="00975684"/>
    <w:rsid w:val="009758AF"/>
    <w:rsid w:val="009758FB"/>
    <w:rsid w:val="009759E0"/>
    <w:rsid w:val="00975C3A"/>
    <w:rsid w:val="00975CBD"/>
    <w:rsid w:val="00975D27"/>
    <w:rsid w:val="00975F08"/>
    <w:rsid w:val="009760AF"/>
    <w:rsid w:val="009761B7"/>
    <w:rsid w:val="00976248"/>
    <w:rsid w:val="009763C4"/>
    <w:rsid w:val="0097653D"/>
    <w:rsid w:val="009768D1"/>
    <w:rsid w:val="009769D9"/>
    <w:rsid w:val="00976E31"/>
    <w:rsid w:val="00976EB2"/>
    <w:rsid w:val="00977419"/>
    <w:rsid w:val="0097751B"/>
    <w:rsid w:val="009778AD"/>
    <w:rsid w:val="00977C46"/>
    <w:rsid w:val="00977CAF"/>
    <w:rsid w:val="00977CBE"/>
    <w:rsid w:val="00977F03"/>
    <w:rsid w:val="00977FBD"/>
    <w:rsid w:val="0098058C"/>
    <w:rsid w:val="009808D6"/>
    <w:rsid w:val="00980999"/>
    <w:rsid w:val="00980A7B"/>
    <w:rsid w:val="00980C36"/>
    <w:rsid w:val="009811CD"/>
    <w:rsid w:val="009816D6"/>
    <w:rsid w:val="00981858"/>
    <w:rsid w:val="009819A8"/>
    <w:rsid w:val="00981D49"/>
    <w:rsid w:val="00981D4E"/>
    <w:rsid w:val="00981E6F"/>
    <w:rsid w:val="009820FB"/>
    <w:rsid w:val="009821B3"/>
    <w:rsid w:val="00982743"/>
    <w:rsid w:val="00982CAD"/>
    <w:rsid w:val="00982E41"/>
    <w:rsid w:val="00982ED5"/>
    <w:rsid w:val="009832F9"/>
    <w:rsid w:val="009839FE"/>
    <w:rsid w:val="00983AA5"/>
    <w:rsid w:val="00983B43"/>
    <w:rsid w:val="00983EB3"/>
    <w:rsid w:val="00983F17"/>
    <w:rsid w:val="009845C6"/>
    <w:rsid w:val="009848EB"/>
    <w:rsid w:val="00984ADD"/>
    <w:rsid w:val="00984E37"/>
    <w:rsid w:val="00985240"/>
    <w:rsid w:val="00985748"/>
    <w:rsid w:val="0098579F"/>
    <w:rsid w:val="009858CB"/>
    <w:rsid w:val="00985E69"/>
    <w:rsid w:val="00985F6F"/>
    <w:rsid w:val="009861BD"/>
    <w:rsid w:val="00986213"/>
    <w:rsid w:val="009862D1"/>
    <w:rsid w:val="009864FD"/>
    <w:rsid w:val="0098659A"/>
    <w:rsid w:val="009869BB"/>
    <w:rsid w:val="009869C2"/>
    <w:rsid w:val="00986D3E"/>
    <w:rsid w:val="00986FFA"/>
    <w:rsid w:val="00987602"/>
    <w:rsid w:val="00987759"/>
    <w:rsid w:val="00987ADC"/>
    <w:rsid w:val="00987B17"/>
    <w:rsid w:val="0099063A"/>
    <w:rsid w:val="009908B3"/>
    <w:rsid w:val="009908EC"/>
    <w:rsid w:val="00990B88"/>
    <w:rsid w:val="00990C2F"/>
    <w:rsid w:val="00990EB2"/>
    <w:rsid w:val="00990F61"/>
    <w:rsid w:val="009911D2"/>
    <w:rsid w:val="009912CB"/>
    <w:rsid w:val="009912CE"/>
    <w:rsid w:val="00991311"/>
    <w:rsid w:val="0099134F"/>
    <w:rsid w:val="00991522"/>
    <w:rsid w:val="00991882"/>
    <w:rsid w:val="0099196E"/>
    <w:rsid w:val="00991A21"/>
    <w:rsid w:val="00991C97"/>
    <w:rsid w:val="00991CBB"/>
    <w:rsid w:val="00992125"/>
    <w:rsid w:val="00992187"/>
    <w:rsid w:val="009921DB"/>
    <w:rsid w:val="0099266E"/>
    <w:rsid w:val="00992880"/>
    <w:rsid w:val="0099295C"/>
    <w:rsid w:val="009929E3"/>
    <w:rsid w:val="00992A73"/>
    <w:rsid w:val="00992AC1"/>
    <w:rsid w:val="00992AE0"/>
    <w:rsid w:val="00992BD0"/>
    <w:rsid w:val="00992C53"/>
    <w:rsid w:val="00993272"/>
    <w:rsid w:val="00993328"/>
    <w:rsid w:val="0099350A"/>
    <w:rsid w:val="00993574"/>
    <w:rsid w:val="009936A9"/>
    <w:rsid w:val="009937B5"/>
    <w:rsid w:val="00993A8D"/>
    <w:rsid w:val="00994146"/>
    <w:rsid w:val="009941A6"/>
    <w:rsid w:val="009945A6"/>
    <w:rsid w:val="0099484C"/>
    <w:rsid w:val="009949F5"/>
    <w:rsid w:val="00994A08"/>
    <w:rsid w:val="00994C00"/>
    <w:rsid w:val="00994FBA"/>
    <w:rsid w:val="00994FE5"/>
    <w:rsid w:val="009957F3"/>
    <w:rsid w:val="0099597E"/>
    <w:rsid w:val="00995A52"/>
    <w:rsid w:val="00995B2B"/>
    <w:rsid w:val="00995BF2"/>
    <w:rsid w:val="00995D92"/>
    <w:rsid w:val="00995F45"/>
    <w:rsid w:val="00995F52"/>
    <w:rsid w:val="00996212"/>
    <w:rsid w:val="0099626C"/>
    <w:rsid w:val="00996399"/>
    <w:rsid w:val="00996436"/>
    <w:rsid w:val="00996522"/>
    <w:rsid w:val="0099678D"/>
    <w:rsid w:val="009967A1"/>
    <w:rsid w:val="00996835"/>
    <w:rsid w:val="00996BE9"/>
    <w:rsid w:val="00996CC5"/>
    <w:rsid w:val="00996EA3"/>
    <w:rsid w:val="00997022"/>
    <w:rsid w:val="00997057"/>
    <w:rsid w:val="009973CC"/>
    <w:rsid w:val="009973EB"/>
    <w:rsid w:val="0099744E"/>
    <w:rsid w:val="009975EE"/>
    <w:rsid w:val="00997673"/>
    <w:rsid w:val="00997702"/>
    <w:rsid w:val="009979AA"/>
    <w:rsid w:val="00997B20"/>
    <w:rsid w:val="00997B34"/>
    <w:rsid w:val="00997B59"/>
    <w:rsid w:val="00997ECD"/>
    <w:rsid w:val="009A0152"/>
    <w:rsid w:val="009A030A"/>
    <w:rsid w:val="009A0331"/>
    <w:rsid w:val="009A053A"/>
    <w:rsid w:val="009A0736"/>
    <w:rsid w:val="009A09C0"/>
    <w:rsid w:val="009A0AD3"/>
    <w:rsid w:val="009A0E32"/>
    <w:rsid w:val="009A0E93"/>
    <w:rsid w:val="009A0EB0"/>
    <w:rsid w:val="009A0F43"/>
    <w:rsid w:val="009A1061"/>
    <w:rsid w:val="009A126D"/>
    <w:rsid w:val="009A144C"/>
    <w:rsid w:val="009A14B6"/>
    <w:rsid w:val="009A1666"/>
    <w:rsid w:val="009A1959"/>
    <w:rsid w:val="009A1D96"/>
    <w:rsid w:val="009A2163"/>
    <w:rsid w:val="009A21F1"/>
    <w:rsid w:val="009A21F9"/>
    <w:rsid w:val="009A23B6"/>
    <w:rsid w:val="009A245B"/>
    <w:rsid w:val="009A25DC"/>
    <w:rsid w:val="009A26C5"/>
    <w:rsid w:val="009A283C"/>
    <w:rsid w:val="009A29BD"/>
    <w:rsid w:val="009A2C0D"/>
    <w:rsid w:val="009A2C53"/>
    <w:rsid w:val="009A2CD6"/>
    <w:rsid w:val="009A2FEB"/>
    <w:rsid w:val="009A358C"/>
    <w:rsid w:val="009A3F6D"/>
    <w:rsid w:val="009A4198"/>
    <w:rsid w:val="009A479C"/>
    <w:rsid w:val="009A4934"/>
    <w:rsid w:val="009A4935"/>
    <w:rsid w:val="009A49F2"/>
    <w:rsid w:val="009A4A79"/>
    <w:rsid w:val="009A4D58"/>
    <w:rsid w:val="009A4D5E"/>
    <w:rsid w:val="009A4D95"/>
    <w:rsid w:val="009A4FE2"/>
    <w:rsid w:val="009A5103"/>
    <w:rsid w:val="009A5268"/>
    <w:rsid w:val="009A528E"/>
    <w:rsid w:val="009A52C6"/>
    <w:rsid w:val="009A5361"/>
    <w:rsid w:val="009A5526"/>
    <w:rsid w:val="009A5744"/>
    <w:rsid w:val="009A58DC"/>
    <w:rsid w:val="009A5B3B"/>
    <w:rsid w:val="009A5C5D"/>
    <w:rsid w:val="009A5D40"/>
    <w:rsid w:val="009A5DC4"/>
    <w:rsid w:val="009A5F1D"/>
    <w:rsid w:val="009A5F97"/>
    <w:rsid w:val="009A621C"/>
    <w:rsid w:val="009A66EA"/>
    <w:rsid w:val="009A6704"/>
    <w:rsid w:val="009A6CC7"/>
    <w:rsid w:val="009A6CF2"/>
    <w:rsid w:val="009A6F8A"/>
    <w:rsid w:val="009A6FB9"/>
    <w:rsid w:val="009A7160"/>
    <w:rsid w:val="009A739D"/>
    <w:rsid w:val="009A73B1"/>
    <w:rsid w:val="009A76E1"/>
    <w:rsid w:val="009A788B"/>
    <w:rsid w:val="009A7CB2"/>
    <w:rsid w:val="009A7E20"/>
    <w:rsid w:val="009B04B2"/>
    <w:rsid w:val="009B0547"/>
    <w:rsid w:val="009B0960"/>
    <w:rsid w:val="009B1133"/>
    <w:rsid w:val="009B1161"/>
    <w:rsid w:val="009B197B"/>
    <w:rsid w:val="009B19D7"/>
    <w:rsid w:val="009B1A6C"/>
    <w:rsid w:val="009B1B6C"/>
    <w:rsid w:val="009B1C53"/>
    <w:rsid w:val="009B27AD"/>
    <w:rsid w:val="009B27EF"/>
    <w:rsid w:val="009B2A45"/>
    <w:rsid w:val="009B309E"/>
    <w:rsid w:val="009B31A2"/>
    <w:rsid w:val="009B324F"/>
    <w:rsid w:val="009B3373"/>
    <w:rsid w:val="009B3677"/>
    <w:rsid w:val="009B3F7E"/>
    <w:rsid w:val="009B40E3"/>
    <w:rsid w:val="009B4132"/>
    <w:rsid w:val="009B47B7"/>
    <w:rsid w:val="009B483B"/>
    <w:rsid w:val="009B4849"/>
    <w:rsid w:val="009B52C3"/>
    <w:rsid w:val="009B5332"/>
    <w:rsid w:val="009B5463"/>
    <w:rsid w:val="009B549E"/>
    <w:rsid w:val="009B588B"/>
    <w:rsid w:val="009B5AD1"/>
    <w:rsid w:val="009B5CC5"/>
    <w:rsid w:val="009B5DAF"/>
    <w:rsid w:val="009B6352"/>
    <w:rsid w:val="009B6851"/>
    <w:rsid w:val="009B688C"/>
    <w:rsid w:val="009B688E"/>
    <w:rsid w:val="009B6962"/>
    <w:rsid w:val="009B69DC"/>
    <w:rsid w:val="009B6C2E"/>
    <w:rsid w:val="009B6E65"/>
    <w:rsid w:val="009B7215"/>
    <w:rsid w:val="009B7366"/>
    <w:rsid w:val="009B75A3"/>
    <w:rsid w:val="009B7739"/>
    <w:rsid w:val="009B7989"/>
    <w:rsid w:val="009C028D"/>
    <w:rsid w:val="009C0428"/>
    <w:rsid w:val="009C045B"/>
    <w:rsid w:val="009C045E"/>
    <w:rsid w:val="009C0D87"/>
    <w:rsid w:val="009C0F3D"/>
    <w:rsid w:val="009C10DD"/>
    <w:rsid w:val="009C10EB"/>
    <w:rsid w:val="009C1140"/>
    <w:rsid w:val="009C1423"/>
    <w:rsid w:val="009C17B2"/>
    <w:rsid w:val="009C1941"/>
    <w:rsid w:val="009C19BF"/>
    <w:rsid w:val="009C1F7C"/>
    <w:rsid w:val="009C2098"/>
    <w:rsid w:val="009C2162"/>
    <w:rsid w:val="009C2351"/>
    <w:rsid w:val="009C2354"/>
    <w:rsid w:val="009C23F1"/>
    <w:rsid w:val="009C2492"/>
    <w:rsid w:val="009C257E"/>
    <w:rsid w:val="009C2827"/>
    <w:rsid w:val="009C29B7"/>
    <w:rsid w:val="009C2FBF"/>
    <w:rsid w:val="009C3244"/>
    <w:rsid w:val="009C37AF"/>
    <w:rsid w:val="009C381C"/>
    <w:rsid w:val="009C3846"/>
    <w:rsid w:val="009C3B76"/>
    <w:rsid w:val="009C3C94"/>
    <w:rsid w:val="009C48C7"/>
    <w:rsid w:val="009C4978"/>
    <w:rsid w:val="009C49A0"/>
    <w:rsid w:val="009C4AD2"/>
    <w:rsid w:val="009C4D47"/>
    <w:rsid w:val="009C4EE4"/>
    <w:rsid w:val="009C5151"/>
    <w:rsid w:val="009C5288"/>
    <w:rsid w:val="009C5879"/>
    <w:rsid w:val="009C58BD"/>
    <w:rsid w:val="009C5B60"/>
    <w:rsid w:val="009C5C29"/>
    <w:rsid w:val="009C5C3B"/>
    <w:rsid w:val="009C5CE9"/>
    <w:rsid w:val="009C5D24"/>
    <w:rsid w:val="009C5D78"/>
    <w:rsid w:val="009C5EF5"/>
    <w:rsid w:val="009C6387"/>
    <w:rsid w:val="009C66F3"/>
    <w:rsid w:val="009C6749"/>
    <w:rsid w:val="009C6804"/>
    <w:rsid w:val="009C6EEE"/>
    <w:rsid w:val="009C6EF2"/>
    <w:rsid w:val="009C724D"/>
    <w:rsid w:val="009C7393"/>
    <w:rsid w:val="009C78A7"/>
    <w:rsid w:val="009C79FE"/>
    <w:rsid w:val="009C7EA5"/>
    <w:rsid w:val="009D0328"/>
    <w:rsid w:val="009D0A31"/>
    <w:rsid w:val="009D0EDE"/>
    <w:rsid w:val="009D1067"/>
    <w:rsid w:val="009D1094"/>
    <w:rsid w:val="009D1453"/>
    <w:rsid w:val="009D14CD"/>
    <w:rsid w:val="009D168D"/>
    <w:rsid w:val="009D17CB"/>
    <w:rsid w:val="009D1810"/>
    <w:rsid w:val="009D196B"/>
    <w:rsid w:val="009D19B0"/>
    <w:rsid w:val="009D19E8"/>
    <w:rsid w:val="009D19F3"/>
    <w:rsid w:val="009D1C69"/>
    <w:rsid w:val="009D1CA8"/>
    <w:rsid w:val="009D1D14"/>
    <w:rsid w:val="009D2065"/>
    <w:rsid w:val="009D21DA"/>
    <w:rsid w:val="009D2263"/>
    <w:rsid w:val="009D23B2"/>
    <w:rsid w:val="009D2535"/>
    <w:rsid w:val="009D2695"/>
    <w:rsid w:val="009D26E1"/>
    <w:rsid w:val="009D29B3"/>
    <w:rsid w:val="009D29D1"/>
    <w:rsid w:val="009D2D7F"/>
    <w:rsid w:val="009D2D92"/>
    <w:rsid w:val="009D332B"/>
    <w:rsid w:val="009D352F"/>
    <w:rsid w:val="009D3989"/>
    <w:rsid w:val="009D39C7"/>
    <w:rsid w:val="009D3A56"/>
    <w:rsid w:val="009D3EF2"/>
    <w:rsid w:val="009D4071"/>
    <w:rsid w:val="009D4720"/>
    <w:rsid w:val="009D475D"/>
    <w:rsid w:val="009D485C"/>
    <w:rsid w:val="009D490F"/>
    <w:rsid w:val="009D4B70"/>
    <w:rsid w:val="009D4F60"/>
    <w:rsid w:val="009D531C"/>
    <w:rsid w:val="009D53E7"/>
    <w:rsid w:val="009D56C8"/>
    <w:rsid w:val="009D5A61"/>
    <w:rsid w:val="009D5F44"/>
    <w:rsid w:val="009D6004"/>
    <w:rsid w:val="009D60CB"/>
    <w:rsid w:val="009D670B"/>
    <w:rsid w:val="009D681C"/>
    <w:rsid w:val="009D6B61"/>
    <w:rsid w:val="009D6B81"/>
    <w:rsid w:val="009D7151"/>
    <w:rsid w:val="009D7656"/>
    <w:rsid w:val="009D77F4"/>
    <w:rsid w:val="009D7C5C"/>
    <w:rsid w:val="009D7D42"/>
    <w:rsid w:val="009D7E43"/>
    <w:rsid w:val="009E018B"/>
    <w:rsid w:val="009E0206"/>
    <w:rsid w:val="009E04AA"/>
    <w:rsid w:val="009E04BC"/>
    <w:rsid w:val="009E05E5"/>
    <w:rsid w:val="009E07B3"/>
    <w:rsid w:val="009E0A2A"/>
    <w:rsid w:val="009E0BD7"/>
    <w:rsid w:val="009E0CA0"/>
    <w:rsid w:val="009E11EA"/>
    <w:rsid w:val="009E1A07"/>
    <w:rsid w:val="009E1BAF"/>
    <w:rsid w:val="009E1D0E"/>
    <w:rsid w:val="009E2197"/>
    <w:rsid w:val="009E2207"/>
    <w:rsid w:val="009E2213"/>
    <w:rsid w:val="009E25C4"/>
    <w:rsid w:val="009E29AE"/>
    <w:rsid w:val="009E2E14"/>
    <w:rsid w:val="009E312D"/>
    <w:rsid w:val="009E3311"/>
    <w:rsid w:val="009E3316"/>
    <w:rsid w:val="009E3587"/>
    <w:rsid w:val="009E36F8"/>
    <w:rsid w:val="009E3B98"/>
    <w:rsid w:val="009E3EB1"/>
    <w:rsid w:val="009E3F2A"/>
    <w:rsid w:val="009E4280"/>
    <w:rsid w:val="009E42C3"/>
    <w:rsid w:val="009E471B"/>
    <w:rsid w:val="009E47C2"/>
    <w:rsid w:val="009E4816"/>
    <w:rsid w:val="009E4B1B"/>
    <w:rsid w:val="009E4C66"/>
    <w:rsid w:val="009E4EB5"/>
    <w:rsid w:val="009E4FF1"/>
    <w:rsid w:val="009E5168"/>
    <w:rsid w:val="009E552A"/>
    <w:rsid w:val="009E58F3"/>
    <w:rsid w:val="009E5C34"/>
    <w:rsid w:val="009E5D36"/>
    <w:rsid w:val="009E5EEB"/>
    <w:rsid w:val="009E6028"/>
    <w:rsid w:val="009E6331"/>
    <w:rsid w:val="009E667B"/>
    <w:rsid w:val="009E6A26"/>
    <w:rsid w:val="009E6D6D"/>
    <w:rsid w:val="009E6E55"/>
    <w:rsid w:val="009E6FDE"/>
    <w:rsid w:val="009E70D1"/>
    <w:rsid w:val="009E773A"/>
    <w:rsid w:val="009E79E4"/>
    <w:rsid w:val="009E7E04"/>
    <w:rsid w:val="009F0157"/>
    <w:rsid w:val="009F065E"/>
    <w:rsid w:val="009F06C4"/>
    <w:rsid w:val="009F08D3"/>
    <w:rsid w:val="009F0995"/>
    <w:rsid w:val="009F0FA2"/>
    <w:rsid w:val="009F12F6"/>
    <w:rsid w:val="009F1529"/>
    <w:rsid w:val="009F181C"/>
    <w:rsid w:val="009F18E3"/>
    <w:rsid w:val="009F1B2A"/>
    <w:rsid w:val="009F1D35"/>
    <w:rsid w:val="009F2298"/>
    <w:rsid w:val="009F24AA"/>
    <w:rsid w:val="009F2A62"/>
    <w:rsid w:val="009F2BD9"/>
    <w:rsid w:val="009F315E"/>
    <w:rsid w:val="009F31E3"/>
    <w:rsid w:val="009F3A1F"/>
    <w:rsid w:val="009F3A41"/>
    <w:rsid w:val="009F3C83"/>
    <w:rsid w:val="009F3DA2"/>
    <w:rsid w:val="009F3DCF"/>
    <w:rsid w:val="009F403A"/>
    <w:rsid w:val="009F40AC"/>
    <w:rsid w:val="009F4324"/>
    <w:rsid w:val="009F4415"/>
    <w:rsid w:val="009F4642"/>
    <w:rsid w:val="009F4EE0"/>
    <w:rsid w:val="009F55E5"/>
    <w:rsid w:val="009F5C94"/>
    <w:rsid w:val="009F631A"/>
    <w:rsid w:val="009F65F2"/>
    <w:rsid w:val="009F67A6"/>
    <w:rsid w:val="009F68DB"/>
    <w:rsid w:val="009F6A61"/>
    <w:rsid w:val="009F6DED"/>
    <w:rsid w:val="009F6E8D"/>
    <w:rsid w:val="009F6FCC"/>
    <w:rsid w:val="009F7050"/>
    <w:rsid w:val="009F71A2"/>
    <w:rsid w:val="009F753F"/>
    <w:rsid w:val="009F7615"/>
    <w:rsid w:val="009F7886"/>
    <w:rsid w:val="009F7CBA"/>
    <w:rsid w:val="009F7DFA"/>
    <w:rsid w:val="009F7FE6"/>
    <w:rsid w:val="00A00147"/>
    <w:rsid w:val="00A002C6"/>
    <w:rsid w:val="00A004BB"/>
    <w:rsid w:val="00A006C0"/>
    <w:rsid w:val="00A0098B"/>
    <w:rsid w:val="00A00BC5"/>
    <w:rsid w:val="00A0147B"/>
    <w:rsid w:val="00A01671"/>
    <w:rsid w:val="00A01A5A"/>
    <w:rsid w:val="00A01AE7"/>
    <w:rsid w:val="00A01C8B"/>
    <w:rsid w:val="00A02137"/>
    <w:rsid w:val="00A02475"/>
    <w:rsid w:val="00A024C6"/>
    <w:rsid w:val="00A0270F"/>
    <w:rsid w:val="00A0273A"/>
    <w:rsid w:val="00A02EA6"/>
    <w:rsid w:val="00A02EE0"/>
    <w:rsid w:val="00A034CD"/>
    <w:rsid w:val="00A036D6"/>
    <w:rsid w:val="00A03724"/>
    <w:rsid w:val="00A03A25"/>
    <w:rsid w:val="00A03B46"/>
    <w:rsid w:val="00A03F01"/>
    <w:rsid w:val="00A03FF8"/>
    <w:rsid w:val="00A0412E"/>
    <w:rsid w:val="00A04298"/>
    <w:rsid w:val="00A0459F"/>
    <w:rsid w:val="00A04625"/>
    <w:rsid w:val="00A047C0"/>
    <w:rsid w:val="00A049A3"/>
    <w:rsid w:val="00A04AAF"/>
    <w:rsid w:val="00A04BDC"/>
    <w:rsid w:val="00A04C3F"/>
    <w:rsid w:val="00A0542E"/>
    <w:rsid w:val="00A05440"/>
    <w:rsid w:val="00A058F5"/>
    <w:rsid w:val="00A059C2"/>
    <w:rsid w:val="00A05C08"/>
    <w:rsid w:val="00A05CB0"/>
    <w:rsid w:val="00A05F17"/>
    <w:rsid w:val="00A061CF"/>
    <w:rsid w:val="00A0623E"/>
    <w:rsid w:val="00A062CD"/>
    <w:rsid w:val="00A0669C"/>
    <w:rsid w:val="00A06881"/>
    <w:rsid w:val="00A070ED"/>
    <w:rsid w:val="00A07228"/>
    <w:rsid w:val="00A07605"/>
    <w:rsid w:val="00A0760D"/>
    <w:rsid w:val="00A07C7C"/>
    <w:rsid w:val="00A07CC5"/>
    <w:rsid w:val="00A07EB8"/>
    <w:rsid w:val="00A10297"/>
    <w:rsid w:val="00A103BA"/>
    <w:rsid w:val="00A10701"/>
    <w:rsid w:val="00A10893"/>
    <w:rsid w:val="00A10909"/>
    <w:rsid w:val="00A10A48"/>
    <w:rsid w:val="00A10AF1"/>
    <w:rsid w:val="00A1107D"/>
    <w:rsid w:val="00A11091"/>
    <w:rsid w:val="00A11324"/>
    <w:rsid w:val="00A1141B"/>
    <w:rsid w:val="00A11531"/>
    <w:rsid w:val="00A117D3"/>
    <w:rsid w:val="00A11937"/>
    <w:rsid w:val="00A1194F"/>
    <w:rsid w:val="00A11A61"/>
    <w:rsid w:val="00A11DF7"/>
    <w:rsid w:val="00A11E5B"/>
    <w:rsid w:val="00A11E8C"/>
    <w:rsid w:val="00A12418"/>
    <w:rsid w:val="00A1278C"/>
    <w:rsid w:val="00A128ED"/>
    <w:rsid w:val="00A12A42"/>
    <w:rsid w:val="00A12FE5"/>
    <w:rsid w:val="00A1326C"/>
    <w:rsid w:val="00A132B8"/>
    <w:rsid w:val="00A134B3"/>
    <w:rsid w:val="00A136F9"/>
    <w:rsid w:val="00A13ADE"/>
    <w:rsid w:val="00A13AEE"/>
    <w:rsid w:val="00A13C45"/>
    <w:rsid w:val="00A13D0B"/>
    <w:rsid w:val="00A13D75"/>
    <w:rsid w:val="00A146CB"/>
    <w:rsid w:val="00A14B21"/>
    <w:rsid w:val="00A14D11"/>
    <w:rsid w:val="00A14F1E"/>
    <w:rsid w:val="00A153AD"/>
    <w:rsid w:val="00A154FA"/>
    <w:rsid w:val="00A160F0"/>
    <w:rsid w:val="00A1645D"/>
    <w:rsid w:val="00A16B95"/>
    <w:rsid w:val="00A16E51"/>
    <w:rsid w:val="00A17108"/>
    <w:rsid w:val="00A172A2"/>
    <w:rsid w:val="00A17309"/>
    <w:rsid w:val="00A17450"/>
    <w:rsid w:val="00A17929"/>
    <w:rsid w:val="00A17F49"/>
    <w:rsid w:val="00A20133"/>
    <w:rsid w:val="00A203CD"/>
    <w:rsid w:val="00A204B6"/>
    <w:rsid w:val="00A204FB"/>
    <w:rsid w:val="00A207BB"/>
    <w:rsid w:val="00A2084D"/>
    <w:rsid w:val="00A20A48"/>
    <w:rsid w:val="00A20BCF"/>
    <w:rsid w:val="00A21123"/>
    <w:rsid w:val="00A2115A"/>
    <w:rsid w:val="00A21189"/>
    <w:rsid w:val="00A21230"/>
    <w:rsid w:val="00A21297"/>
    <w:rsid w:val="00A21620"/>
    <w:rsid w:val="00A21719"/>
    <w:rsid w:val="00A21845"/>
    <w:rsid w:val="00A21A36"/>
    <w:rsid w:val="00A225F8"/>
    <w:rsid w:val="00A22644"/>
    <w:rsid w:val="00A22941"/>
    <w:rsid w:val="00A22AD9"/>
    <w:rsid w:val="00A22CFD"/>
    <w:rsid w:val="00A2351B"/>
    <w:rsid w:val="00A235A1"/>
    <w:rsid w:val="00A236C5"/>
    <w:rsid w:val="00A237ED"/>
    <w:rsid w:val="00A23ABA"/>
    <w:rsid w:val="00A23CAF"/>
    <w:rsid w:val="00A23D4B"/>
    <w:rsid w:val="00A23D83"/>
    <w:rsid w:val="00A244F1"/>
    <w:rsid w:val="00A2475A"/>
    <w:rsid w:val="00A24B46"/>
    <w:rsid w:val="00A24BC6"/>
    <w:rsid w:val="00A24D3A"/>
    <w:rsid w:val="00A24ECA"/>
    <w:rsid w:val="00A24F73"/>
    <w:rsid w:val="00A25032"/>
    <w:rsid w:val="00A2507B"/>
    <w:rsid w:val="00A2516D"/>
    <w:rsid w:val="00A255EC"/>
    <w:rsid w:val="00A25929"/>
    <w:rsid w:val="00A259E8"/>
    <w:rsid w:val="00A25A2C"/>
    <w:rsid w:val="00A25DB5"/>
    <w:rsid w:val="00A25EF9"/>
    <w:rsid w:val="00A26007"/>
    <w:rsid w:val="00A2620A"/>
    <w:rsid w:val="00A263E6"/>
    <w:rsid w:val="00A265EE"/>
    <w:rsid w:val="00A27279"/>
    <w:rsid w:val="00A27378"/>
    <w:rsid w:val="00A273B4"/>
    <w:rsid w:val="00A27852"/>
    <w:rsid w:val="00A27923"/>
    <w:rsid w:val="00A27C67"/>
    <w:rsid w:val="00A27C8D"/>
    <w:rsid w:val="00A27F7E"/>
    <w:rsid w:val="00A30455"/>
    <w:rsid w:val="00A3047A"/>
    <w:rsid w:val="00A3059E"/>
    <w:rsid w:val="00A3073C"/>
    <w:rsid w:val="00A3078E"/>
    <w:rsid w:val="00A30961"/>
    <w:rsid w:val="00A30B95"/>
    <w:rsid w:val="00A30C33"/>
    <w:rsid w:val="00A30F41"/>
    <w:rsid w:val="00A30F4E"/>
    <w:rsid w:val="00A311AC"/>
    <w:rsid w:val="00A313E4"/>
    <w:rsid w:val="00A31425"/>
    <w:rsid w:val="00A3142D"/>
    <w:rsid w:val="00A315BC"/>
    <w:rsid w:val="00A3170C"/>
    <w:rsid w:val="00A31A33"/>
    <w:rsid w:val="00A31B5A"/>
    <w:rsid w:val="00A32049"/>
    <w:rsid w:val="00A3209A"/>
    <w:rsid w:val="00A320AC"/>
    <w:rsid w:val="00A322E7"/>
    <w:rsid w:val="00A32385"/>
    <w:rsid w:val="00A323C1"/>
    <w:rsid w:val="00A3274C"/>
    <w:rsid w:val="00A32D52"/>
    <w:rsid w:val="00A3320E"/>
    <w:rsid w:val="00A33303"/>
    <w:rsid w:val="00A337C1"/>
    <w:rsid w:val="00A33A53"/>
    <w:rsid w:val="00A33B67"/>
    <w:rsid w:val="00A33C21"/>
    <w:rsid w:val="00A33C2B"/>
    <w:rsid w:val="00A33C6A"/>
    <w:rsid w:val="00A33ED8"/>
    <w:rsid w:val="00A3438B"/>
    <w:rsid w:val="00A34469"/>
    <w:rsid w:val="00A3446E"/>
    <w:rsid w:val="00A34699"/>
    <w:rsid w:val="00A34BC5"/>
    <w:rsid w:val="00A34D1D"/>
    <w:rsid w:val="00A350FE"/>
    <w:rsid w:val="00A355E9"/>
    <w:rsid w:val="00A357D8"/>
    <w:rsid w:val="00A358B1"/>
    <w:rsid w:val="00A35B8C"/>
    <w:rsid w:val="00A35C51"/>
    <w:rsid w:val="00A35DEC"/>
    <w:rsid w:val="00A3602F"/>
    <w:rsid w:val="00A3649C"/>
    <w:rsid w:val="00A365D9"/>
    <w:rsid w:val="00A369FE"/>
    <w:rsid w:val="00A36B1E"/>
    <w:rsid w:val="00A36B39"/>
    <w:rsid w:val="00A36BB1"/>
    <w:rsid w:val="00A36EAA"/>
    <w:rsid w:val="00A37263"/>
    <w:rsid w:val="00A3753B"/>
    <w:rsid w:val="00A376FB"/>
    <w:rsid w:val="00A37724"/>
    <w:rsid w:val="00A37751"/>
    <w:rsid w:val="00A379FA"/>
    <w:rsid w:val="00A37C5B"/>
    <w:rsid w:val="00A37C62"/>
    <w:rsid w:val="00A4016F"/>
    <w:rsid w:val="00A4034A"/>
    <w:rsid w:val="00A405C0"/>
    <w:rsid w:val="00A407B2"/>
    <w:rsid w:val="00A40A5F"/>
    <w:rsid w:val="00A40D2F"/>
    <w:rsid w:val="00A412F1"/>
    <w:rsid w:val="00A41715"/>
    <w:rsid w:val="00A417BA"/>
    <w:rsid w:val="00A4181E"/>
    <w:rsid w:val="00A41ACC"/>
    <w:rsid w:val="00A422D4"/>
    <w:rsid w:val="00A42463"/>
    <w:rsid w:val="00A4258C"/>
    <w:rsid w:val="00A4281F"/>
    <w:rsid w:val="00A42884"/>
    <w:rsid w:val="00A428D0"/>
    <w:rsid w:val="00A42CD7"/>
    <w:rsid w:val="00A42E1F"/>
    <w:rsid w:val="00A4318A"/>
    <w:rsid w:val="00A43497"/>
    <w:rsid w:val="00A4366A"/>
    <w:rsid w:val="00A436D5"/>
    <w:rsid w:val="00A4373D"/>
    <w:rsid w:val="00A43A29"/>
    <w:rsid w:val="00A43A42"/>
    <w:rsid w:val="00A4414E"/>
    <w:rsid w:val="00A441E6"/>
    <w:rsid w:val="00A449C4"/>
    <w:rsid w:val="00A44ADC"/>
    <w:rsid w:val="00A44CBB"/>
    <w:rsid w:val="00A44EC0"/>
    <w:rsid w:val="00A44F7B"/>
    <w:rsid w:val="00A450B1"/>
    <w:rsid w:val="00A45185"/>
    <w:rsid w:val="00A4548B"/>
    <w:rsid w:val="00A454D9"/>
    <w:rsid w:val="00A458CE"/>
    <w:rsid w:val="00A4592D"/>
    <w:rsid w:val="00A45A58"/>
    <w:rsid w:val="00A45B92"/>
    <w:rsid w:val="00A45D97"/>
    <w:rsid w:val="00A45F19"/>
    <w:rsid w:val="00A45F96"/>
    <w:rsid w:val="00A45FC4"/>
    <w:rsid w:val="00A46078"/>
    <w:rsid w:val="00A4618C"/>
    <w:rsid w:val="00A46858"/>
    <w:rsid w:val="00A469A7"/>
    <w:rsid w:val="00A46C91"/>
    <w:rsid w:val="00A4728B"/>
    <w:rsid w:val="00A4728C"/>
    <w:rsid w:val="00A472D2"/>
    <w:rsid w:val="00A47352"/>
    <w:rsid w:val="00A474A1"/>
    <w:rsid w:val="00A477A3"/>
    <w:rsid w:val="00A47855"/>
    <w:rsid w:val="00A47A5F"/>
    <w:rsid w:val="00A47AE3"/>
    <w:rsid w:val="00A47D6D"/>
    <w:rsid w:val="00A5000E"/>
    <w:rsid w:val="00A500EE"/>
    <w:rsid w:val="00A50229"/>
    <w:rsid w:val="00A50361"/>
    <w:rsid w:val="00A5042A"/>
    <w:rsid w:val="00A5060B"/>
    <w:rsid w:val="00A5088B"/>
    <w:rsid w:val="00A50911"/>
    <w:rsid w:val="00A50957"/>
    <w:rsid w:val="00A50C93"/>
    <w:rsid w:val="00A50CE8"/>
    <w:rsid w:val="00A50E95"/>
    <w:rsid w:val="00A51690"/>
    <w:rsid w:val="00A51832"/>
    <w:rsid w:val="00A51B52"/>
    <w:rsid w:val="00A51BE9"/>
    <w:rsid w:val="00A520B9"/>
    <w:rsid w:val="00A52323"/>
    <w:rsid w:val="00A52367"/>
    <w:rsid w:val="00A52463"/>
    <w:rsid w:val="00A525C8"/>
    <w:rsid w:val="00A527C1"/>
    <w:rsid w:val="00A5284B"/>
    <w:rsid w:val="00A52B35"/>
    <w:rsid w:val="00A530DF"/>
    <w:rsid w:val="00A53836"/>
    <w:rsid w:val="00A53BDE"/>
    <w:rsid w:val="00A53CFD"/>
    <w:rsid w:val="00A53E0D"/>
    <w:rsid w:val="00A53E76"/>
    <w:rsid w:val="00A53F16"/>
    <w:rsid w:val="00A53FC8"/>
    <w:rsid w:val="00A541CE"/>
    <w:rsid w:val="00A5432C"/>
    <w:rsid w:val="00A5465E"/>
    <w:rsid w:val="00A54663"/>
    <w:rsid w:val="00A547C9"/>
    <w:rsid w:val="00A54857"/>
    <w:rsid w:val="00A548E2"/>
    <w:rsid w:val="00A55025"/>
    <w:rsid w:val="00A550AA"/>
    <w:rsid w:val="00A55114"/>
    <w:rsid w:val="00A551DC"/>
    <w:rsid w:val="00A554CA"/>
    <w:rsid w:val="00A55877"/>
    <w:rsid w:val="00A5592B"/>
    <w:rsid w:val="00A55D14"/>
    <w:rsid w:val="00A55EB4"/>
    <w:rsid w:val="00A55F96"/>
    <w:rsid w:val="00A56167"/>
    <w:rsid w:val="00A561FD"/>
    <w:rsid w:val="00A564DB"/>
    <w:rsid w:val="00A567A5"/>
    <w:rsid w:val="00A567BA"/>
    <w:rsid w:val="00A567F0"/>
    <w:rsid w:val="00A56936"/>
    <w:rsid w:val="00A5701E"/>
    <w:rsid w:val="00A5723B"/>
    <w:rsid w:val="00A57266"/>
    <w:rsid w:val="00A57287"/>
    <w:rsid w:val="00A57651"/>
    <w:rsid w:val="00A577D4"/>
    <w:rsid w:val="00A57C2E"/>
    <w:rsid w:val="00A57C71"/>
    <w:rsid w:val="00A6005D"/>
    <w:rsid w:val="00A6023C"/>
    <w:rsid w:val="00A60642"/>
    <w:rsid w:val="00A60D88"/>
    <w:rsid w:val="00A610AA"/>
    <w:rsid w:val="00A611B7"/>
    <w:rsid w:val="00A617E6"/>
    <w:rsid w:val="00A61883"/>
    <w:rsid w:val="00A618FA"/>
    <w:rsid w:val="00A619D8"/>
    <w:rsid w:val="00A619EA"/>
    <w:rsid w:val="00A61B5E"/>
    <w:rsid w:val="00A61B81"/>
    <w:rsid w:val="00A61C2C"/>
    <w:rsid w:val="00A61C56"/>
    <w:rsid w:val="00A61CA0"/>
    <w:rsid w:val="00A622CA"/>
    <w:rsid w:val="00A62314"/>
    <w:rsid w:val="00A6246B"/>
    <w:rsid w:val="00A624A8"/>
    <w:rsid w:val="00A629BD"/>
    <w:rsid w:val="00A62ADC"/>
    <w:rsid w:val="00A62B93"/>
    <w:rsid w:val="00A632CB"/>
    <w:rsid w:val="00A63738"/>
    <w:rsid w:val="00A63981"/>
    <w:rsid w:val="00A64400"/>
    <w:rsid w:val="00A6461F"/>
    <w:rsid w:val="00A64935"/>
    <w:rsid w:val="00A64BF0"/>
    <w:rsid w:val="00A64C92"/>
    <w:rsid w:val="00A64E3A"/>
    <w:rsid w:val="00A65132"/>
    <w:rsid w:val="00A6515F"/>
    <w:rsid w:val="00A65173"/>
    <w:rsid w:val="00A65703"/>
    <w:rsid w:val="00A65C3A"/>
    <w:rsid w:val="00A65EE2"/>
    <w:rsid w:val="00A665BA"/>
    <w:rsid w:val="00A665C9"/>
    <w:rsid w:val="00A66D2A"/>
    <w:rsid w:val="00A66DB9"/>
    <w:rsid w:val="00A67044"/>
    <w:rsid w:val="00A6738E"/>
    <w:rsid w:val="00A67F7E"/>
    <w:rsid w:val="00A7055A"/>
    <w:rsid w:val="00A706C1"/>
    <w:rsid w:val="00A70782"/>
    <w:rsid w:val="00A70AF5"/>
    <w:rsid w:val="00A712C1"/>
    <w:rsid w:val="00A7139B"/>
    <w:rsid w:val="00A714BB"/>
    <w:rsid w:val="00A716CA"/>
    <w:rsid w:val="00A71757"/>
    <w:rsid w:val="00A7187E"/>
    <w:rsid w:val="00A718EF"/>
    <w:rsid w:val="00A71D2D"/>
    <w:rsid w:val="00A71D62"/>
    <w:rsid w:val="00A7201A"/>
    <w:rsid w:val="00A72088"/>
    <w:rsid w:val="00A7210E"/>
    <w:rsid w:val="00A72322"/>
    <w:rsid w:val="00A723A0"/>
    <w:rsid w:val="00A724DD"/>
    <w:rsid w:val="00A72783"/>
    <w:rsid w:val="00A72A25"/>
    <w:rsid w:val="00A72C4E"/>
    <w:rsid w:val="00A72CC4"/>
    <w:rsid w:val="00A72E22"/>
    <w:rsid w:val="00A72E9C"/>
    <w:rsid w:val="00A72FF6"/>
    <w:rsid w:val="00A73051"/>
    <w:rsid w:val="00A730A3"/>
    <w:rsid w:val="00A73132"/>
    <w:rsid w:val="00A73245"/>
    <w:rsid w:val="00A73391"/>
    <w:rsid w:val="00A73811"/>
    <w:rsid w:val="00A738AE"/>
    <w:rsid w:val="00A738CB"/>
    <w:rsid w:val="00A73A0D"/>
    <w:rsid w:val="00A73B7B"/>
    <w:rsid w:val="00A73BAF"/>
    <w:rsid w:val="00A73BC9"/>
    <w:rsid w:val="00A73C76"/>
    <w:rsid w:val="00A73D08"/>
    <w:rsid w:val="00A73ED8"/>
    <w:rsid w:val="00A73F01"/>
    <w:rsid w:val="00A74124"/>
    <w:rsid w:val="00A7449F"/>
    <w:rsid w:val="00A74534"/>
    <w:rsid w:val="00A7470C"/>
    <w:rsid w:val="00A74715"/>
    <w:rsid w:val="00A74A25"/>
    <w:rsid w:val="00A74AF0"/>
    <w:rsid w:val="00A74B2A"/>
    <w:rsid w:val="00A74BAF"/>
    <w:rsid w:val="00A74C58"/>
    <w:rsid w:val="00A75659"/>
    <w:rsid w:val="00A757D2"/>
    <w:rsid w:val="00A7585A"/>
    <w:rsid w:val="00A75964"/>
    <w:rsid w:val="00A75BBB"/>
    <w:rsid w:val="00A75C09"/>
    <w:rsid w:val="00A76156"/>
    <w:rsid w:val="00A76258"/>
    <w:rsid w:val="00A7637F"/>
    <w:rsid w:val="00A7643F"/>
    <w:rsid w:val="00A767E5"/>
    <w:rsid w:val="00A76B00"/>
    <w:rsid w:val="00A77040"/>
    <w:rsid w:val="00A772BA"/>
    <w:rsid w:val="00A77406"/>
    <w:rsid w:val="00A77582"/>
    <w:rsid w:val="00A778A5"/>
    <w:rsid w:val="00A77A94"/>
    <w:rsid w:val="00A77AA6"/>
    <w:rsid w:val="00A77BE5"/>
    <w:rsid w:val="00A77DC3"/>
    <w:rsid w:val="00A77EEF"/>
    <w:rsid w:val="00A77F8E"/>
    <w:rsid w:val="00A80053"/>
    <w:rsid w:val="00A803EF"/>
    <w:rsid w:val="00A8051B"/>
    <w:rsid w:val="00A8075A"/>
    <w:rsid w:val="00A80822"/>
    <w:rsid w:val="00A8088E"/>
    <w:rsid w:val="00A80CED"/>
    <w:rsid w:val="00A8122D"/>
    <w:rsid w:val="00A81335"/>
    <w:rsid w:val="00A81429"/>
    <w:rsid w:val="00A81456"/>
    <w:rsid w:val="00A81548"/>
    <w:rsid w:val="00A8176F"/>
    <w:rsid w:val="00A81CD8"/>
    <w:rsid w:val="00A81E06"/>
    <w:rsid w:val="00A81FBC"/>
    <w:rsid w:val="00A82285"/>
    <w:rsid w:val="00A825D0"/>
    <w:rsid w:val="00A8269E"/>
    <w:rsid w:val="00A82720"/>
    <w:rsid w:val="00A827E6"/>
    <w:rsid w:val="00A82C48"/>
    <w:rsid w:val="00A82D2A"/>
    <w:rsid w:val="00A82E0D"/>
    <w:rsid w:val="00A832F4"/>
    <w:rsid w:val="00A834ED"/>
    <w:rsid w:val="00A83707"/>
    <w:rsid w:val="00A83757"/>
    <w:rsid w:val="00A8381F"/>
    <w:rsid w:val="00A83CB6"/>
    <w:rsid w:val="00A83FBD"/>
    <w:rsid w:val="00A8439C"/>
    <w:rsid w:val="00A843F1"/>
    <w:rsid w:val="00A84499"/>
    <w:rsid w:val="00A84897"/>
    <w:rsid w:val="00A84BAF"/>
    <w:rsid w:val="00A84FB1"/>
    <w:rsid w:val="00A85073"/>
    <w:rsid w:val="00A85203"/>
    <w:rsid w:val="00A85797"/>
    <w:rsid w:val="00A85C95"/>
    <w:rsid w:val="00A8635B"/>
    <w:rsid w:val="00A866D5"/>
    <w:rsid w:val="00A86884"/>
    <w:rsid w:val="00A86907"/>
    <w:rsid w:val="00A86915"/>
    <w:rsid w:val="00A87301"/>
    <w:rsid w:val="00A875CC"/>
    <w:rsid w:val="00A876C0"/>
    <w:rsid w:val="00A877A9"/>
    <w:rsid w:val="00A878F7"/>
    <w:rsid w:val="00A87AD6"/>
    <w:rsid w:val="00A87B82"/>
    <w:rsid w:val="00A87C82"/>
    <w:rsid w:val="00A87D1C"/>
    <w:rsid w:val="00A90727"/>
    <w:rsid w:val="00A907F0"/>
    <w:rsid w:val="00A9088A"/>
    <w:rsid w:val="00A908FD"/>
    <w:rsid w:val="00A90BAC"/>
    <w:rsid w:val="00A90C2A"/>
    <w:rsid w:val="00A9102C"/>
    <w:rsid w:val="00A911E1"/>
    <w:rsid w:val="00A91406"/>
    <w:rsid w:val="00A914CC"/>
    <w:rsid w:val="00A914D9"/>
    <w:rsid w:val="00A91624"/>
    <w:rsid w:val="00A91674"/>
    <w:rsid w:val="00A91953"/>
    <w:rsid w:val="00A91A86"/>
    <w:rsid w:val="00A91ABB"/>
    <w:rsid w:val="00A91D8C"/>
    <w:rsid w:val="00A91EDA"/>
    <w:rsid w:val="00A91F55"/>
    <w:rsid w:val="00A92172"/>
    <w:rsid w:val="00A923BA"/>
    <w:rsid w:val="00A9274B"/>
    <w:rsid w:val="00A9279A"/>
    <w:rsid w:val="00A927AF"/>
    <w:rsid w:val="00A929F5"/>
    <w:rsid w:val="00A92BA4"/>
    <w:rsid w:val="00A92BB5"/>
    <w:rsid w:val="00A92E11"/>
    <w:rsid w:val="00A92E39"/>
    <w:rsid w:val="00A92E93"/>
    <w:rsid w:val="00A92ED6"/>
    <w:rsid w:val="00A93229"/>
    <w:rsid w:val="00A93448"/>
    <w:rsid w:val="00A93486"/>
    <w:rsid w:val="00A93542"/>
    <w:rsid w:val="00A93771"/>
    <w:rsid w:val="00A9388F"/>
    <w:rsid w:val="00A938B5"/>
    <w:rsid w:val="00A93B10"/>
    <w:rsid w:val="00A93B7F"/>
    <w:rsid w:val="00A93C9F"/>
    <w:rsid w:val="00A94173"/>
    <w:rsid w:val="00A942B5"/>
    <w:rsid w:val="00A94400"/>
    <w:rsid w:val="00A9446F"/>
    <w:rsid w:val="00A94941"/>
    <w:rsid w:val="00A94975"/>
    <w:rsid w:val="00A94CCD"/>
    <w:rsid w:val="00A94CCF"/>
    <w:rsid w:val="00A94DA6"/>
    <w:rsid w:val="00A94E24"/>
    <w:rsid w:val="00A95036"/>
    <w:rsid w:val="00A950C5"/>
    <w:rsid w:val="00A9533B"/>
    <w:rsid w:val="00A955DB"/>
    <w:rsid w:val="00A956F1"/>
    <w:rsid w:val="00A9587D"/>
    <w:rsid w:val="00A958D8"/>
    <w:rsid w:val="00A95D89"/>
    <w:rsid w:val="00A95E0E"/>
    <w:rsid w:val="00A95EB3"/>
    <w:rsid w:val="00A96174"/>
    <w:rsid w:val="00A9697A"/>
    <w:rsid w:val="00A96A5A"/>
    <w:rsid w:val="00A96E7B"/>
    <w:rsid w:val="00A96EE8"/>
    <w:rsid w:val="00A9726B"/>
    <w:rsid w:val="00A978D6"/>
    <w:rsid w:val="00A978F7"/>
    <w:rsid w:val="00A97A51"/>
    <w:rsid w:val="00A97BB6"/>
    <w:rsid w:val="00A97C07"/>
    <w:rsid w:val="00AA028C"/>
    <w:rsid w:val="00AA0551"/>
    <w:rsid w:val="00AA08C7"/>
    <w:rsid w:val="00AA0A5F"/>
    <w:rsid w:val="00AA0AAB"/>
    <w:rsid w:val="00AA0CB4"/>
    <w:rsid w:val="00AA0F58"/>
    <w:rsid w:val="00AA1544"/>
    <w:rsid w:val="00AA1DFC"/>
    <w:rsid w:val="00AA20F5"/>
    <w:rsid w:val="00AA21B1"/>
    <w:rsid w:val="00AA2685"/>
    <w:rsid w:val="00AA26EE"/>
    <w:rsid w:val="00AA275E"/>
    <w:rsid w:val="00AA29B7"/>
    <w:rsid w:val="00AA2B6F"/>
    <w:rsid w:val="00AA2D1A"/>
    <w:rsid w:val="00AA2D2A"/>
    <w:rsid w:val="00AA2D49"/>
    <w:rsid w:val="00AA2DFE"/>
    <w:rsid w:val="00AA2FD5"/>
    <w:rsid w:val="00AA3218"/>
    <w:rsid w:val="00AA327B"/>
    <w:rsid w:val="00AA349F"/>
    <w:rsid w:val="00AA3702"/>
    <w:rsid w:val="00AA3711"/>
    <w:rsid w:val="00AA384B"/>
    <w:rsid w:val="00AA39FB"/>
    <w:rsid w:val="00AA3B5B"/>
    <w:rsid w:val="00AA3B5E"/>
    <w:rsid w:val="00AA3F72"/>
    <w:rsid w:val="00AA420F"/>
    <w:rsid w:val="00AA49B8"/>
    <w:rsid w:val="00AA4AD5"/>
    <w:rsid w:val="00AA4B6F"/>
    <w:rsid w:val="00AA4BA7"/>
    <w:rsid w:val="00AA4DFC"/>
    <w:rsid w:val="00AA5017"/>
    <w:rsid w:val="00AA62B5"/>
    <w:rsid w:val="00AA66E0"/>
    <w:rsid w:val="00AA6742"/>
    <w:rsid w:val="00AA676B"/>
    <w:rsid w:val="00AA6E33"/>
    <w:rsid w:val="00AA6FAA"/>
    <w:rsid w:val="00AA737F"/>
    <w:rsid w:val="00AA7726"/>
    <w:rsid w:val="00AA775B"/>
    <w:rsid w:val="00AA7816"/>
    <w:rsid w:val="00AA7991"/>
    <w:rsid w:val="00AA7AAA"/>
    <w:rsid w:val="00AA7E53"/>
    <w:rsid w:val="00AB00B2"/>
    <w:rsid w:val="00AB05A3"/>
    <w:rsid w:val="00AB09DB"/>
    <w:rsid w:val="00AB0B46"/>
    <w:rsid w:val="00AB0B80"/>
    <w:rsid w:val="00AB0FF7"/>
    <w:rsid w:val="00AB13E1"/>
    <w:rsid w:val="00AB176E"/>
    <w:rsid w:val="00AB1DAB"/>
    <w:rsid w:val="00AB1FF6"/>
    <w:rsid w:val="00AB200C"/>
    <w:rsid w:val="00AB2381"/>
    <w:rsid w:val="00AB243A"/>
    <w:rsid w:val="00AB2612"/>
    <w:rsid w:val="00AB2698"/>
    <w:rsid w:val="00AB275B"/>
    <w:rsid w:val="00AB289B"/>
    <w:rsid w:val="00AB2B5E"/>
    <w:rsid w:val="00AB36F0"/>
    <w:rsid w:val="00AB37E2"/>
    <w:rsid w:val="00AB38B5"/>
    <w:rsid w:val="00AB3CA1"/>
    <w:rsid w:val="00AB3F19"/>
    <w:rsid w:val="00AB44FD"/>
    <w:rsid w:val="00AB507E"/>
    <w:rsid w:val="00AB50D7"/>
    <w:rsid w:val="00AB543B"/>
    <w:rsid w:val="00AB5504"/>
    <w:rsid w:val="00AB5516"/>
    <w:rsid w:val="00AB5736"/>
    <w:rsid w:val="00AB5A78"/>
    <w:rsid w:val="00AB5BEC"/>
    <w:rsid w:val="00AB5D2B"/>
    <w:rsid w:val="00AB5F1F"/>
    <w:rsid w:val="00AB600C"/>
    <w:rsid w:val="00AB63F2"/>
    <w:rsid w:val="00AB667A"/>
    <w:rsid w:val="00AB6702"/>
    <w:rsid w:val="00AB67C2"/>
    <w:rsid w:val="00AB6CB0"/>
    <w:rsid w:val="00AB6CF1"/>
    <w:rsid w:val="00AB6DF6"/>
    <w:rsid w:val="00AB6E24"/>
    <w:rsid w:val="00AB6EBB"/>
    <w:rsid w:val="00AB6F17"/>
    <w:rsid w:val="00AB6F4C"/>
    <w:rsid w:val="00AB6F4D"/>
    <w:rsid w:val="00AB70E7"/>
    <w:rsid w:val="00AB718F"/>
    <w:rsid w:val="00AB7386"/>
    <w:rsid w:val="00AB7395"/>
    <w:rsid w:val="00AB741C"/>
    <w:rsid w:val="00AB78D4"/>
    <w:rsid w:val="00AB797B"/>
    <w:rsid w:val="00AB7BEE"/>
    <w:rsid w:val="00AB7E59"/>
    <w:rsid w:val="00AC01B8"/>
    <w:rsid w:val="00AC02FF"/>
    <w:rsid w:val="00AC0AF9"/>
    <w:rsid w:val="00AC0BF1"/>
    <w:rsid w:val="00AC0F65"/>
    <w:rsid w:val="00AC11EF"/>
    <w:rsid w:val="00AC150F"/>
    <w:rsid w:val="00AC1840"/>
    <w:rsid w:val="00AC1864"/>
    <w:rsid w:val="00AC19A3"/>
    <w:rsid w:val="00AC1B1A"/>
    <w:rsid w:val="00AC2565"/>
    <w:rsid w:val="00AC2600"/>
    <w:rsid w:val="00AC2751"/>
    <w:rsid w:val="00AC2D8A"/>
    <w:rsid w:val="00AC33AE"/>
    <w:rsid w:val="00AC3434"/>
    <w:rsid w:val="00AC3DC8"/>
    <w:rsid w:val="00AC4283"/>
    <w:rsid w:val="00AC451A"/>
    <w:rsid w:val="00AC45E8"/>
    <w:rsid w:val="00AC4790"/>
    <w:rsid w:val="00AC48B0"/>
    <w:rsid w:val="00AC50ED"/>
    <w:rsid w:val="00AC5202"/>
    <w:rsid w:val="00AC5916"/>
    <w:rsid w:val="00AC5918"/>
    <w:rsid w:val="00AC5C33"/>
    <w:rsid w:val="00AC5DE3"/>
    <w:rsid w:val="00AC60AA"/>
    <w:rsid w:val="00AC61AB"/>
    <w:rsid w:val="00AC62B0"/>
    <w:rsid w:val="00AC675D"/>
    <w:rsid w:val="00AC688A"/>
    <w:rsid w:val="00AC693E"/>
    <w:rsid w:val="00AC6D83"/>
    <w:rsid w:val="00AC6F5B"/>
    <w:rsid w:val="00AC6FBA"/>
    <w:rsid w:val="00AC70B5"/>
    <w:rsid w:val="00AD0339"/>
    <w:rsid w:val="00AD03FE"/>
    <w:rsid w:val="00AD0472"/>
    <w:rsid w:val="00AD0544"/>
    <w:rsid w:val="00AD0714"/>
    <w:rsid w:val="00AD0A6F"/>
    <w:rsid w:val="00AD0C15"/>
    <w:rsid w:val="00AD0E6C"/>
    <w:rsid w:val="00AD1178"/>
    <w:rsid w:val="00AD138F"/>
    <w:rsid w:val="00AD13A0"/>
    <w:rsid w:val="00AD13AA"/>
    <w:rsid w:val="00AD147E"/>
    <w:rsid w:val="00AD153D"/>
    <w:rsid w:val="00AD1602"/>
    <w:rsid w:val="00AD1725"/>
    <w:rsid w:val="00AD184A"/>
    <w:rsid w:val="00AD1987"/>
    <w:rsid w:val="00AD1AAF"/>
    <w:rsid w:val="00AD1BC2"/>
    <w:rsid w:val="00AD1BE4"/>
    <w:rsid w:val="00AD1F0C"/>
    <w:rsid w:val="00AD208B"/>
    <w:rsid w:val="00AD216F"/>
    <w:rsid w:val="00AD24FA"/>
    <w:rsid w:val="00AD250C"/>
    <w:rsid w:val="00AD2630"/>
    <w:rsid w:val="00AD2C1A"/>
    <w:rsid w:val="00AD2FD9"/>
    <w:rsid w:val="00AD30C7"/>
    <w:rsid w:val="00AD34AD"/>
    <w:rsid w:val="00AD3B2A"/>
    <w:rsid w:val="00AD3F99"/>
    <w:rsid w:val="00AD40F1"/>
    <w:rsid w:val="00AD41FF"/>
    <w:rsid w:val="00AD4395"/>
    <w:rsid w:val="00AD465A"/>
    <w:rsid w:val="00AD4B81"/>
    <w:rsid w:val="00AD53C8"/>
    <w:rsid w:val="00AD54EE"/>
    <w:rsid w:val="00AD5853"/>
    <w:rsid w:val="00AD5B93"/>
    <w:rsid w:val="00AD5DAC"/>
    <w:rsid w:val="00AD5FFB"/>
    <w:rsid w:val="00AD6001"/>
    <w:rsid w:val="00AD63BD"/>
    <w:rsid w:val="00AD641D"/>
    <w:rsid w:val="00AD65C0"/>
    <w:rsid w:val="00AD65D0"/>
    <w:rsid w:val="00AD6758"/>
    <w:rsid w:val="00AD67B8"/>
    <w:rsid w:val="00AD6BA8"/>
    <w:rsid w:val="00AD6C32"/>
    <w:rsid w:val="00AD7272"/>
    <w:rsid w:val="00AD7643"/>
    <w:rsid w:val="00AD773E"/>
    <w:rsid w:val="00AD7A2D"/>
    <w:rsid w:val="00AD7A94"/>
    <w:rsid w:val="00AD7D9C"/>
    <w:rsid w:val="00AE0135"/>
    <w:rsid w:val="00AE0353"/>
    <w:rsid w:val="00AE0468"/>
    <w:rsid w:val="00AE049A"/>
    <w:rsid w:val="00AE062C"/>
    <w:rsid w:val="00AE0755"/>
    <w:rsid w:val="00AE1237"/>
    <w:rsid w:val="00AE165D"/>
    <w:rsid w:val="00AE2667"/>
    <w:rsid w:val="00AE2695"/>
    <w:rsid w:val="00AE2B5E"/>
    <w:rsid w:val="00AE2B9F"/>
    <w:rsid w:val="00AE2CDA"/>
    <w:rsid w:val="00AE2FD6"/>
    <w:rsid w:val="00AE2FF6"/>
    <w:rsid w:val="00AE3055"/>
    <w:rsid w:val="00AE3088"/>
    <w:rsid w:val="00AE30F4"/>
    <w:rsid w:val="00AE3130"/>
    <w:rsid w:val="00AE3346"/>
    <w:rsid w:val="00AE389B"/>
    <w:rsid w:val="00AE3FA1"/>
    <w:rsid w:val="00AE42F0"/>
    <w:rsid w:val="00AE4541"/>
    <w:rsid w:val="00AE46A0"/>
    <w:rsid w:val="00AE479F"/>
    <w:rsid w:val="00AE47F3"/>
    <w:rsid w:val="00AE4927"/>
    <w:rsid w:val="00AE4953"/>
    <w:rsid w:val="00AE4DE0"/>
    <w:rsid w:val="00AE522E"/>
    <w:rsid w:val="00AE539D"/>
    <w:rsid w:val="00AE5613"/>
    <w:rsid w:val="00AE597C"/>
    <w:rsid w:val="00AE5A35"/>
    <w:rsid w:val="00AE5ADE"/>
    <w:rsid w:val="00AE5EF4"/>
    <w:rsid w:val="00AE5F57"/>
    <w:rsid w:val="00AE6201"/>
    <w:rsid w:val="00AE62CA"/>
    <w:rsid w:val="00AE63AC"/>
    <w:rsid w:val="00AE6640"/>
    <w:rsid w:val="00AE66F9"/>
    <w:rsid w:val="00AE68FF"/>
    <w:rsid w:val="00AE697F"/>
    <w:rsid w:val="00AE6EA7"/>
    <w:rsid w:val="00AE7050"/>
    <w:rsid w:val="00AE7417"/>
    <w:rsid w:val="00AE7432"/>
    <w:rsid w:val="00AE76A9"/>
    <w:rsid w:val="00AE7811"/>
    <w:rsid w:val="00AE7C6F"/>
    <w:rsid w:val="00AE7D0E"/>
    <w:rsid w:val="00AE7F01"/>
    <w:rsid w:val="00AF00EE"/>
    <w:rsid w:val="00AF05A1"/>
    <w:rsid w:val="00AF086A"/>
    <w:rsid w:val="00AF09A6"/>
    <w:rsid w:val="00AF0D59"/>
    <w:rsid w:val="00AF1025"/>
    <w:rsid w:val="00AF1036"/>
    <w:rsid w:val="00AF109D"/>
    <w:rsid w:val="00AF1319"/>
    <w:rsid w:val="00AF1510"/>
    <w:rsid w:val="00AF15B5"/>
    <w:rsid w:val="00AF17C9"/>
    <w:rsid w:val="00AF17F8"/>
    <w:rsid w:val="00AF19A5"/>
    <w:rsid w:val="00AF1CBE"/>
    <w:rsid w:val="00AF1D9F"/>
    <w:rsid w:val="00AF1F31"/>
    <w:rsid w:val="00AF2108"/>
    <w:rsid w:val="00AF2474"/>
    <w:rsid w:val="00AF2D1F"/>
    <w:rsid w:val="00AF2DB2"/>
    <w:rsid w:val="00AF2F51"/>
    <w:rsid w:val="00AF30AD"/>
    <w:rsid w:val="00AF3114"/>
    <w:rsid w:val="00AF3302"/>
    <w:rsid w:val="00AF39A1"/>
    <w:rsid w:val="00AF3AC7"/>
    <w:rsid w:val="00AF3E28"/>
    <w:rsid w:val="00AF3E52"/>
    <w:rsid w:val="00AF3F65"/>
    <w:rsid w:val="00AF3F9E"/>
    <w:rsid w:val="00AF40EB"/>
    <w:rsid w:val="00AF4122"/>
    <w:rsid w:val="00AF42B6"/>
    <w:rsid w:val="00AF4731"/>
    <w:rsid w:val="00AF4949"/>
    <w:rsid w:val="00AF499D"/>
    <w:rsid w:val="00AF4BB1"/>
    <w:rsid w:val="00AF4D9D"/>
    <w:rsid w:val="00AF4F38"/>
    <w:rsid w:val="00AF50A1"/>
    <w:rsid w:val="00AF519F"/>
    <w:rsid w:val="00AF5955"/>
    <w:rsid w:val="00AF5C7A"/>
    <w:rsid w:val="00AF5F05"/>
    <w:rsid w:val="00AF6037"/>
    <w:rsid w:val="00AF604D"/>
    <w:rsid w:val="00AF6243"/>
    <w:rsid w:val="00AF62D9"/>
    <w:rsid w:val="00AF6335"/>
    <w:rsid w:val="00AF67B2"/>
    <w:rsid w:val="00AF69C4"/>
    <w:rsid w:val="00AF6CED"/>
    <w:rsid w:val="00AF6D00"/>
    <w:rsid w:val="00AF6D41"/>
    <w:rsid w:val="00AF73DB"/>
    <w:rsid w:val="00AF7785"/>
    <w:rsid w:val="00AF77A0"/>
    <w:rsid w:val="00AF7A0E"/>
    <w:rsid w:val="00AF7D02"/>
    <w:rsid w:val="00AF7D16"/>
    <w:rsid w:val="00AF7E49"/>
    <w:rsid w:val="00AF7F14"/>
    <w:rsid w:val="00B0000C"/>
    <w:rsid w:val="00B000EA"/>
    <w:rsid w:val="00B00405"/>
    <w:rsid w:val="00B00410"/>
    <w:rsid w:val="00B0085F"/>
    <w:rsid w:val="00B009C4"/>
    <w:rsid w:val="00B009ED"/>
    <w:rsid w:val="00B00A49"/>
    <w:rsid w:val="00B00B6D"/>
    <w:rsid w:val="00B01A94"/>
    <w:rsid w:val="00B01AE6"/>
    <w:rsid w:val="00B01B0D"/>
    <w:rsid w:val="00B020A3"/>
    <w:rsid w:val="00B0216E"/>
    <w:rsid w:val="00B022DC"/>
    <w:rsid w:val="00B026C0"/>
    <w:rsid w:val="00B0299D"/>
    <w:rsid w:val="00B02A17"/>
    <w:rsid w:val="00B02F69"/>
    <w:rsid w:val="00B033A4"/>
    <w:rsid w:val="00B03707"/>
    <w:rsid w:val="00B03A03"/>
    <w:rsid w:val="00B03CE8"/>
    <w:rsid w:val="00B042E8"/>
    <w:rsid w:val="00B045DE"/>
    <w:rsid w:val="00B0465E"/>
    <w:rsid w:val="00B046F1"/>
    <w:rsid w:val="00B04798"/>
    <w:rsid w:val="00B04908"/>
    <w:rsid w:val="00B04AA8"/>
    <w:rsid w:val="00B04B31"/>
    <w:rsid w:val="00B04BDC"/>
    <w:rsid w:val="00B04EA5"/>
    <w:rsid w:val="00B04EF0"/>
    <w:rsid w:val="00B051FD"/>
    <w:rsid w:val="00B05BCD"/>
    <w:rsid w:val="00B05C58"/>
    <w:rsid w:val="00B0600A"/>
    <w:rsid w:val="00B06026"/>
    <w:rsid w:val="00B06885"/>
    <w:rsid w:val="00B0693C"/>
    <w:rsid w:val="00B06A81"/>
    <w:rsid w:val="00B06AC4"/>
    <w:rsid w:val="00B06BE5"/>
    <w:rsid w:val="00B06C9F"/>
    <w:rsid w:val="00B06DBF"/>
    <w:rsid w:val="00B0727D"/>
    <w:rsid w:val="00B073F6"/>
    <w:rsid w:val="00B0748F"/>
    <w:rsid w:val="00B078F0"/>
    <w:rsid w:val="00B07943"/>
    <w:rsid w:val="00B07E66"/>
    <w:rsid w:val="00B102F9"/>
    <w:rsid w:val="00B105E3"/>
    <w:rsid w:val="00B10729"/>
    <w:rsid w:val="00B1090B"/>
    <w:rsid w:val="00B10B2E"/>
    <w:rsid w:val="00B11366"/>
    <w:rsid w:val="00B114A6"/>
    <w:rsid w:val="00B11757"/>
    <w:rsid w:val="00B11902"/>
    <w:rsid w:val="00B1198C"/>
    <w:rsid w:val="00B11A05"/>
    <w:rsid w:val="00B11AC9"/>
    <w:rsid w:val="00B11DC6"/>
    <w:rsid w:val="00B11E60"/>
    <w:rsid w:val="00B12245"/>
    <w:rsid w:val="00B1240F"/>
    <w:rsid w:val="00B1252A"/>
    <w:rsid w:val="00B12726"/>
    <w:rsid w:val="00B128D4"/>
    <w:rsid w:val="00B12C68"/>
    <w:rsid w:val="00B12EFB"/>
    <w:rsid w:val="00B131E7"/>
    <w:rsid w:val="00B13315"/>
    <w:rsid w:val="00B138C8"/>
    <w:rsid w:val="00B13A30"/>
    <w:rsid w:val="00B13B18"/>
    <w:rsid w:val="00B13B68"/>
    <w:rsid w:val="00B13BA3"/>
    <w:rsid w:val="00B13C4B"/>
    <w:rsid w:val="00B13C90"/>
    <w:rsid w:val="00B13CEE"/>
    <w:rsid w:val="00B14071"/>
    <w:rsid w:val="00B140FB"/>
    <w:rsid w:val="00B148F7"/>
    <w:rsid w:val="00B148FB"/>
    <w:rsid w:val="00B14EA4"/>
    <w:rsid w:val="00B150A8"/>
    <w:rsid w:val="00B1514F"/>
    <w:rsid w:val="00B152B5"/>
    <w:rsid w:val="00B152F7"/>
    <w:rsid w:val="00B155F6"/>
    <w:rsid w:val="00B15735"/>
    <w:rsid w:val="00B1574F"/>
    <w:rsid w:val="00B16022"/>
    <w:rsid w:val="00B162BD"/>
    <w:rsid w:val="00B16E6E"/>
    <w:rsid w:val="00B17253"/>
    <w:rsid w:val="00B176A5"/>
    <w:rsid w:val="00B17733"/>
    <w:rsid w:val="00B17773"/>
    <w:rsid w:val="00B20175"/>
    <w:rsid w:val="00B202AF"/>
    <w:rsid w:val="00B2034C"/>
    <w:rsid w:val="00B203E8"/>
    <w:rsid w:val="00B208D7"/>
    <w:rsid w:val="00B20A20"/>
    <w:rsid w:val="00B20B48"/>
    <w:rsid w:val="00B20B6F"/>
    <w:rsid w:val="00B20CAD"/>
    <w:rsid w:val="00B20DDB"/>
    <w:rsid w:val="00B20F09"/>
    <w:rsid w:val="00B21326"/>
    <w:rsid w:val="00B216E4"/>
    <w:rsid w:val="00B2184A"/>
    <w:rsid w:val="00B21D3C"/>
    <w:rsid w:val="00B21E52"/>
    <w:rsid w:val="00B22024"/>
    <w:rsid w:val="00B22226"/>
    <w:rsid w:val="00B222ED"/>
    <w:rsid w:val="00B22424"/>
    <w:rsid w:val="00B2245F"/>
    <w:rsid w:val="00B226A1"/>
    <w:rsid w:val="00B229D4"/>
    <w:rsid w:val="00B22BC7"/>
    <w:rsid w:val="00B22C98"/>
    <w:rsid w:val="00B22EEA"/>
    <w:rsid w:val="00B22EEF"/>
    <w:rsid w:val="00B233FB"/>
    <w:rsid w:val="00B23411"/>
    <w:rsid w:val="00B234C1"/>
    <w:rsid w:val="00B24066"/>
    <w:rsid w:val="00B241A5"/>
    <w:rsid w:val="00B246BA"/>
    <w:rsid w:val="00B246F1"/>
    <w:rsid w:val="00B24806"/>
    <w:rsid w:val="00B24938"/>
    <w:rsid w:val="00B24B75"/>
    <w:rsid w:val="00B25084"/>
    <w:rsid w:val="00B250EB"/>
    <w:rsid w:val="00B252A6"/>
    <w:rsid w:val="00B25301"/>
    <w:rsid w:val="00B2559A"/>
    <w:rsid w:val="00B25997"/>
    <w:rsid w:val="00B25A93"/>
    <w:rsid w:val="00B25B5C"/>
    <w:rsid w:val="00B25E88"/>
    <w:rsid w:val="00B2616C"/>
    <w:rsid w:val="00B261AE"/>
    <w:rsid w:val="00B266FB"/>
    <w:rsid w:val="00B26A82"/>
    <w:rsid w:val="00B26CD8"/>
    <w:rsid w:val="00B26D02"/>
    <w:rsid w:val="00B26D03"/>
    <w:rsid w:val="00B26D2F"/>
    <w:rsid w:val="00B26D37"/>
    <w:rsid w:val="00B27541"/>
    <w:rsid w:val="00B27768"/>
    <w:rsid w:val="00B277AD"/>
    <w:rsid w:val="00B278D8"/>
    <w:rsid w:val="00B27B41"/>
    <w:rsid w:val="00B27B78"/>
    <w:rsid w:val="00B27C7D"/>
    <w:rsid w:val="00B27DDC"/>
    <w:rsid w:val="00B30063"/>
    <w:rsid w:val="00B30725"/>
    <w:rsid w:val="00B307A0"/>
    <w:rsid w:val="00B30D71"/>
    <w:rsid w:val="00B30E89"/>
    <w:rsid w:val="00B317E0"/>
    <w:rsid w:val="00B31B22"/>
    <w:rsid w:val="00B31E88"/>
    <w:rsid w:val="00B31F7A"/>
    <w:rsid w:val="00B322B5"/>
    <w:rsid w:val="00B329C7"/>
    <w:rsid w:val="00B32C1A"/>
    <w:rsid w:val="00B33091"/>
    <w:rsid w:val="00B333ED"/>
    <w:rsid w:val="00B333F0"/>
    <w:rsid w:val="00B33484"/>
    <w:rsid w:val="00B33602"/>
    <w:rsid w:val="00B3371C"/>
    <w:rsid w:val="00B3388F"/>
    <w:rsid w:val="00B339D3"/>
    <w:rsid w:val="00B33A22"/>
    <w:rsid w:val="00B33A62"/>
    <w:rsid w:val="00B33DB7"/>
    <w:rsid w:val="00B33E22"/>
    <w:rsid w:val="00B3449F"/>
    <w:rsid w:val="00B34967"/>
    <w:rsid w:val="00B349A5"/>
    <w:rsid w:val="00B34B17"/>
    <w:rsid w:val="00B34B62"/>
    <w:rsid w:val="00B352C1"/>
    <w:rsid w:val="00B3536F"/>
    <w:rsid w:val="00B354FF"/>
    <w:rsid w:val="00B355F6"/>
    <w:rsid w:val="00B358F5"/>
    <w:rsid w:val="00B35B09"/>
    <w:rsid w:val="00B35D3F"/>
    <w:rsid w:val="00B35E37"/>
    <w:rsid w:val="00B36353"/>
    <w:rsid w:val="00B36612"/>
    <w:rsid w:val="00B3697D"/>
    <w:rsid w:val="00B369A5"/>
    <w:rsid w:val="00B36B6B"/>
    <w:rsid w:val="00B36BE8"/>
    <w:rsid w:val="00B36C16"/>
    <w:rsid w:val="00B36D43"/>
    <w:rsid w:val="00B36DA0"/>
    <w:rsid w:val="00B36F02"/>
    <w:rsid w:val="00B370D1"/>
    <w:rsid w:val="00B371F4"/>
    <w:rsid w:val="00B37BB7"/>
    <w:rsid w:val="00B40095"/>
    <w:rsid w:val="00B40650"/>
    <w:rsid w:val="00B407DD"/>
    <w:rsid w:val="00B40EFE"/>
    <w:rsid w:val="00B4118D"/>
    <w:rsid w:val="00B411AF"/>
    <w:rsid w:val="00B41508"/>
    <w:rsid w:val="00B41AA2"/>
    <w:rsid w:val="00B41AA5"/>
    <w:rsid w:val="00B41AEB"/>
    <w:rsid w:val="00B41C8D"/>
    <w:rsid w:val="00B41D2A"/>
    <w:rsid w:val="00B41F2A"/>
    <w:rsid w:val="00B421E2"/>
    <w:rsid w:val="00B423AE"/>
    <w:rsid w:val="00B42671"/>
    <w:rsid w:val="00B4275D"/>
    <w:rsid w:val="00B430C1"/>
    <w:rsid w:val="00B434BE"/>
    <w:rsid w:val="00B43880"/>
    <w:rsid w:val="00B43AAA"/>
    <w:rsid w:val="00B43BB9"/>
    <w:rsid w:val="00B43C28"/>
    <w:rsid w:val="00B43E0F"/>
    <w:rsid w:val="00B43EEB"/>
    <w:rsid w:val="00B43F7A"/>
    <w:rsid w:val="00B44085"/>
    <w:rsid w:val="00B44096"/>
    <w:rsid w:val="00B44249"/>
    <w:rsid w:val="00B44282"/>
    <w:rsid w:val="00B442F6"/>
    <w:rsid w:val="00B44327"/>
    <w:rsid w:val="00B4434B"/>
    <w:rsid w:val="00B445D7"/>
    <w:rsid w:val="00B447BF"/>
    <w:rsid w:val="00B44950"/>
    <w:rsid w:val="00B44A38"/>
    <w:rsid w:val="00B44A53"/>
    <w:rsid w:val="00B44B68"/>
    <w:rsid w:val="00B44CDC"/>
    <w:rsid w:val="00B44D43"/>
    <w:rsid w:val="00B4511E"/>
    <w:rsid w:val="00B452AB"/>
    <w:rsid w:val="00B458AB"/>
    <w:rsid w:val="00B459E6"/>
    <w:rsid w:val="00B45C27"/>
    <w:rsid w:val="00B45EBE"/>
    <w:rsid w:val="00B45F12"/>
    <w:rsid w:val="00B46050"/>
    <w:rsid w:val="00B46206"/>
    <w:rsid w:val="00B4629F"/>
    <w:rsid w:val="00B464F5"/>
    <w:rsid w:val="00B46AD0"/>
    <w:rsid w:val="00B46D3A"/>
    <w:rsid w:val="00B46F3B"/>
    <w:rsid w:val="00B46F82"/>
    <w:rsid w:val="00B475EC"/>
    <w:rsid w:val="00B47A16"/>
    <w:rsid w:val="00B47AF0"/>
    <w:rsid w:val="00B47BE7"/>
    <w:rsid w:val="00B47CA8"/>
    <w:rsid w:val="00B50568"/>
    <w:rsid w:val="00B50606"/>
    <w:rsid w:val="00B507B8"/>
    <w:rsid w:val="00B508EA"/>
    <w:rsid w:val="00B509E7"/>
    <w:rsid w:val="00B50AF0"/>
    <w:rsid w:val="00B50CC3"/>
    <w:rsid w:val="00B50E4A"/>
    <w:rsid w:val="00B5100B"/>
    <w:rsid w:val="00B51324"/>
    <w:rsid w:val="00B5191B"/>
    <w:rsid w:val="00B5198A"/>
    <w:rsid w:val="00B519E3"/>
    <w:rsid w:val="00B5202D"/>
    <w:rsid w:val="00B521AC"/>
    <w:rsid w:val="00B52375"/>
    <w:rsid w:val="00B525AF"/>
    <w:rsid w:val="00B52821"/>
    <w:rsid w:val="00B528BA"/>
    <w:rsid w:val="00B52984"/>
    <w:rsid w:val="00B52A10"/>
    <w:rsid w:val="00B52C73"/>
    <w:rsid w:val="00B52FFA"/>
    <w:rsid w:val="00B530FD"/>
    <w:rsid w:val="00B534B6"/>
    <w:rsid w:val="00B53521"/>
    <w:rsid w:val="00B538E9"/>
    <w:rsid w:val="00B53EA1"/>
    <w:rsid w:val="00B54026"/>
    <w:rsid w:val="00B540C0"/>
    <w:rsid w:val="00B542DB"/>
    <w:rsid w:val="00B543D3"/>
    <w:rsid w:val="00B54654"/>
    <w:rsid w:val="00B54FBB"/>
    <w:rsid w:val="00B5520E"/>
    <w:rsid w:val="00B55355"/>
    <w:rsid w:val="00B5563B"/>
    <w:rsid w:val="00B556EF"/>
    <w:rsid w:val="00B5576C"/>
    <w:rsid w:val="00B55878"/>
    <w:rsid w:val="00B5596E"/>
    <w:rsid w:val="00B55A4F"/>
    <w:rsid w:val="00B55B12"/>
    <w:rsid w:val="00B55CFF"/>
    <w:rsid w:val="00B55E15"/>
    <w:rsid w:val="00B5601B"/>
    <w:rsid w:val="00B56107"/>
    <w:rsid w:val="00B56417"/>
    <w:rsid w:val="00B564A6"/>
    <w:rsid w:val="00B564DE"/>
    <w:rsid w:val="00B56892"/>
    <w:rsid w:val="00B56CE6"/>
    <w:rsid w:val="00B56D10"/>
    <w:rsid w:val="00B5735E"/>
    <w:rsid w:val="00B57531"/>
    <w:rsid w:val="00B577E2"/>
    <w:rsid w:val="00B5786A"/>
    <w:rsid w:val="00B578CF"/>
    <w:rsid w:val="00B579A6"/>
    <w:rsid w:val="00B57B29"/>
    <w:rsid w:val="00B57C23"/>
    <w:rsid w:val="00B57FF7"/>
    <w:rsid w:val="00B60043"/>
    <w:rsid w:val="00B603D0"/>
    <w:rsid w:val="00B608C2"/>
    <w:rsid w:val="00B609FE"/>
    <w:rsid w:val="00B60A5A"/>
    <w:rsid w:val="00B61108"/>
    <w:rsid w:val="00B61533"/>
    <w:rsid w:val="00B61A70"/>
    <w:rsid w:val="00B61F6E"/>
    <w:rsid w:val="00B628EB"/>
    <w:rsid w:val="00B629DF"/>
    <w:rsid w:val="00B62B16"/>
    <w:rsid w:val="00B631B8"/>
    <w:rsid w:val="00B63536"/>
    <w:rsid w:val="00B63539"/>
    <w:rsid w:val="00B63739"/>
    <w:rsid w:val="00B6394D"/>
    <w:rsid w:val="00B63C03"/>
    <w:rsid w:val="00B63E93"/>
    <w:rsid w:val="00B63F0A"/>
    <w:rsid w:val="00B63FAF"/>
    <w:rsid w:val="00B64205"/>
    <w:rsid w:val="00B64247"/>
    <w:rsid w:val="00B64438"/>
    <w:rsid w:val="00B64555"/>
    <w:rsid w:val="00B64744"/>
    <w:rsid w:val="00B647C5"/>
    <w:rsid w:val="00B64973"/>
    <w:rsid w:val="00B64A16"/>
    <w:rsid w:val="00B64AD3"/>
    <w:rsid w:val="00B64C30"/>
    <w:rsid w:val="00B64C77"/>
    <w:rsid w:val="00B64FB3"/>
    <w:rsid w:val="00B651BF"/>
    <w:rsid w:val="00B652AA"/>
    <w:rsid w:val="00B656CD"/>
    <w:rsid w:val="00B6595C"/>
    <w:rsid w:val="00B65BBB"/>
    <w:rsid w:val="00B664E9"/>
    <w:rsid w:val="00B66B58"/>
    <w:rsid w:val="00B67221"/>
    <w:rsid w:val="00B676A4"/>
    <w:rsid w:val="00B67A4C"/>
    <w:rsid w:val="00B67CCF"/>
    <w:rsid w:val="00B702A6"/>
    <w:rsid w:val="00B70757"/>
    <w:rsid w:val="00B70AA9"/>
    <w:rsid w:val="00B70D0F"/>
    <w:rsid w:val="00B71037"/>
    <w:rsid w:val="00B71083"/>
    <w:rsid w:val="00B719B9"/>
    <w:rsid w:val="00B71A25"/>
    <w:rsid w:val="00B71A55"/>
    <w:rsid w:val="00B71A95"/>
    <w:rsid w:val="00B71EF9"/>
    <w:rsid w:val="00B71F0C"/>
    <w:rsid w:val="00B71F7A"/>
    <w:rsid w:val="00B7247B"/>
    <w:rsid w:val="00B726CB"/>
    <w:rsid w:val="00B726CF"/>
    <w:rsid w:val="00B7287F"/>
    <w:rsid w:val="00B72B05"/>
    <w:rsid w:val="00B72B72"/>
    <w:rsid w:val="00B72B81"/>
    <w:rsid w:val="00B73381"/>
    <w:rsid w:val="00B7340E"/>
    <w:rsid w:val="00B736E2"/>
    <w:rsid w:val="00B738F3"/>
    <w:rsid w:val="00B739B2"/>
    <w:rsid w:val="00B741B3"/>
    <w:rsid w:val="00B74406"/>
    <w:rsid w:val="00B744DB"/>
    <w:rsid w:val="00B744F4"/>
    <w:rsid w:val="00B7464E"/>
    <w:rsid w:val="00B74783"/>
    <w:rsid w:val="00B747C9"/>
    <w:rsid w:val="00B74A0A"/>
    <w:rsid w:val="00B74BEA"/>
    <w:rsid w:val="00B74C12"/>
    <w:rsid w:val="00B74D3F"/>
    <w:rsid w:val="00B75280"/>
    <w:rsid w:val="00B7549F"/>
    <w:rsid w:val="00B757C3"/>
    <w:rsid w:val="00B757E3"/>
    <w:rsid w:val="00B758D6"/>
    <w:rsid w:val="00B75D93"/>
    <w:rsid w:val="00B75E7D"/>
    <w:rsid w:val="00B761DE"/>
    <w:rsid w:val="00B762A3"/>
    <w:rsid w:val="00B76B24"/>
    <w:rsid w:val="00B76C57"/>
    <w:rsid w:val="00B77086"/>
    <w:rsid w:val="00B770FC"/>
    <w:rsid w:val="00B77164"/>
    <w:rsid w:val="00B77171"/>
    <w:rsid w:val="00B771FB"/>
    <w:rsid w:val="00B77290"/>
    <w:rsid w:val="00B773A3"/>
    <w:rsid w:val="00B77459"/>
    <w:rsid w:val="00B776C5"/>
    <w:rsid w:val="00B777E9"/>
    <w:rsid w:val="00B77B77"/>
    <w:rsid w:val="00B8023B"/>
    <w:rsid w:val="00B804CA"/>
    <w:rsid w:val="00B806DF"/>
    <w:rsid w:val="00B8091B"/>
    <w:rsid w:val="00B80B2C"/>
    <w:rsid w:val="00B80E02"/>
    <w:rsid w:val="00B8138E"/>
    <w:rsid w:val="00B814DD"/>
    <w:rsid w:val="00B8168B"/>
    <w:rsid w:val="00B817E5"/>
    <w:rsid w:val="00B818FD"/>
    <w:rsid w:val="00B81DD9"/>
    <w:rsid w:val="00B81DF5"/>
    <w:rsid w:val="00B81F51"/>
    <w:rsid w:val="00B81F65"/>
    <w:rsid w:val="00B82225"/>
    <w:rsid w:val="00B822E1"/>
    <w:rsid w:val="00B8249C"/>
    <w:rsid w:val="00B82834"/>
    <w:rsid w:val="00B82D33"/>
    <w:rsid w:val="00B82D40"/>
    <w:rsid w:val="00B82FCE"/>
    <w:rsid w:val="00B83114"/>
    <w:rsid w:val="00B832F5"/>
    <w:rsid w:val="00B83417"/>
    <w:rsid w:val="00B83955"/>
    <w:rsid w:val="00B83A63"/>
    <w:rsid w:val="00B83A9D"/>
    <w:rsid w:val="00B84023"/>
    <w:rsid w:val="00B84069"/>
    <w:rsid w:val="00B840BD"/>
    <w:rsid w:val="00B84312"/>
    <w:rsid w:val="00B849E8"/>
    <w:rsid w:val="00B84AA5"/>
    <w:rsid w:val="00B84AF3"/>
    <w:rsid w:val="00B84BC6"/>
    <w:rsid w:val="00B84D77"/>
    <w:rsid w:val="00B84E43"/>
    <w:rsid w:val="00B84FBF"/>
    <w:rsid w:val="00B85219"/>
    <w:rsid w:val="00B852C9"/>
    <w:rsid w:val="00B852CC"/>
    <w:rsid w:val="00B85546"/>
    <w:rsid w:val="00B856FC"/>
    <w:rsid w:val="00B8573A"/>
    <w:rsid w:val="00B857D0"/>
    <w:rsid w:val="00B85808"/>
    <w:rsid w:val="00B85D15"/>
    <w:rsid w:val="00B86608"/>
    <w:rsid w:val="00B86624"/>
    <w:rsid w:val="00B8678A"/>
    <w:rsid w:val="00B867B6"/>
    <w:rsid w:val="00B86964"/>
    <w:rsid w:val="00B869D2"/>
    <w:rsid w:val="00B86AF4"/>
    <w:rsid w:val="00B87334"/>
    <w:rsid w:val="00B873BE"/>
    <w:rsid w:val="00B8744E"/>
    <w:rsid w:val="00B87DB7"/>
    <w:rsid w:val="00B87E45"/>
    <w:rsid w:val="00B87E54"/>
    <w:rsid w:val="00B87F07"/>
    <w:rsid w:val="00B902BD"/>
    <w:rsid w:val="00B904BB"/>
    <w:rsid w:val="00B907F2"/>
    <w:rsid w:val="00B90914"/>
    <w:rsid w:val="00B9091C"/>
    <w:rsid w:val="00B9097B"/>
    <w:rsid w:val="00B90E9A"/>
    <w:rsid w:val="00B90ED0"/>
    <w:rsid w:val="00B91094"/>
    <w:rsid w:val="00B91269"/>
    <w:rsid w:val="00B912CC"/>
    <w:rsid w:val="00B912E8"/>
    <w:rsid w:val="00B9143F"/>
    <w:rsid w:val="00B917A7"/>
    <w:rsid w:val="00B919B5"/>
    <w:rsid w:val="00B919B9"/>
    <w:rsid w:val="00B91B35"/>
    <w:rsid w:val="00B92135"/>
    <w:rsid w:val="00B92458"/>
    <w:rsid w:val="00B92543"/>
    <w:rsid w:val="00B925F3"/>
    <w:rsid w:val="00B92E44"/>
    <w:rsid w:val="00B931C3"/>
    <w:rsid w:val="00B932C6"/>
    <w:rsid w:val="00B9339B"/>
    <w:rsid w:val="00B936EF"/>
    <w:rsid w:val="00B937B5"/>
    <w:rsid w:val="00B93822"/>
    <w:rsid w:val="00B93B31"/>
    <w:rsid w:val="00B93F7A"/>
    <w:rsid w:val="00B9426B"/>
    <w:rsid w:val="00B959E4"/>
    <w:rsid w:val="00B95B9E"/>
    <w:rsid w:val="00B95C2B"/>
    <w:rsid w:val="00B95C3B"/>
    <w:rsid w:val="00B95E39"/>
    <w:rsid w:val="00B95E45"/>
    <w:rsid w:val="00B95E48"/>
    <w:rsid w:val="00B95E53"/>
    <w:rsid w:val="00B962BB"/>
    <w:rsid w:val="00B96444"/>
    <w:rsid w:val="00B9673B"/>
    <w:rsid w:val="00B96794"/>
    <w:rsid w:val="00B967AB"/>
    <w:rsid w:val="00B96BF7"/>
    <w:rsid w:val="00B96D5F"/>
    <w:rsid w:val="00B96F2F"/>
    <w:rsid w:val="00B9781C"/>
    <w:rsid w:val="00B9784B"/>
    <w:rsid w:val="00B97A13"/>
    <w:rsid w:val="00B97FC0"/>
    <w:rsid w:val="00B97FD5"/>
    <w:rsid w:val="00BA0D3B"/>
    <w:rsid w:val="00BA0EC1"/>
    <w:rsid w:val="00BA0F64"/>
    <w:rsid w:val="00BA134A"/>
    <w:rsid w:val="00BA1398"/>
    <w:rsid w:val="00BA1B7F"/>
    <w:rsid w:val="00BA1D8A"/>
    <w:rsid w:val="00BA1E12"/>
    <w:rsid w:val="00BA1F3E"/>
    <w:rsid w:val="00BA21C1"/>
    <w:rsid w:val="00BA2423"/>
    <w:rsid w:val="00BA2510"/>
    <w:rsid w:val="00BA27D0"/>
    <w:rsid w:val="00BA2AF9"/>
    <w:rsid w:val="00BA2DF4"/>
    <w:rsid w:val="00BA2FB8"/>
    <w:rsid w:val="00BA300F"/>
    <w:rsid w:val="00BA31FD"/>
    <w:rsid w:val="00BA39FF"/>
    <w:rsid w:val="00BA3A49"/>
    <w:rsid w:val="00BA3B0C"/>
    <w:rsid w:val="00BA3B5B"/>
    <w:rsid w:val="00BA3C1D"/>
    <w:rsid w:val="00BA3EF3"/>
    <w:rsid w:val="00BA4083"/>
    <w:rsid w:val="00BA4389"/>
    <w:rsid w:val="00BA459A"/>
    <w:rsid w:val="00BA4882"/>
    <w:rsid w:val="00BA4BD0"/>
    <w:rsid w:val="00BA4F38"/>
    <w:rsid w:val="00BA50A7"/>
    <w:rsid w:val="00BA5169"/>
    <w:rsid w:val="00BA5470"/>
    <w:rsid w:val="00BA571F"/>
    <w:rsid w:val="00BA5883"/>
    <w:rsid w:val="00BA5CC7"/>
    <w:rsid w:val="00BA5DAB"/>
    <w:rsid w:val="00BA6204"/>
    <w:rsid w:val="00BA64E2"/>
    <w:rsid w:val="00BA65AC"/>
    <w:rsid w:val="00BA6658"/>
    <w:rsid w:val="00BA67CD"/>
    <w:rsid w:val="00BA6813"/>
    <w:rsid w:val="00BA6AB1"/>
    <w:rsid w:val="00BA6F53"/>
    <w:rsid w:val="00BA7297"/>
    <w:rsid w:val="00BA72B6"/>
    <w:rsid w:val="00BA7533"/>
    <w:rsid w:val="00BA7594"/>
    <w:rsid w:val="00BA789B"/>
    <w:rsid w:val="00BA7EA4"/>
    <w:rsid w:val="00BB042B"/>
    <w:rsid w:val="00BB073F"/>
    <w:rsid w:val="00BB093E"/>
    <w:rsid w:val="00BB0BCB"/>
    <w:rsid w:val="00BB0E0B"/>
    <w:rsid w:val="00BB0E27"/>
    <w:rsid w:val="00BB0E95"/>
    <w:rsid w:val="00BB117A"/>
    <w:rsid w:val="00BB11B3"/>
    <w:rsid w:val="00BB11BF"/>
    <w:rsid w:val="00BB122D"/>
    <w:rsid w:val="00BB12D8"/>
    <w:rsid w:val="00BB1434"/>
    <w:rsid w:val="00BB1735"/>
    <w:rsid w:val="00BB1CEE"/>
    <w:rsid w:val="00BB1CF9"/>
    <w:rsid w:val="00BB1D2D"/>
    <w:rsid w:val="00BB20C5"/>
    <w:rsid w:val="00BB2430"/>
    <w:rsid w:val="00BB24D8"/>
    <w:rsid w:val="00BB2566"/>
    <w:rsid w:val="00BB25B0"/>
    <w:rsid w:val="00BB34F9"/>
    <w:rsid w:val="00BB360B"/>
    <w:rsid w:val="00BB366F"/>
    <w:rsid w:val="00BB3999"/>
    <w:rsid w:val="00BB3D54"/>
    <w:rsid w:val="00BB3E78"/>
    <w:rsid w:val="00BB4116"/>
    <w:rsid w:val="00BB432A"/>
    <w:rsid w:val="00BB447B"/>
    <w:rsid w:val="00BB45C4"/>
    <w:rsid w:val="00BB4846"/>
    <w:rsid w:val="00BB4907"/>
    <w:rsid w:val="00BB4BD4"/>
    <w:rsid w:val="00BB4D94"/>
    <w:rsid w:val="00BB4DEE"/>
    <w:rsid w:val="00BB4F48"/>
    <w:rsid w:val="00BB504F"/>
    <w:rsid w:val="00BB5123"/>
    <w:rsid w:val="00BB52E0"/>
    <w:rsid w:val="00BB5395"/>
    <w:rsid w:val="00BB5463"/>
    <w:rsid w:val="00BB569C"/>
    <w:rsid w:val="00BB56F1"/>
    <w:rsid w:val="00BB5BDA"/>
    <w:rsid w:val="00BB5C15"/>
    <w:rsid w:val="00BB5E41"/>
    <w:rsid w:val="00BB6024"/>
    <w:rsid w:val="00BB6082"/>
    <w:rsid w:val="00BB6159"/>
    <w:rsid w:val="00BB623D"/>
    <w:rsid w:val="00BB695E"/>
    <w:rsid w:val="00BB6A9B"/>
    <w:rsid w:val="00BB6D2D"/>
    <w:rsid w:val="00BB6D8F"/>
    <w:rsid w:val="00BB6F2F"/>
    <w:rsid w:val="00BB7144"/>
    <w:rsid w:val="00BB739E"/>
    <w:rsid w:val="00BB7475"/>
    <w:rsid w:val="00BB74A4"/>
    <w:rsid w:val="00BB786E"/>
    <w:rsid w:val="00BB7AE6"/>
    <w:rsid w:val="00BB7B4B"/>
    <w:rsid w:val="00BB7FC0"/>
    <w:rsid w:val="00BC0119"/>
    <w:rsid w:val="00BC0D59"/>
    <w:rsid w:val="00BC0E31"/>
    <w:rsid w:val="00BC1459"/>
    <w:rsid w:val="00BC1D78"/>
    <w:rsid w:val="00BC2027"/>
    <w:rsid w:val="00BC20F0"/>
    <w:rsid w:val="00BC2223"/>
    <w:rsid w:val="00BC2855"/>
    <w:rsid w:val="00BC2D2F"/>
    <w:rsid w:val="00BC2E88"/>
    <w:rsid w:val="00BC2F16"/>
    <w:rsid w:val="00BC34B7"/>
    <w:rsid w:val="00BC3511"/>
    <w:rsid w:val="00BC36C3"/>
    <w:rsid w:val="00BC3873"/>
    <w:rsid w:val="00BC3CFE"/>
    <w:rsid w:val="00BC3E4D"/>
    <w:rsid w:val="00BC3FD1"/>
    <w:rsid w:val="00BC443D"/>
    <w:rsid w:val="00BC4A22"/>
    <w:rsid w:val="00BC4B1D"/>
    <w:rsid w:val="00BC4BBF"/>
    <w:rsid w:val="00BC4C2E"/>
    <w:rsid w:val="00BC4FDA"/>
    <w:rsid w:val="00BC51D3"/>
    <w:rsid w:val="00BC51E4"/>
    <w:rsid w:val="00BC5447"/>
    <w:rsid w:val="00BC5465"/>
    <w:rsid w:val="00BC54A7"/>
    <w:rsid w:val="00BC54C9"/>
    <w:rsid w:val="00BC55CB"/>
    <w:rsid w:val="00BC580E"/>
    <w:rsid w:val="00BC5917"/>
    <w:rsid w:val="00BC5AB4"/>
    <w:rsid w:val="00BC6153"/>
    <w:rsid w:val="00BC62A5"/>
    <w:rsid w:val="00BC6473"/>
    <w:rsid w:val="00BC69CF"/>
    <w:rsid w:val="00BC6A38"/>
    <w:rsid w:val="00BC6C75"/>
    <w:rsid w:val="00BC70F0"/>
    <w:rsid w:val="00BC7363"/>
    <w:rsid w:val="00BC74BD"/>
    <w:rsid w:val="00BC7640"/>
    <w:rsid w:val="00BC79C1"/>
    <w:rsid w:val="00BC7A09"/>
    <w:rsid w:val="00BC7A28"/>
    <w:rsid w:val="00BC7C26"/>
    <w:rsid w:val="00BC7E95"/>
    <w:rsid w:val="00BC7F51"/>
    <w:rsid w:val="00BC7FC9"/>
    <w:rsid w:val="00BD01EF"/>
    <w:rsid w:val="00BD03EC"/>
    <w:rsid w:val="00BD0A1B"/>
    <w:rsid w:val="00BD0DCA"/>
    <w:rsid w:val="00BD0DDC"/>
    <w:rsid w:val="00BD1237"/>
    <w:rsid w:val="00BD18B4"/>
    <w:rsid w:val="00BD21B2"/>
    <w:rsid w:val="00BD252C"/>
    <w:rsid w:val="00BD252F"/>
    <w:rsid w:val="00BD257F"/>
    <w:rsid w:val="00BD2929"/>
    <w:rsid w:val="00BD2AD8"/>
    <w:rsid w:val="00BD2C3F"/>
    <w:rsid w:val="00BD326E"/>
    <w:rsid w:val="00BD327B"/>
    <w:rsid w:val="00BD350F"/>
    <w:rsid w:val="00BD3DC3"/>
    <w:rsid w:val="00BD3DD8"/>
    <w:rsid w:val="00BD4080"/>
    <w:rsid w:val="00BD413C"/>
    <w:rsid w:val="00BD42AB"/>
    <w:rsid w:val="00BD4650"/>
    <w:rsid w:val="00BD4995"/>
    <w:rsid w:val="00BD49F6"/>
    <w:rsid w:val="00BD4AAA"/>
    <w:rsid w:val="00BD4E8F"/>
    <w:rsid w:val="00BD5294"/>
    <w:rsid w:val="00BD52B1"/>
    <w:rsid w:val="00BD5355"/>
    <w:rsid w:val="00BD53A9"/>
    <w:rsid w:val="00BD57C0"/>
    <w:rsid w:val="00BD59C1"/>
    <w:rsid w:val="00BD5B0B"/>
    <w:rsid w:val="00BD5D24"/>
    <w:rsid w:val="00BD5E43"/>
    <w:rsid w:val="00BD6034"/>
    <w:rsid w:val="00BD642D"/>
    <w:rsid w:val="00BD6609"/>
    <w:rsid w:val="00BD6750"/>
    <w:rsid w:val="00BD6758"/>
    <w:rsid w:val="00BD6C5D"/>
    <w:rsid w:val="00BD7010"/>
    <w:rsid w:val="00BD702C"/>
    <w:rsid w:val="00BD709D"/>
    <w:rsid w:val="00BD70E1"/>
    <w:rsid w:val="00BD721F"/>
    <w:rsid w:val="00BD741B"/>
    <w:rsid w:val="00BD7618"/>
    <w:rsid w:val="00BD783F"/>
    <w:rsid w:val="00BD78A6"/>
    <w:rsid w:val="00BD7931"/>
    <w:rsid w:val="00BD7D7F"/>
    <w:rsid w:val="00BD7E0D"/>
    <w:rsid w:val="00BE0148"/>
    <w:rsid w:val="00BE01CC"/>
    <w:rsid w:val="00BE025B"/>
    <w:rsid w:val="00BE05CC"/>
    <w:rsid w:val="00BE076B"/>
    <w:rsid w:val="00BE0850"/>
    <w:rsid w:val="00BE0868"/>
    <w:rsid w:val="00BE0B79"/>
    <w:rsid w:val="00BE0FE1"/>
    <w:rsid w:val="00BE15DC"/>
    <w:rsid w:val="00BE1771"/>
    <w:rsid w:val="00BE178E"/>
    <w:rsid w:val="00BE1B67"/>
    <w:rsid w:val="00BE1CF3"/>
    <w:rsid w:val="00BE1DA2"/>
    <w:rsid w:val="00BE1F4D"/>
    <w:rsid w:val="00BE22A3"/>
    <w:rsid w:val="00BE2516"/>
    <w:rsid w:val="00BE253F"/>
    <w:rsid w:val="00BE25FE"/>
    <w:rsid w:val="00BE27F4"/>
    <w:rsid w:val="00BE27FE"/>
    <w:rsid w:val="00BE29BD"/>
    <w:rsid w:val="00BE2A82"/>
    <w:rsid w:val="00BE2C83"/>
    <w:rsid w:val="00BE328A"/>
    <w:rsid w:val="00BE3363"/>
    <w:rsid w:val="00BE3366"/>
    <w:rsid w:val="00BE34BA"/>
    <w:rsid w:val="00BE3574"/>
    <w:rsid w:val="00BE35D1"/>
    <w:rsid w:val="00BE386C"/>
    <w:rsid w:val="00BE389E"/>
    <w:rsid w:val="00BE38BF"/>
    <w:rsid w:val="00BE39D8"/>
    <w:rsid w:val="00BE3C01"/>
    <w:rsid w:val="00BE411C"/>
    <w:rsid w:val="00BE4189"/>
    <w:rsid w:val="00BE4FAC"/>
    <w:rsid w:val="00BE5180"/>
    <w:rsid w:val="00BE5336"/>
    <w:rsid w:val="00BE590A"/>
    <w:rsid w:val="00BE59E6"/>
    <w:rsid w:val="00BE5AEE"/>
    <w:rsid w:val="00BE5B2C"/>
    <w:rsid w:val="00BE600B"/>
    <w:rsid w:val="00BE6247"/>
    <w:rsid w:val="00BE675D"/>
    <w:rsid w:val="00BE6895"/>
    <w:rsid w:val="00BE697A"/>
    <w:rsid w:val="00BE6B1F"/>
    <w:rsid w:val="00BE6C02"/>
    <w:rsid w:val="00BE6D5C"/>
    <w:rsid w:val="00BE6D8B"/>
    <w:rsid w:val="00BE7079"/>
    <w:rsid w:val="00BE7139"/>
    <w:rsid w:val="00BE7291"/>
    <w:rsid w:val="00BE7773"/>
    <w:rsid w:val="00BE78DE"/>
    <w:rsid w:val="00BE7982"/>
    <w:rsid w:val="00BE79F6"/>
    <w:rsid w:val="00BE7B42"/>
    <w:rsid w:val="00BE7B7F"/>
    <w:rsid w:val="00BE7BA1"/>
    <w:rsid w:val="00BF04FB"/>
    <w:rsid w:val="00BF05D6"/>
    <w:rsid w:val="00BF0FA6"/>
    <w:rsid w:val="00BF13B3"/>
    <w:rsid w:val="00BF158B"/>
    <w:rsid w:val="00BF1648"/>
    <w:rsid w:val="00BF16CA"/>
    <w:rsid w:val="00BF20F0"/>
    <w:rsid w:val="00BF2281"/>
    <w:rsid w:val="00BF235F"/>
    <w:rsid w:val="00BF23C6"/>
    <w:rsid w:val="00BF2B76"/>
    <w:rsid w:val="00BF2C5D"/>
    <w:rsid w:val="00BF2E18"/>
    <w:rsid w:val="00BF3015"/>
    <w:rsid w:val="00BF368D"/>
    <w:rsid w:val="00BF368E"/>
    <w:rsid w:val="00BF38EC"/>
    <w:rsid w:val="00BF3B6C"/>
    <w:rsid w:val="00BF3D88"/>
    <w:rsid w:val="00BF3D8A"/>
    <w:rsid w:val="00BF3DEA"/>
    <w:rsid w:val="00BF3E1C"/>
    <w:rsid w:val="00BF3EB1"/>
    <w:rsid w:val="00BF403A"/>
    <w:rsid w:val="00BF4132"/>
    <w:rsid w:val="00BF41E6"/>
    <w:rsid w:val="00BF4549"/>
    <w:rsid w:val="00BF46C4"/>
    <w:rsid w:val="00BF4800"/>
    <w:rsid w:val="00BF4945"/>
    <w:rsid w:val="00BF4B3F"/>
    <w:rsid w:val="00BF4BC6"/>
    <w:rsid w:val="00BF55DF"/>
    <w:rsid w:val="00BF5A89"/>
    <w:rsid w:val="00BF5AAC"/>
    <w:rsid w:val="00BF5AB0"/>
    <w:rsid w:val="00BF5CFE"/>
    <w:rsid w:val="00BF5FC2"/>
    <w:rsid w:val="00BF64D0"/>
    <w:rsid w:val="00BF6563"/>
    <w:rsid w:val="00BF65B1"/>
    <w:rsid w:val="00BF679B"/>
    <w:rsid w:val="00BF6C26"/>
    <w:rsid w:val="00BF6D79"/>
    <w:rsid w:val="00BF6DDA"/>
    <w:rsid w:val="00BF6E62"/>
    <w:rsid w:val="00BF6F21"/>
    <w:rsid w:val="00BF704F"/>
    <w:rsid w:val="00BF70B8"/>
    <w:rsid w:val="00BF7519"/>
    <w:rsid w:val="00BF7557"/>
    <w:rsid w:val="00C001FB"/>
    <w:rsid w:val="00C00322"/>
    <w:rsid w:val="00C0053C"/>
    <w:rsid w:val="00C00EA6"/>
    <w:rsid w:val="00C00F5E"/>
    <w:rsid w:val="00C01222"/>
    <w:rsid w:val="00C01B96"/>
    <w:rsid w:val="00C01D6B"/>
    <w:rsid w:val="00C0239A"/>
    <w:rsid w:val="00C02429"/>
    <w:rsid w:val="00C02B43"/>
    <w:rsid w:val="00C02B82"/>
    <w:rsid w:val="00C02D5B"/>
    <w:rsid w:val="00C02D5F"/>
    <w:rsid w:val="00C03087"/>
    <w:rsid w:val="00C034CD"/>
    <w:rsid w:val="00C036BB"/>
    <w:rsid w:val="00C037BD"/>
    <w:rsid w:val="00C03ADC"/>
    <w:rsid w:val="00C03B3F"/>
    <w:rsid w:val="00C03BF8"/>
    <w:rsid w:val="00C03EBA"/>
    <w:rsid w:val="00C03ECE"/>
    <w:rsid w:val="00C03F12"/>
    <w:rsid w:val="00C03FB1"/>
    <w:rsid w:val="00C0446E"/>
    <w:rsid w:val="00C04470"/>
    <w:rsid w:val="00C04B70"/>
    <w:rsid w:val="00C04BCB"/>
    <w:rsid w:val="00C04BEE"/>
    <w:rsid w:val="00C05647"/>
    <w:rsid w:val="00C056A8"/>
    <w:rsid w:val="00C056AB"/>
    <w:rsid w:val="00C05B54"/>
    <w:rsid w:val="00C05ED7"/>
    <w:rsid w:val="00C063E7"/>
    <w:rsid w:val="00C063F8"/>
    <w:rsid w:val="00C0651F"/>
    <w:rsid w:val="00C06843"/>
    <w:rsid w:val="00C06F44"/>
    <w:rsid w:val="00C07006"/>
    <w:rsid w:val="00C07073"/>
    <w:rsid w:val="00C07089"/>
    <w:rsid w:val="00C07226"/>
    <w:rsid w:val="00C07457"/>
    <w:rsid w:val="00C0769A"/>
    <w:rsid w:val="00C07B15"/>
    <w:rsid w:val="00C100BA"/>
    <w:rsid w:val="00C10242"/>
    <w:rsid w:val="00C10647"/>
    <w:rsid w:val="00C106ED"/>
    <w:rsid w:val="00C10722"/>
    <w:rsid w:val="00C1074C"/>
    <w:rsid w:val="00C10770"/>
    <w:rsid w:val="00C10AB2"/>
    <w:rsid w:val="00C10B38"/>
    <w:rsid w:val="00C10B51"/>
    <w:rsid w:val="00C11015"/>
    <w:rsid w:val="00C116EA"/>
    <w:rsid w:val="00C1172B"/>
    <w:rsid w:val="00C11B52"/>
    <w:rsid w:val="00C1260A"/>
    <w:rsid w:val="00C126CF"/>
    <w:rsid w:val="00C129E4"/>
    <w:rsid w:val="00C12B27"/>
    <w:rsid w:val="00C12D6A"/>
    <w:rsid w:val="00C12DAD"/>
    <w:rsid w:val="00C12FD5"/>
    <w:rsid w:val="00C1304A"/>
    <w:rsid w:val="00C13055"/>
    <w:rsid w:val="00C13418"/>
    <w:rsid w:val="00C134CB"/>
    <w:rsid w:val="00C1351A"/>
    <w:rsid w:val="00C13AD1"/>
    <w:rsid w:val="00C13CE9"/>
    <w:rsid w:val="00C13D7A"/>
    <w:rsid w:val="00C13F28"/>
    <w:rsid w:val="00C14726"/>
    <w:rsid w:val="00C14739"/>
    <w:rsid w:val="00C14832"/>
    <w:rsid w:val="00C14899"/>
    <w:rsid w:val="00C148F8"/>
    <w:rsid w:val="00C14A11"/>
    <w:rsid w:val="00C14AA7"/>
    <w:rsid w:val="00C14CAB"/>
    <w:rsid w:val="00C14E9D"/>
    <w:rsid w:val="00C15838"/>
    <w:rsid w:val="00C15909"/>
    <w:rsid w:val="00C1595C"/>
    <w:rsid w:val="00C15A70"/>
    <w:rsid w:val="00C15AE4"/>
    <w:rsid w:val="00C15C37"/>
    <w:rsid w:val="00C15C64"/>
    <w:rsid w:val="00C15D26"/>
    <w:rsid w:val="00C15E35"/>
    <w:rsid w:val="00C16028"/>
    <w:rsid w:val="00C16998"/>
    <w:rsid w:val="00C16A69"/>
    <w:rsid w:val="00C16E35"/>
    <w:rsid w:val="00C16F6D"/>
    <w:rsid w:val="00C16FC9"/>
    <w:rsid w:val="00C17077"/>
    <w:rsid w:val="00C17226"/>
    <w:rsid w:val="00C1754B"/>
    <w:rsid w:val="00C1764C"/>
    <w:rsid w:val="00C17B45"/>
    <w:rsid w:val="00C17C27"/>
    <w:rsid w:val="00C2011F"/>
    <w:rsid w:val="00C20181"/>
    <w:rsid w:val="00C201DB"/>
    <w:rsid w:val="00C20225"/>
    <w:rsid w:val="00C2023C"/>
    <w:rsid w:val="00C2045E"/>
    <w:rsid w:val="00C20480"/>
    <w:rsid w:val="00C205D6"/>
    <w:rsid w:val="00C20608"/>
    <w:rsid w:val="00C20A0D"/>
    <w:rsid w:val="00C20DDA"/>
    <w:rsid w:val="00C20E68"/>
    <w:rsid w:val="00C20F24"/>
    <w:rsid w:val="00C210BC"/>
    <w:rsid w:val="00C2120E"/>
    <w:rsid w:val="00C2124F"/>
    <w:rsid w:val="00C21481"/>
    <w:rsid w:val="00C21B2B"/>
    <w:rsid w:val="00C21FE8"/>
    <w:rsid w:val="00C223F5"/>
    <w:rsid w:val="00C225D4"/>
    <w:rsid w:val="00C2266E"/>
    <w:rsid w:val="00C2292A"/>
    <w:rsid w:val="00C22B49"/>
    <w:rsid w:val="00C22D44"/>
    <w:rsid w:val="00C22E04"/>
    <w:rsid w:val="00C22E60"/>
    <w:rsid w:val="00C23195"/>
    <w:rsid w:val="00C231F2"/>
    <w:rsid w:val="00C2324D"/>
    <w:rsid w:val="00C232F9"/>
    <w:rsid w:val="00C23431"/>
    <w:rsid w:val="00C23E48"/>
    <w:rsid w:val="00C23F60"/>
    <w:rsid w:val="00C24894"/>
    <w:rsid w:val="00C2493C"/>
    <w:rsid w:val="00C24ABB"/>
    <w:rsid w:val="00C24BA1"/>
    <w:rsid w:val="00C24BE3"/>
    <w:rsid w:val="00C24D98"/>
    <w:rsid w:val="00C25154"/>
    <w:rsid w:val="00C2517F"/>
    <w:rsid w:val="00C251E0"/>
    <w:rsid w:val="00C2551D"/>
    <w:rsid w:val="00C258CB"/>
    <w:rsid w:val="00C25B38"/>
    <w:rsid w:val="00C25CCB"/>
    <w:rsid w:val="00C25DAF"/>
    <w:rsid w:val="00C25EBE"/>
    <w:rsid w:val="00C25F8F"/>
    <w:rsid w:val="00C26380"/>
    <w:rsid w:val="00C264FA"/>
    <w:rsid w:val="00C26758"/>
    <w:rsid w:val="00C269DE"/>
    <w:rsid w:val="00C26AF7"/>
    <w:rsid w:val="00C26F08"/>
    <w:rsid w:val="00C26F2A"/>
    <w:rsid w:val="00C271A1"/>
    <w:rsid w:val="00C276E4"/>
    <w:rsid w:val="00C2779A"/>
    <w:rsid w:val="00C277CF"/>
    <w:rsid w:val="00C27BAB"/>
    <w:rsid w:val="00C27F4C"/>
    <w:rsid w:val="00C3034D"/>
    <w:rsid w:val="00C303AC"/>
    <w:rsid w:val="00C30471"/>
    <w:rsid w:val="00C30511"/>
    <w:rsid w:val="00C30531"/>
    <w:rsid w:val="00C30606"/>
    <w:rsid w:val="00C308DA"/>
    <w:rsid w:val="00C30EB0"/>
    <w:rsid w:val="00C31439"/>
    <w:rsid w:val="00C31449"/>
    <w:rsid w:val="00C316AF"/>
    <w:rsid w:val="00C31AFC"/>
    <w:rsid w:val="00C31BD4"/>
    <w:rsid w:val="00C31DD8"/>
    <w:rsid w:val="00C31ED4"/>
    <w:rsid w:val="00C32095"/>
    <w:rsid w:val="00C320C8"/>
    <w:rsid w:val="00C32272"/>
    <w:rsid w:val="00C32555"/>
    <w:rsid w:val="00C32706"/>
    <w:rsid w:val="00C32798"/>
    <w:rsid w:val="00C32B70"/>
    <w:rsid w:val="00C32DD7"/>
    <w:rsid w:val="00C32EF7"/>
    <w:rsid w:val="00C33226"/>
    <w:rsid w:val="00C3335B"/>
    <w:rsid w:val="00C333B8"/>
    <w:rsid w:val="00C33656"/>
    <w:rsid w:val="00C3398B"/>
    <w:rsid w:val="00C33A45"/>
    <w:rsid w:val="00C33FE6"/>
    <w:rsid w:val="00C34005"/>
    <w:rsid w:val="00C34505"/>
    <w:rsid w:val="00C34620"/>
    <w:rsid w:val="00C34AD1"/>
    <w:rsid w:val="00C34B48"/>
    <w:rsid w:val="00C34EA9"/>
    <w:rsid w:val="00C34EC6"/>
    <w:rsid w:val="00C351BD"/>
    <w:rsid w:val="00C35419"/>
    <w:rsid w:val="00C35458"/>
    <w:rsid w:val="00C354A4"/>
    <w:rsid w:val="00C3570B"/>
    <w:rsid w:val="00C35A29"/>
    <w:rsid w:val="00C3650C"/>
    <w:rsid w:val="00C36675"/>
    <w:rsid w:val="00C366E6"/>
    <w:rsid w:val="00C3694B"/>
    <w:rsid w:val="00C36EB7"/>
    <w:rsid w:val="00C370CE"/>
    <w:rsid w:val="00C3739E"/>
    <w:rsid w:val="00C37580"/>
    <w:rsid w:val="00C37B92"/>
    <w:rsid w:val="00C37FD9"/>
    <w:rsid w:val="00C400D4"/>
    <w:rsid w:val="00C4058B"/>
    <w:rsid w:val="00C406A3"/>
    <w:rsid w:val="00C40724"/>
    <w:rsid w:val="00C40BA9"/>
    <w:rsid w:val="00C40D1B"/>
    <w:rsid w:val="00C40DEA"/>
    <w:rsid w:val="00C40E85"/>
    <w:rsid w:val="00C41516"/>
    <w:rsid w:val="00C415F0"/>
    <w:rsid w:val="00C4176D"/>
    <w:rsid w:val="00C4188D"/>
    <w:rsid w:val="00C41C35"/>
    <w:rsid w:val="00C41CD9"/>
    <w:rsid w:val="00C41F86"/>
    <w:rsid w:val="00C41FBD"/>
    <w:rsid w:val="00C42206"/>
    <w:rsid w:val="00C4264C"/>
    <w:rsid w:val="00C427BC"/>
    <w:rsid w:val="00C4287B"/>
    <w:rsid w:val="00C4288D"/>
    <w:rsid w:val="00C42C7F"/>
    <w:rsid w:val="00C42D6E"/>
    <w:rsid w:val="00C42E56"/>
    <w:rsid w:val="00C42EE0"/>
    <w:rsid w:val="00C432D4"/>
    <w:rsid w:val="00C4352F"/>
    <w:rsid w:val="00C4358F"/>
    <w:rsid w:val="00C43701"/>
    <w:rsid w:val="00C4371D"/>
    <w:rsid w:val="00C43F03"/>
    <w:rsid w:val="00C43F98"/>
    <w:rsid w:val="00C443C5"/>
    <w:rsid w:val="00C4458D"/>
    <w:rsid w:val="00C446E3"/>
    <w:rsid w:val="00C44778"/>
    <w:rsid w:val="00C44861"/>
    <w:rsid w:val="00C44AF3"/>
    <w:rsid w:val="00C44C96"/>
    <w:rsid w:val="00C44F26"/>
    <w:rsid w:val="00C45216"/>
    <w:rsid w:val="00C45832"/>
    <w:rsid w:val="00C45848"/>
    <w:rsid w:val="00C45B50"/>
    <w:rsid w:val="00C45C6A"/>
    <w:rsid w:val="00C45F19"/>
    <w:rsid w:val="00C46317"/>
    <w:rsid w:val="00C46610"/>
    <w:rsid w:val="00C467E0"/>
    <w:rsid w:val="00C46B4D"/>
    <w:rsid w:val="00C46E16"/>
    <w:rsid w:val="00C46F89"/>
    <w:rsid w:val="00C4724F"/>
    <w:rsid w:val="00C4725F"/>
    <w:rsid w:val="00C4735E"/>
    <w:rsid w:val="00C4738E"/>
    <w:rsid w:val="00C475FE"/>
    <w:rsid w:val="00C4786A"/>
    <w:rsid w:val="00C47CA0"/>
    <w:rsid w:val="00C500CC"/>
    <w:rsid w:val="00C502E3"/>
    <w:rsid w:val="00C503FC"/>
    <w:rsid w:val="00C50478"/>
    <w:rsid w:val="00C509BC"/>
    <w:rsid w:val="00C51036"/>
    <w:rsid w:val="00C5122A"/>
    <w:rsid w:val="00C51267"/>
    <w:rsid w:val="00C512B7"/>
    <w:rsid w:val="00C515EE"/>
    <w:rsid w:val="00C5162E"/>
    <w:rsid w:val="00C517AD"/>
    <w:rsid w:val="00C51C6A"/>
    <w:rsid w:val="00C51D07"/>
    <w:rsid w:val="00C51FE2"/>
    <w:rsid w:val="00C520AB"/>
    <w:rsid w:val="00C521E9"/>
    <w:rsid w:val="00C52334"/>
    <w:rsid w:val="00C5250A"/>
    <w:rsid w:val="00C526E4"/>
    <w:rsid w:val="00C527B0"/>
    <w:rsid w:val="00C5288F"/>
    <w:rsid w:val="00C52C84"/>
    <w:rsid w:val="00C531AA"/>
    <w:rsid w:val="00C531B4"/>
    <w:rsid w:val="00C5323C"/>
    <w:rsid w:val="00C53373"/>
    <w:rsid w:val="00C5346A"/>
    <w:rsid w:val="00C534D1"/>
    <w:rsid w:val="00C53617"/>
    <w:rsid w:val="00C53AB0"/>
    <w:rsid w:val="00C53B37"/>
    <w:rsid w:val="00C53D3D"/>
    <w:rsid w:val="00C54203"/>
    <w:rsid w:val="00C54276"/>
    <w:rsid w:val="00C5434E"/>
    <w:rsid w:val="00C5437B"/>
    <w:rsid w:val="00C543AD"/>
    <w:rsid w:val="00C543D0"/>
    <w:rsid w:val="00C545CC"/>
    <w:rsid w:val="00C5468A"/>
    <w:rsid w:val="00C54A9E"/>
    <w:rsid w:val="00C54CE6"/>
    <w:rsid w:val="00C54EC1"/>
    <w:rsid w:val="00C54FEE"/>
    <w:rsid w:val="00C54FF9"/>
    <w:rsid w:val="00C553EB"/>
    <w:rsid w:val="00C55628"/>
    <w:rsid w:val="00C55785"/>
    <w:rsid w:val="00C55916"/>
    <w:rsid w:val="00C55928"/>
    <w:rsid w:val="00C55B2B"/>
    <w:rsid w:val="00C56249"/>
    <w:rsid w:val="00C5634F"/>
    <w:rsid w:val="00C56E14"/>
    <w:rsid w:val="00C574F8"/>
    <w:rsid w:val="00C5779F"/>
    <w:rsid w:val="00C57903"/>
    <w:rsid w:val="00C5795A"/>
    <w:rsid w:val="00C57E02"/>
    <w:rsid w:val="00C6049F"/>
    <w:rsid w:val="00C60536"/>
    <w:rsid w:val="00C605CC"/>
    <w:rsid w:val="00C60882"/>
    <w:rsid w:val="00C609F5"/>
    <w:rsid w:val="00C6128F"/>
    <w:rsid w:val="00C61883"/>
    <w:rsid w:val="00C618ED"/>
    <w:rsid w:val="00C61E7C"/>
    <w:rsid w:val="00C62081"/>
    <w:rsid w:val="00C621AD"/>
    <w:rsid w:val="00C621B6"/>
    <w:rsid w:val="00C621F1"/>
    <w:rsid w:val="00C623B0"/>
    <w:rsid w:val="00C623D9"/>
    <w:rsid w:val="00C6240E"/>
    <w:rsid w:val="00C6243A"/>
    <w:rsid w:val="00C62750"/>
    <w:rsid w:val="00C6285A"/>
    <w:rsid w:val="00C62DE5"/>
    <w:rsid w:val="00C62FD0"/>
    <w:rsid w:val="00C62FF0"/>
    <w:rsid w:val="00C6305F"/>
    <w:rsid w:val="00C63590"/>
    <w:rsid w:val="00C6366D"/>
    <w:rsid w:val="00C63874"/>
    <w:rsid w:val="00C63B61"/>
    <w:rsid w:val="00C63D12"/>
    <w:rsid w:val="00C63E2B"/>
    <w:rsid w:val="00C63E91"/>
    <w:rsid w:val="00C63F23"/>
    <w:rsid w:val="00C644F6"/>
    <w:rsid w:val="00C6461B"/>
    <w:rsid w:val="00C64BFE"/>
    <w:rsid w:val="00C64EA1"/>
    <w:rsid w:val="00C6510E"/>
    <w:rsid w:val="00C65201"/>
    <w:rsid w:val="00C65437"/>
    <w:rsid w:val="00C6579B"/>
    <w:rsid w:val="00C65A87"/>
    <w:rsid w:val="00C65B46"/>
    <w:rsid w:val="00C65ECA"/>
    <w:rsid w:val="00C66195"/>
    <w:rsid w:val="00C66867"/>
    <w:rsid w:val="00C66BA3"/>
    <w:rsid w:val="00C66E2F"/>
    <w:rsid w:val="00C66E67"/>
    <w:rsid w:val="00C674F6"/>
    <w:rsid w:val="00C676FA"/>
    <w:rsid w:val="00C67925"/>
    <w:rsid w:val="00C67CC3"/>
    <w:rsid w:val="00C67DBD"/>
    <w:rsid w:val="00C67F56"/>
    <w:rsid w:val="00C703CC"/>
    <w:rsid w:val="00C70607"/>
    <w:rsid w:val="00C70AC1"/>
    <w:rsid w:val="00C7123A"/>
    <w:rsid w:val="00C71B6A"/>
    <w:rsid w:val="00C71E2F"/>
    <w:rsid w:val="00C71E73"/>
    <w:rsid w:val="00C71FA7"/>
    <w:rsid w:val="00C7208E"/>
    <w:rsid w:val="00C72114"/>
    <w:rsid w:val="00C72327"/>
    <w:rsid w:val="00C7238D"/>
    <w:rsid w:val="00C72ED2"/>
    <w:rsid w:val="00C7302D"/>
    <w:rsid w:val="00C730E4"/>
    <w:rsid w:val="00C73322"/>
    <w:rsid w:val="00C73449"/>
    <w:rsid w:val="00C7362D"/>
    <w:rsid w:val="00C73686"/>
    <w:rsid w:val="00C73F08"/>
    <w:rsid w:val="00C746B3"/>
    <w:rsid w:val="00C74847"/>
    <w:rsid w:val="00C749D3"/>
    <w:rsid w:val="00C74A04"/>
    <w:rsid w:val="00C74B24"/>
    <w:rsid w:val="00C74D3A"/>
    <w:rsid w:val="00C74F0A"/>
    <w:rsid w:val="00C74FFD"/>
    <w:rsid w:val="00C7515D"/>
    <w:rsid w:val="00C751F4"/>
    <w:rsid w:val="00C75205"/>
    <w:rsid w:val="00C75225"/>
    <w:rsid w:val="00C7534F"/>
    <w:rsid w:val="00C7547E"/>
    <w:rsid w:val="00C7561D"/>
    <w:rsid w:val="00C75AC2"/>
    <w:rsid w:val="00C75BB5"/>
    <w:rsid w:val="00C75D76"/>
    <w:rsid w:val="00C75F91"/>
    <w:rsid w:val="00C764AD"/>
    <w:rsid w:val="00C7655E"/>
    <w:rsid w:val="00C76664"/>
    <w:rsid w:val="00C76752"/>
    <w:rsid w:val="00C7680F"/>
    <w:rsid w:val="00C76A4E"/>
    <w:rsid w:val="00C76B1E"/>
    <w:rsid w:val="00C76CDA"/>
    <w:rsid w:val="00C76F0B"/>
    <w:rsid w:val="00C77189"/>
    <w:rsid w:val="00C77363"/>
    <w:rsid w:val="00C776F3"/>
    <w:rsid w:val="00C77718"/>
    <w:rsid w:val="00C77C41"/>
    <w:rsid w:val="00C77C78"/>
    <w:rsid w:val="00C77E40"/>
    <w:rsid w:val="00C8008E"/>
    <w:rsid w:val="00C800E4"/>
    <w:rsid w:val="00C80102"/>
    <w:rsid w:val="00C80118"/>
    <w:rsid w:val="00C80352"/>
    <w:rsid w:val="00C80479"/>
    <w:rsid w:val="00C80714"/>
    <w:rsid w:val="00C8075E"/>
    <w:rsid w:val="00C807E1"/>
    <w:rsid w:val="00C80B01"/>
    <w:rsid w:val="00C80B78"/>
    <w:rsid w:val="00C80D99"/>
    <w:rsid w:val="00C80DE2"/>
    <w:rsid w:val="00C81190"/>
    <w:rsid w:val="00C81416"/>
    <w:rsid w:val="00C81685"/>
    <w:rsid w:val="00C81A3C"/>
    <w:rsid w:val="00C81BB5"/>
    <w:rsid w:val="00C81DAE"/>
    <w:rsid w:val="00C82060"/>
    <w:rsid w:val="00C824F1"/>
    <w:rsid w:val="00C824FF"/>
    <w:rsid w:val="00C82830"/>
    <w:rsid w:val="00C82AC2"/>
    <w:rsid w:val="00C82C59"/>
    <w:rsid w:val="00C82D47"/>
    <w:rsid w:val="00C82DA5"/>
    <w:rsid w:val="00C82E81"/>
    <w:rsid w:val="00C8309B"/>
    <w:rsid w:val="00C833B9"/>
    <w:rsid w:val="00C83593"/>
    <w:rsid w:val="00C83796"/>
    <w:rsid w:val="00C83D84"/>
    <w:rsid w:val="00C840AE"/>
    <w:rsid w:val="00C841E1"/>
    <w:rsid w:val="00C842D3"/>
    <w:rsid w:val="00C844AC"/>
    <w:rsid w:val="00C8452C"/>
    <w:rsid w:val="00C84803"/>
    <w:rsid w:val="00C84992"/>
    <w:rsid w:val="00C84C67"/>
    <w:rsid w:val="00C84CBB"/>
    <w:rsid w:val="00C84EF5"/>
    <w:rsid w:val="00C84FDD"/>
    <w:rsid w:val="00C85099"/>
    <w:rsid w:val="00C855A7"/>
    <w:rsid w:val="00C85A6E"/>
    <w:rsid w:val="00C85EEF"/>
    <w:rsid w:val="00C85F02"/>
    <w:rsid w:val="00C8605E"/>
    <w:rsid w:val="00C863EB"/>
    <w:rsid w:val="00C865FC"/>
    <w:rsid w:val="00C8663A"/>
    <w:rsid w:val="00C8680E"/>
    <w:rsid w:val="00C86B7B"/>
    <w:rsid w:val="00C86E8C"/>
    <w:rsid w:val="00C87430"/>
    <w:rsid w:val="00C877D4"/>
    <w:rsid w:val="00C87D92"/>
    <w:rsid w:val="00C9047D"/>
    <w:rsid w:val="00C90657"/>
    <w:rsid w:val="00C908CC"/>
    <w:rsid w:val="00C909C2"/>
    <w:rsid w:val="00C90A3A"/>
    <w:rsid w:val="00C91042"/>
    <w:rsid w:val="00C9150D"/>
    <w:rsid w:val="00C915A9"/>
    <w:rsid w:val="00C918C6"/>
    <w:rsid w:val="00C91AEF"/>
    <w:rsid w:val="00C91B76"/>
    <w:rsid w:val="00C91B87"/>
    <w:rsid w:val="00C92366"/>
    <w:rsid w:val="00C92432"/>
    <w:rsid w:val="00C92ADC"/>
    <w:rsid w:val="00C92C61"/>
    <w:rsid w:val="00C93660"/>
    <w:rsid w:val="00C93700"/>
    <w:rsid w:val="00C938FE"/>
    <w:rsid w:val="00C93C93"/>
    <w:rsid w:val="00C93EF2"/>
    <w:rsid w:val="00C941A5"/>
    <w:rsid w:val="00C95016"/>
    <w:rsid w:val="00C95024"/>
    <w:rsid w:val="00C95164"/>
    <w:rsid w:val="00C95211"/>
    <w:rsid w:val="00C95214"/>
    <w:rsid w:val="00C95653"/>
    <w:rsid w:val="00C9572A"/>
    <w:rsid w:val="00C95740"/>
    <w:rsid w:val="00C958E3"/>
    <w:rsid w:val="00C95BFB"/>
    <w:rsid w:val="00C95CB0"/>
    <w:rsid w:val="00C95E93"/>
    <w:rsid w:val="00C95F53"/>
    <w:rsid w:val="00C96410"/>
    <w:rsid w:val="00C96713"/>
    <w:rsid w:val="00C96876"/>
    <w:rsid w:val="00C96F2E"/>
    <w:rsid w:val="00C97455"/>
    <w:rsid w:val="00C975D5"/>
    <w:rsid w:val="00C975DD"/>
    <w:rsid w:val="00C97885"/>
    <w:rsid w:val="00C97E17"/>
    <w:rsid w:val="00CA0060"/>
    <w:rsid w:val="00CA0461"/>
    <w:rsid w:val="00CA04E3"/>
    <w:rsid w:val="00CA0578"/>
    <w:rsid w:val="00CA06BD"/>
    <w:rsid w:val="00CA08AA"/>
    <w:rsid w:val="00CA0A28"/>
    <w:rsid w:val="00CA0FE4"/>
    <w:rsid w:val="00CA13E8"/>
    <w:rsid w:val="00CA17D0"/>
    <w:rsid w:val="00CA1D3A"/>
    <w:rsid w:val="00CA1DDF"/>
    <w:rsid w:val="00CA2036"/>
    <w:rsid w:val="00CA2112"/>
    <w:rsid w:val="00CA2307"/>
    <w:rsid w:val="00CA2625"/>
    <w:rsid w:val="00CA2716"/>
    <w:rsid w:val="00CA27F1"/>
    <w:rsid w:val="00CA2914"/>
    <w:rsid w:val="00CA2A8C"/>
    <w:rsid w:val="00CA2AE3"/>
    <w:rsid w:val="00CA2CD4"/>
    <w:rsid w:val="00CA2F2F"/>
    <w:rsid w:val="00CA3332"/>
    <w:rsid w:val="00CA3450"/>
    <w:rsid w:val="00CA3707"/>
    <w:rsid w:val="00CA37BE"/>
    <w:rsid w:val="00CA390E"/>
    <w:rsid w:val="00CA4576"/>
    <w:rsid w:val="00CA47A0"/>
    <w:rsid w:val="00CA49F7"/>
    <w:rsid w:val="00CA4A74"/>
    <w:rsid w:val="00CA4B81"/>
    <w:rsid w:val="00CA4F41"/>
    <w:rsid w:val="00CA5063"/>
    <w:rsid w:val="00CA5B40"/>
    <w:rsid w:val="00CA5D64"/>
    <w:rsid w:val="00CA69AB"/>
    <w:rsid w:val="00CA6D68"/>
    <w:rsid w:val="00CA70A1"/>
    <w:rsid w:val="00CA712A"/>
    <w:rsid w:val="00CA7282"/>
    <w:rsid w:val="00CA72BF"/>
    <w:rsid w:val="00CA751A"/>
    <w:rsid w:val="00CA78BF"/>
    <w:rsid w:val="00CA7AA6"/>
    <w:rsid w:val="00CB0154"/>
    <w:rsid w:val="00CB02CF"/>
    <w:rsid w:val="00CB0716"/>
    <w:rsid w:val="00CB09C1"/>
    <w:rsid w:val="00CB09C8"/>
    <w:rsid w:val="00CB0B96"/>
    <w:rsid w:val="00CB161B"/>
    <w:rsid w:val="00CB17AF"/>
    <w:rsid w:val="00CB1C63"/>
    <w:rsid w:val="00CB1D4E"/>
    <w:rsid w:val="00CB1EE7"/>
    <w:rsid w:val="00CB1F67"/>
    <w:rsid w:val="00CB2053"/>
    <w:rsid w:val="00CB244B"/>
    <w:rsid w:val="00CB255E"/>
    <w:rsid w:val="00CB2622"/>
    <w:rsid w:val="00CB27AD"/>
    <w:rsid w:val="00CB329E"/>
    <w:rsid w:val="00CB3637"/>
    <w:rsid w:val="00CB3BFC"/>
    <w:rsid w:val="00CB4397"/>
    <w:rsid w:val="00CB43B9"/>
    <w:rsid w:val="00CB448B"/>
    <w:rsid w:val="00CB467F"/>
    <w:rsid w:val="00CB46BC"/>
    <w:rsid w:val="00CB48D5"/>
    <w:rsid w:val="00CB49CC"/>
    <w:rsid w:val="00CB4D95"/>
    <w:rsid w:val="00CB505B"/>
    <w:rsid w:val="00CB513C"/>
    <w:rsid w:val="00CB51BD"/>
    <w:rsid w:val="00CB52AE"/>
    <w:rsid w:val="00CB52DB"/>
    <w:rsid w:val="00CB533C"/>
    <w:rsid w:val="00CB54A2"/>
    <w:rsid w:val="00CB5DA2"/>
    <w:rsid w:val="00CB5E31"/>
    <w:rsid w:val="00CB5E3E"/>
    <w:rsid w:val="00CB6243"/>
    <w:rsid w:val="00CB7320"/>
    <w:rsid w:val="00CB73AE"/>
    <w:rsid w:val="00CB73F3"/>
    <w:rsid w:val="00CB7472"/>
    <w:rsid w:val="00CB751D"/>
    <w:rsid w:val="00CB7742"/>
    <w:rsid w:val="00CB77B8"/>
    <w:rsid w:val="00CB78E9"/>
    <w:rsid w:val="00CB7C83"/>
    <w:rsid w:val="00CC005B"/>
    <w:rsid w:val="00CC00EE"/>
    <w:rsid w:val="00CC018C"/>
    <w:rsid w:val="00CC01A5"/>
    <w:rsid w:val="00CC0348"/>
    <w:rsid w:val="00CC0631"/>
    <w:rsid w:val="00CC0908"/>
    <w:rsid w:val="00CC0CA5"/>
    <w:rsid w:val="00CC0DD2"/>
    <w:rsid w:val="00CC0EF0"/>
    <w:rsid w:val="00CC1118"/>
    <w:rsid w:val="00CC149D"/>
    <w:rsid w:val="00CC1A35"/>
    <w:rsid w:val="00CC1DC9"/>
    <w:rsid w:val="00CC1E32"/>
    <w:rsid w:val="00CC1EAD"/>
    <w:rsid w:val="00CC1FF1"/>
    <w:rsid w:val="00CC2208"/>
    <w:rsid w:val="00CC2C57"/>
    <w:rsid w:val="00CC2D64"/>
    <w:rsid w:val="00CC3050"/>
    <w:rsid w:val="00CC30DF"/>
    <w:rsid w:val="00CC33B0"/>
    <w:rsid w:val="00CC3529"/>
    <w:rsid w:val="00CC3745"/>
    <w:rsid w:val="00CC3B2E"/>
    <w:rsid w:val="00CC3FF7"/>
    <w:rsid w:val="00CC40E0"/>
    <w:rsid w:val="00CC45CA"/>
    <w:rsid w:val="00CC4672"/>
    <w:rsid w:val="00CC47E4"/>
    <w:rsid w:val="00CC48F9"/>
    <w:rsid w:val="00CC49CA"/>
    <w:rsid w:val="00CC4B11"/>
    <w:rsid w:val="00CC4DCA"/>
    <w:rsid w:val="00CC515D"/>
    <w:rsid w:val="00CC526C"/>
    <w:rsid w:val="00CC618F"/>
    <w:rsid w:val="00CC636A"/>
    <w:rsid w:val="00CC641F"/>
    <w:rsid w:val="00CC67D6"/>
    <w:rsid w:val="00CC6D04"/>
    <w:rsid w:val="00CC6E9F"/>
    <w:rsid w:val="00CC75BA"/>
    <w:rsid w:val="00CC7613"/>
    <w:rsid w:val="00CC78B1"/>
    <w:rsid w:val="00CC798C"/>
    <w:rsid w:val="00CC7C04"/>
    <w:rsid w:val="00CC7D57"/>
    <w:rsid w:val="00CC7DD6"/>
    <w:rsid w:val="00CC7EFD"/>
    <w:rsid w:val="00CD01A1"/>
    <w:rsid w:val="00CD020A"/>
    <w:rsid w:val="00CD02A7"/>
    <w:rsid w:val="00CD02BB"/>
    <w:rsid w:val="00CD0625"/>
    <w:rsid w:val="00CD07A2"/>
    <w:rsid w:val="00CD0F8E"/>
    <w:rsid w:val="00CD13CD"/>
    <w:rsid w:val="00CD1691"/>
    <w:rsid w:val="00CD1C07"/>
    <w:rsid w:val="00CD1E5B"/>
    <w:rsid w:val="00CD23E6"/>
    <w:rsid w:val="00CD2870"/>
    <w:rsid w:val="00CD2B5C"/>
    <w:rsid w:val="00CD2B9C"/>
    <w:rsid w:val="00CD2DEA"/>
    <w:rsid w:val="00CD2EAC"/>
    <w:rsid w:val="00CD2F1C"/>
    <w:rsid w:val="00CD3046"/>
    <w:rsid w:val="00CD31C8"/>
    <w:rsid w:val="00CD31DD"/>
    <w:rsid w:val="00CD3242"/>
    <w:rsid w:val="00CD3560"/>
    <w:rsid w:val="00CD37FA"/>
    <w:rsid w:val="00CD3866"/>
    <w:rsid w:val="00CD389C"/>
    <w:rsid w:val="00CD3B91"/>
    <w:rsid w:val="00CD3D32"/>
    <w:rsid w:val="00CD3D9F"/>
    <w:rsid w:val="00CD4673"/>
    <w:rsid w:val="00CD4806"/>
    <w:rsid w:val="00CD4A19"/>
    <w:rsid w:val="00CD4B92"/>
    <w:rsid w:val="00CD4C67"/>
    <w:rsid w:val="00CD4C7E"/>
    <w:rsid w:val="00CD4D71"/>
    <w:rsid w:val="00CD51B8"/>
    <w:rsid w:val="00CD537C"/>
    <w:rsid w:val="00CD54E8"/>
    <w:rsid w:val="00CD58C4"/>
    <w:rsid w:val="00CD5915"/>
    <w:rsid w:val="00CD5920"/>
    <w:rsid w:val="00CD5C11"/>
    <w:rsid w:val="00CD5CC8"/>
    <w:rsid w:val="00CD5DA5"/>
    <w:rsid w:val="00CD5E55"/>
    <w:rsid w:val="00CD5FE1"/>
    <w:rsid w:val="00CD60DD"/>
    <w:rsid w:val="00CD64DB"/>
    <w:rsid w:val="00CD66BF"/>
    <w:rsid w:val="00CD670C"/>
    <w:rsid w:val="00CD6931"/>
    <w:rsid w:val="00CD6BCF"/>
    <w:rsid w:val="00CD6D72"/>
    <w:rsid w:val="00CD6FF4"/>
    <w:rsid w:val="00CD7259"/>
    <w:rsid w:val="00CD7A58"/>
    <w:rsid w:val="00CD7BAB"/>
    <w:rsid w:val="00CD7D0F"/>
    <w:rsid w:val="00CD7DE1"/>
    <w:rsid w:val="00CD7F30"/>
    <w:rsid w:val="00CE0305"/>
    <w:rsid w:val="00CE044C"/>
    <w:rsid w:val="00CE0896"/>
    <w:rsid w:val="00CE0B62"/>
    <w:rsid w:val="00CE0BAF"/>
    <w:rsid w:val="00CE0D61"/>
    <w:rsid w:val="00CE0E63"/>
    <w:rsid w:val="00CE0FD1"/>
    <w:rsid w:val="00CE1571"/>
    <w:rsid w:val="00CE18AB"/>
    <w:rsid w:val="00CE190E"/>
    <w:rsid w:val="00CE1B6B"/>
    <w:rsid w:val="00CE1E7A"/>
    <w:rsid w:val="00CE2171"/>
    <w:rsid w:val="00CE21E3"/>
    <w:rsid w:val="00CE2372"/>
    <w:rsid w:val="00CE240A"/>
    <w:rsid w:val="00CE275F"/>
    <w:rsid w:val="00CE27D7"/>
    <w:rsid w:val="00CE2A86"/>
    <w:rsid w:val="00CE2B6A"/>
    <w:rsid w:val="00CE2FE4"/>
    <w:rsid w:val="00CE31CC"/>
    <w:rsid w:val="00CE3214"/>
    <w:rsid w:val="00CE3221"/>
    <w:rsid w:val="00CE3379"/>
    <w:rsid w:val="00CE3918"/>
    <w:rsid w:val="00CE39A8"/>
    <w:rsid w:val="00CE3A62"/>
    <w:rsid w:val="00CE3A85"/>
    <w:rsid w:val="00CE3CDA"/>
    <w:rsid w:val="00CE3CF3"/>
    <w:rsid w:val="00CE3DAA"/>
    <w:rsid w:val="00CE3EEB"/>
    <w:rsid w:val="00CE4540"/>
    <w:rsid w:val="00CE46A3"/>
    <w:rsid w:val="00CE46E3"/>
    <w:rsid w:val="00CE4733"/>
    <w:rsid w:val="00CE49E1"/>
    <w:rsid w:val="00CE4DFB"/>
    <w:rsid w:val="00CE5181"/>
    <w:rsid w:val="00CE537C"/>
    <w:rsid w:val="00CE5385"/>
    <w:rsid w:val="00CE5715"/>
    <w:rsid w:val="00CE5765"/>
    <w:rsid w:val="00CE5B28"/>
    <w:rsid w:val="00CE5CFC"/>
    <w:rsid w:val="00CE5D82"/>
    <w:rsid w:val="00CE5E56"/>
    <w:rsid w:val="00CE5ECF"/>
    <w:rsid w:val="00CE6232"/>
    <w:rsid w:val="00CE6265"/>
    <w:rsid w:val="00CE6289"/>
    <w:rsid w:val="00CE67FA"/>
    <w:rsid w:val="00CE6BE0"/>
    <w:rsid w:val="00CE701D"/>
    <w:rsid w:val="00CE75FB"/>
    <w:rsid w:val="00CE7992"/>
    <w:rsid w:val="00CE799E"/>
    <w:rsid w:val="00CE7E24"/>
    <w:rsid w:val="00CF00F4"/>
    <w:rsid w:val="00CF02E3"/>
    <w:rsid w:val="00CF0389"/>
    <w:rsid w:val="00CF0448"/>
    <w:rsid w:val="00CF05EF"/>
    <w:rsid w:val="00CF0FE6"/>
    <w:rsid w:val="00CF1248"/>
    <w:rsid w:val="00CF12AC"/>
    <w:rsid w:val="00CF12C1"/>
    <w:rsid w:val="00CF1441"/>
    <w:rsid w:val="00CF15AB"/>
    <w:rsid w:val="00CF17E7"/>
    <w:rsid w:val="00CF1B25"/>
    <w:rsid w:val="00CF1CD6"/>
    <w:rsid w:val="00CF1E01"/>
    <w:rsid w:val="00CF2060"/>
    <w:rsid w:val="00CF2188"/>
    <w:rsid w:val="00CF2294"/>
    <w:rsid w:val="00CF242D"/>
    <w:rsid w:val="00CF262F"/>
    <w:rsid w:val="00CF292C"/>
    <w:rsid w:val="00CF2DD4"/>
    <w:rsid w:val="00CF39C5"/>
    <w:rsid w:val="00CF3A0F"/>
    <w:rsid w:val="00CF3C82"/>
    <w:rsid w:val="00CF3E4B"/>
    <w:rsid w:val="00CF42C7"/>
    <w:rsid w:val="00CF44AD"/>
    <w:rsid w:val="00CF44DE"/>
    <w:rsid w:val="00CF459F"/>
    <w:rsid w:val="00CF4730"/>
    <w:rsid w:val="00CF4841"/>
    <w:rsid w:val="00CF490C"/>
    <w:rsid w:val="00CF4D45"/>
    <w:rsid w:val="00CF50A8"/>
    <w:rsid w:val="00CF51AD"/>
    <w:rsid w:val="00CF5471"/>
    <w:rsid w:val="00CF579E"/>
    <w:rsid w:val="00CF588C"/>
    <w:rsid w:val="00CF59D9"/>
    <w:rsid w:val="00CF5AAC"/>
    <w:rsid w:val="00CF5E50"/>
    <w:rsid w:val="00CF6232"/>
    <w:rsid w:val="00CF6335"/>
    <w:rsid w:val="00CF6614"/>
    <w:rsid w:val="00CF672C"/>
    <w:rsid w:val="00CF6F1F"/>
    <w:rsid w:val="00CF6FE4"/>
    <w:rsid w:val="00CF700A"/>
    <w:rsid w:val="00CF7276"/>
    <w:rsid w:val="00CF77ED"/>
    <w:rsid w:val="00CF7966"/>
    <w:rsid w:val="00CF7A1F"/>
    <w:rsid w:val="00CF7A4B"/>
    <w:rsid w:val="00D00022"/>
    <w:rsid w:val="00D00745"/>
    <w:rsid w:val="00D00918"/>
    <w:rsid w:val="00D00B69"/>
    <w:rsid w:val="00D00BF9"/>
    <w:rsid w:val="00D00D3F"/>
    <w:rsid w:val="00D0124A"/>
    <w:rsid w:val="00D01A33"/>
    <w:rsid w:val="00D01DE5"/>
    <w:rsid w:val="00D020AD"/>
    <w:rsid w:val="00D0234E"/>
    <w:rsid w:val="00D026EB"/>
    <w:rsid w:val="00D0298D"/>
    <w:rsid w:val="00D02A04"/>
    <w:rsid w:val="00D02B5F"/>
    <w:rsid w:val="00D02DC8"/>
    <w:rsid w:val="00D02E1B"/>
    <w:rsid w:val="00D02E64"/>
    <w:rsid w:val="00D02EEB"/>
    <w:rsid w:val="00D0351B"/>
    <w:rsid w:val="00D0352D"/>
    <w:rsid w:val="00D0374E"/>
    <w:rsid w:val="00D039A4"/>
    <w:rsid w:val="00D0405E"/>
    <w:rsid w:val="00D04073"/>
    <w:rsid w:val="00D04439"/>
    <w:rsid w:val="00D044A3"/>
    <w:rsid w:val="00D046F2"/>
    <w:rsid w:val="00D0478F"/>
    <w:rsid w:val="00D04AA0"/>
    <w:rsid w:val="00D04B5D"/>
    <w:rsid w:val="00D04C99"/>
    <w:rsid w:val="00D04DBA"/>
    <w:rsid w:val="00D050D6"/>
    <w:rsid w:val="00D0548C"/>
    <w:rsid w:val="00D054DE"/>
    <w:rsid w:val="00D05875"/>
    <w:rsid w:val="00D059D3"/>
    <w:rsid w:val="00D05B81"/>
    <w:rsid w:val="00D05C44"/>
    <w:rsid w:val="00D060CA"/>
    <w:rsid w:val="00D0626B"/>
    <w:rsid w:val="00D06621"/>
    <w:rsid w:val="00D0670C"/>
    <w:rsid w:val="00D0685D"/>
    <w:rsid w:val="00D069F9"/>
    <w:rsid w:val="00D06A48"/>
    <w:rsid w:val="00D06FE0"/>
    <w:rsid w:val="00D06FE8"/>
    <w:rsid w:val="00D07089"/>
    <w:rsid w:val="00D070D8"/>
    <w:rsid w:val="00D07440"/>
    <w:rsid w:val="00D0768D"/>
    <w:rsid w:val="00D0768F"/>
    <w:rsid w:val="00D07859"/>
    <w:rsid w:val="00D07950"/>
    <w:rsid w:val="00D079BD"/>
    <w:rsid w:val="00D07C00"/>
    <w:rsid w:val="00D07CE9"/>
    <w:rsid w:val="00D07F57"/>
    <w:rsid w:val="00D07F6A"/>
    <w:rsid w:val="00D10125"/>
    <w:rsid w:val="00D10274"/>
    <w:rsid w:val="00D10449"/>
    <w:rsid w:val="00D104A3"/>
    <w:rsid w:val="00D10508"/>
    <w:rsid w:val="00D1051D"/>
    <w:rsid w:val="00D1065D"/>
    <w:rsid w:val="00D107CF"/>
    <w:rsid w:val="00D10BA7"/>
    <w:rsid w:val="00D10C30"/>
    <w:rsid w:val="00D10D04"/>
    <w:rsid w:val="00D112C5"/>
    <w:rsid w:val="00D115ED"/>
    <w:rsid w:val="00D11628"/>
    <w:rsid w:val="00D118F0"/>
    <w:rsid w:val="00D118F9"/>
    <w:rsid w:val="00D1190F"/>
    <w:rsid w:val="00D11D5E"/>
    <w:rsid w:val="00D11F34"/>
    <w:rsid w:val="00D1225A"/>
    <w:rsid w:val="00D12371"/>
    <w:rsid w:val="00D12753"/>
    <w:rsid w:val="00D1284E"/>
    <w:rsid w:val="00D12A13"/>
    <w:rsid w:val="00D12A2B"/>
    <w:rsid w:val="00D12B04"/>
    <w:rsid w:val="00D12BC9"/>
    <w:rsid w:val="00D12BF6"/>
    <w:rsid w:val="00D12CAF"/>
    <w:rsid w:val="00D132B6"/>
    <w:rsid w:val="00D132E7"/>
    <w:rsid w:val="00D135ED"/>
    <w:rsid w:val="00D138C3"/>
    <w:rsid w:val="00D1399C"/>
    <w:rsid w:val="00D13ABA"/>
    <w:rsid w:val="00D13CED"/>
    <w:rsid w:val="00D13D20"/>
    <w:rsid w:val="00D142B0"/>
    <w:rsid w:val="00D1431C"/>
    <w:rsid w:val="00D14383"/>
    <w:rsid w:val="00D144C3"/>
    <w:rsid w:val="00D14506"/>
    <w:rsid w:val="00D14A12"/>
    <w:rsid w:val="00D14C67"/>
    <w:rsid w:val="00D1512E"/>
    <w:rsid w:val="00D15458"/>
    <w:rsid w:val="00D154CD"/>
    <w:rsid w:val="00D158D0"/>
    <w:rsid w:val="00D159FD"/>
    <w:rsid w:val="00D15AA6"/>
    <w:rsid w:val="00D15F6F"/>
    <w:rsid w:val="00D1663B"/>
    <w:rsid w:val="00D167A3"/>
    <w:rsid w:val="00D16A7B"/>
    <w:rsid w:val="00D16B03"/>
    <w:rsid w:val="00D16C08"/>
    <w:rsid w:val="00D17140"/>
    <w:rsid w:val="00D1740D"/>
    <w:rsid w:val="00D178D2"/>
    <w:rsid w:val="00D17986"/>
    <w:rsid w:val="00D17A79"/>
    <w:rsid w:val="00D20149"/>
    <w:rsid w:val="00D202C9"/>
    <w:rsid w:val="00D20345"/>
    <w:rsid w:val="00D20502"/>
    <w:rsid w:val="00D207F7"/>
    <w:rsid w:val="00D20835"/>
    <w:rsid w:val="00D20B7C"/>
    <w:rsid w:val="00D20CA0"/>
    <w:rsid w:val="00D20D30"/>
    <w:rsid w:val="00D20D85"/>
    <w:rsid w:val="00D20ED5"/>
    <w:rsid w:val="00D21493"/>
    <w:rsid w:val="00D215D4"/>
    <w:rsid w:val="00D21611"/>
    <w:rsid w:val="00D21F12"/>
    <w:rsid w:val="00D2237C"/>
    <w:rsid w:val="00D22507"/>
    <w:rsid w:val="00D2256A"/>
    <w:rsid w:val="00D2260C"/>
    <w:rsid w:val="00D226E0"/>
    <w:rsid w:val="00D227D0"/>
    <w:rsid w:val="00D22BC5"/>
    <w:rsid w:val="00D22D16"/>
    <w:rsid w:val="00D22F19"/>
    <w:rsid w:val="00D231BA"/>
    <w:rsid w:val="00D23617"/>
    <w:rsid w:val="00D2370F"/>
    <w:rsid w:val="00D2378A"/>
    <w:rsid w:val="00D23923"/>
    <w:rsid w:val="00D23933"/>
    <w:rsid w:val="00D2396A"/>
    <w:rsid w:val="00D23AB8"/>
    <w:rsid w:val="00D23BA6"/>
    <w:rsid w:val="00D23CDF"/>
    <w:rsid w:val="00D23D03"/>
    <w:rsid w:val="00D23F10"/>
    <w:rsid w:val="00D24074"/>
    <w:rsid w:val="00D243F2"/>
    <w:rsid w:val="00D2451F"/>
    <w:rsid w:val="00D2490A"/>
    <w:rsid w:val="00D24B88"/>
    <w:rsid w:val="00D24D27"/>
    <w:rsid w:val="00D24E65"/>
    <w:rsid w:val="00D24F7F"/>
    <w:rsid w:val="00D25252"/>
    <w:rsid w:val="00D252CD"/>
    <w:rsid w:val="00D25736"/>
    <w:rsid w:val="00D25777"/>
    <w:rsid w:val="00D25864"/>
    <w:rsid w:val="00D25ABA"/>
    <w:rsid w:val="00D25BA1"/>
    <w:rsid w:val="00D25E9A"/>
    <w:rsid w:val="00D25EBF"/>
    <w:rsid w:val="00D25F07"/>
    <w:rsid w:val="00D26055"/>
    <w:rsid w:val="00D2608B"/>
    <w:rsid w:val="00D260DC"/>
    <w:rsid w:val="00D26305"/>
    <w:rsid w:val="00D26326"/>
    <w:rsid w:val="00D263B4"/>
    <w:rsid w:val="00D269CE"/>
    <w:rsid w:val="00D26BDF"/>
    <w:rsid w:val="00D26C62"/>
    <w:rsid w:val="00D26CE6"/>
    <w:rsid w:val="00D26D85"/>
    <w:rsid w:val="00D26EB9"/>
    <w:rsid w:val="00D26FF7"/>
    <w:rsid w:val="00D274CD"/>
    <w:rsid w:val="00D276C1"/>
    <w:rsid w:val="00D27A1F"/>
    <w:rsid w:val="00D27A52"/>
    <w:rsid w:val="00D27C2C"/>
    <w:rsid w:val="00D27D06"/>
    <w:rsid w:val="00D27EFC"/>
    <w:rsid w:val="00D3010C"/>
    <w:rsid w:val="00D30137"/>
    <w:rsid w:val="00D304A0"/>
    <w:rsid w:val="00D30780"/>
    <w:rsid w:val="00D30A2C"/>
    <w:rsid w:val="00D30FFA"/>
    <w:rsid w:val="00D31101"/>
    <w:rsid w:val="00D3115F"/>
    <w:rsid w:val="00D3128D"/>
    <w:rsid w:val="00D312E0"/>
    <w:rsid w:val="00D317AF"/>
    <w:rsid w:val="00D31E3E"/>
    <w:rsid w:val="00D32571"/>
    <w:rsid w:val="00D3279B"/>
    <w:rsid w:val="00D32A65"/>
    <w:rsid w:val="00D32ACF"/>
    <w:rsid w:val="00D33A19"/>
    <w:rsid w:val="00D33C87"/>
    <w:rsid w:val="00D33E79"/>
    <w:rsid w:val="00D33FBD"/>
    <w:rsid w:val="00D34041"/>
    <w:rsid w:val="00D3419B"/>
    <w:rsid w:val="00D34261"/>
    <w:rsid w:val="00D3430C"/>
    <w:rsid w:val="00D34558"/>
    <w:rsid w:val="00D345BA"/>
    <w:rsid w:val="00D3476F"/>
    <w:rsid w:val="00D3491B"/>
    <w:rsid w:val="00D34A0A"/>
    <w:rsid w:val="00D34D4B"/>
    <w:rsid w:val="00D35017"/>
    <w:rsid w:val="00D351BA"/>
    <w:rsid w:val="00D354DB"/>
    <w:rsid w:val="00D3573D"/>
    <w:rsid w:val="00D35ADF"/>
    <w:rsid w:val="00D35BB3"/>
    <w:rsid w:val="00D35BE3"/>
    <w:rsid w:val="00D35DA5"/>
    <w:rsid w:val="00D366A2"/>
    <w:rsid w:val="00D366EA"/>
    <w:rsid w:val="00D36788"/>
    <w:rsid w:val="00D3683E"/>
    <w:rsid w:val="00D36B10"/>
    <w:rsid w:val="00D36BBD"/>
    <w:rsid w:val="00D36C33"/>
    <w:rsid w:val="00D36FB8"/>
    <w:rsid w:val="00D371B6"/>
    <w:rsid w:val="00D3734D"/>
    <w:rsid w:val="00D374AB"/>
    <w:rsid w:val="00D37944"/>
    <w:rsid w:val="00D37AB7"/>
    <w:rsid w:val="00D37C9A"/>
    <w:rsid w:val="00D37E12"/>
    <w:rsid w:val="00D401D3"/>
    <w:rsid w:val="00D40372"/>
    <w:rsid w:val="00D404F7"/>
    <w:rsid w:val="00D40565"/>
    <w:rsid w:val="00D405F1"/>
    <w:rsid w:val="00D40A11"/>
    <w:rsid w:val="00D40E68"/>
    <w:rsid w:val="00D40FE2"/>
    <w:rsid w:val="00D4128F"/>
    <w:rsid w:val="00D41317"/>
    <w:rsid w:val="00D414A5"/>
    <w:rsid w:val="00D4151E"/>
    <w:rsid w:val="00D41621"/>
    <w:rsid w:val="00D418E4"/>
    <w:rsid w:val="00D41A65"/>
    <w:rsid w:val="00D41CF5"/>
    <w:rsid w:val="00D4206B"/>
    <w:rsid w:val="00D42841"/>
    <w:rsid w:val="00D429F4"/>
    <w:rsid w:val="00D42A45"/>
    <w:rsid w:val="00D42C5B"/>
    <w:rsid w:val="00D42DE3"/>
    <w:rsid w:val="00D42EAF"/>
    <w:rsid w:val="00D42F3B"/>
    <w:rsid w:val="00D42FA8"/>
    <w:rsid w:val="00D43568"/>
    <w:rsid w:val="00D43800"/>
    <w:rsid w:val="00D438AB"/>
    <w:rsid w:val="00D43A61"/>
    <w:rsid w:val="00D43DAA"/>
    <w:rsid w:val="00D43E22"/>
    <w:rsid w:val="00D441FC"/>
    <w:rsid w:val="00D44215"/>
    <w:rsid w:val="00D44614"/>
    <w:rsid w:val="00D448A4"/>
    <w:rsid w:val="00D44C51"/>
    <w:rsid w:val="00D44C7A"/>
    <w:rsid w:val="00D44E25"/>
    <w:rsid w:val="00D44F88"/>
    <w:rsid w:val="00D456D1"/>
    <w:rsid w:val="00D4594A"/>
    <w:rsid w:val="00D45B1A"/>
    <w:rsid w:val="00D45BD0"/>
    <w:rsid w:val="00D45BFF"/>
    <w:rsid w:val="00D460F7"/>
    <w:rsid w:val="00D461B1"/>
    <w:rsid w:val="00D462AA"/>
    <w:rsid w:val="00D462DB"/>
    <w:rsid w:val="00D4634B"/>
    <w:rsid w:val="00D463A4"/>
    <w:rsid w:val="00D467FA"/>
    <w:rsid w:val="00D4693D"/>
    <w:rsid w:val="00D46A01"/>
    <w:rsid w:val="00D46B57"/>
    <w:rsid w:val="00D46C34"/>
    <w:rsid w:val="00D46D10"/>
    <w:rsid w:val="00D46D26"/>
    <w:rsid w:val="00D46E82"/>
    <w:rsid w:val="00D46F42"/>
    <w:rsid w:val="00D47037"/>
    <w:rsid w:val="00D47AE7"/>
    <w:rsid w:val="00D5029C"/>
    <w:rsid w:val="00D50509"/>
    <w:rsid w:val="00D5076D"/>
    <w:rsid w:val="00D5080B"/>
    <w:rsid w:val="00D508C3"/>
    <w:rsid w:val="00D50B58"/>
    <w:rsid w:val="00D50B89"/>
    <w:rsid w:val="00D50BE9"/>
    <w:rsid w:val="00D51457"/>
    <w:rsid w:val="00D514FE"/>
    <w:rsid w:val="00D5167A"/>
    <w:rsid w:val="00D51866"/>
    <w:rsid w:val="00D518A2"/>
    <w:rsid w:val="00D51985"/>
    <w:rsid w:val="00D519A3"/>
    <w:rsid w:val="00D51E26"/>
    <w:rsid w:val="00D51E7C"/>
    <w:rsid w:val="00D5214F"/>
    <w:rsid w:val="00D52161"/>
    <w:rsid w:val="00D52221"/>
    <w:rsid w:val="00D52332"/>
    <w:rsid w:val="00D5286E"/>
    <w:rsid w:val="00D529A8"/>
    <w:rsid w:val="00D52A84"/>
    <w:rsid w:val="00D52B3C"/>
    <w:rsid w:val="00D52C1F"/>
    <w:rsid w:val="00D52C88"/>
    <w:rsid w:val="00D53455"/>
    <w:rsid w:val="00D538C1"/>
    <w:rsid w:val="00D53BD2"/>
    <w:rsid w:val="00D53DC3"/>
    <w:rsid w:val="00D53FF9"/>
    <w:rsid w:val="00D541BC"/>
    <w:rsid w:val="00D544DC"/>
    <w:rsid w:val="00D5459D"/>
    <w:rsid w:val="00D54A23"/>
    <w:rsid w:val="00D54AAB"/>
    <w:rsid w:val="00D54F29"/>
    <w:rsid w:val="00D54FB2"/>
    <w:rsid w:val="00D5533B"/>
    <w:rsid w:val="00D555E7"/>
    <w:rsid w:val="00D558E0"/>
    <w:rsid w:val="00D55985"/>
    <w:rsid w:val="00D55A36"/>
    <w:rsid w:val="00D55AEC"/>
    <w:rsid w:val="00D55DDE"/>
    <w:rsid w:val="00D55F9A"/>
    <w:rsid w:val="00D56100"/>
    <w:rsid w:val="00D561F2"/>
    <w:rsid w:val="00D5680D"/>
    <w:rsid w:val="00D56A14"/>
    <w:rsid w:val="00D56B70"/>
    <w:rsid w:val="00D56D41"/>
    <w:rsid w:val="00D5704A"/>
    <w:rsid w:val="00D570A2"/>
    <w:rsid w:val="00D5762F"/>
    <w:rsid w:val="00D577D4"/>
    <w:rsid w:val="00D579FB"/>
    <w:rsid w:val="00D57BAA"/>
    <w:rsid w:val="00D57DA4"/>
    <w:rsid w:val="00D57E11"/>
    <w:rsid w:val="00D57EB9"/>
    <w:rsid w:val="00D60011"/>
    <w:rsid w:val="00D60432"/>
    <w:rsid w:val="00D60443"/>
    <w:rsid w:val="00D6088F"/>
    <w:rsid w:val="00D60AFA"/>
    <w:rsid w:val="00D60C12"/>
    <w:rsid w:val="00D60E75"/>
    <w:rsid w:val="00D60F1F"/>
    <w:rsid w:val="00D61542"/>
    <w:rsid w:val="00D6217D"/>
    <w:rsid w:val="00D621F3"/>
    <w:rsid w:val="00D624C5"/>
    <w:rsid w:val="00D6251E"/>
    <w:rsid w:val="00D62696"/>
    <w:rsid w:val="00D6286F"/>
    <w:rsid w:val="00D63943"/>
    <w:rsid w:val="00D6395F"/>
    <w:rsid w:val="00D63A73"/>
    <w:rsid w:val="00D63A7C"/>
    <w:rsid w:val="00D63D4D"/>
    <w:rsid w:val="00D63D74"/>
    <w:rsid w:val="00D64216"/>
    <w:rsid w:val="00D64A2D"/>
    <w:rsid w:val="00D64B43"/>
    <w:rsid w:val="00D64B8B"/>
    <w:rsid w:val="00D64EC6"/>
    <w:rsid w:val="00D64ED4"/>
    <w:rsid w:val="00D64F99"/>
    <w:rsid w:val="00D6500A"/>
    <w:rsid w:val="00D650EF"/>
    <w:rsid w:val="00D65709"/>
    <w:rsid w:val="00D65D1F"/>
    <w:rsid w:val="00D65FAC"/>
    <w:rsid w:val="00D66016"/>
    <w:rsid w:val="00D661E5"/>
    <w:rsid w:val="00D6647F"/>
    <w:rsid w:val="00D6653D"/>
    <w:rsid w:val="00D6661E"/>
    <w:rsid w:val="00D668E1"/>
    <w:rsid w:val="00D6700F"/>
    <w:rsid w:val="00D670E8"/>
    <w:rsid w:val="00D67274"/>
    <w:rsid w:val="00D674B1"/>
    <w:rsid w:val="00D67AC1"/>
    <w:rsid w:val="00D67BD4"/>
    <w:rsid w:val="00D67E62"/>
    <w:rsid w:val="00D70086"/>
    <w:rsid w:val="00D700A7"/>
    <w:rsid w:val="00D70353"/>
    <w:rsid w:val="00D7053C"/>
    <w:rsid w:val="00D70F44"/>
    <w:rsid w:val="00D7112F"/>
    <w:rsid w:val="00D711B8"/>
    <w:rsid w:val="00D713C7"/>
    <w:rsid w:val="00D71689"/>
    <w:rsid w:val="00D718BA"/>
    <w:rsid w:val="00D71B94"/>
    <w:rsid w:val="00D71DF2"/>
    <w:rsid w:val="00D71E74"/>
    <w:rsid w:val="00D71F82"/>
    <w:rsid w:val="00D72185"/>
    <w:rsid w:val="00D7218F"/>
    <w:rsid w:val="00D7260C"/>
    <w:rsid w:val="00D727C4"/>
    <w:rsid w:val="00D72807"/>
    <w:rsid w:val="00D7293F"/>
    <w:rsid w:val="00D729D6"/>
    <w:rsid w:val="00D72EBA"/>
    <w:rsid w:val="00D72FB3"/>
    <w:rsid w:val="00D73156"/>
    <w:rsid w:val="00D7323B"/>
    <w:rsid w:val="00D73300"/>
    <w:rsid w:val="00D73550"/>
    <w:rsid w:val="00D73B8E"/>
    <w:rsid w:val="00D73BE4"/>
    <w:rsid w:val="00D73CF9"/>
    <w:rsid w:val="00D73FC1"/>
    <w:rsid w:val="00D74314"/>
    <w:rsid w:val="00D74576"/>
    <w:rsid w:val="00D7477C"/>
    <w:rsid w:val="00D7495F"/>
    <w:rsid w:val="00D74DAC"/>
    <w:rsid w:val="00D75266"/>
    <w:rsid w:val="00D75277"/>
    <w:rsid w:val="00D755D3"/>
    <w:rsid w:val="00D7563D"/>
    <w:rsid w:val="00D75693"/>
    <w:rsid w:val="00D758EE"/>
    <w:rsid w:val="00D75A8C"/>
    <w:rsid w:val="00D75DDA"/>
    <w:rsid w:val="00D760F8"/>
    <w:rsid w:val="00D76723"/>
    <w:rsid w:val="00D768B5"/>
    <w:rsid w:val="00D76ADB"/>
    <w:rsid w:val="00D76AE6"/>
    <w:rsid w:val="00D76B2D"/>
    <w:rsid w:val="00D76EC4"/>
    <w:rsid w:val="00D77039"/>
    <w:rsid w:val="00D771AA"/>
    <w:rsid w:val="00D771C9"/>
    <w:rsid w:val="00D77349"/>
    <w:rsid w:val="00D77576"/>
    <w:rsid w:val="00D77716"/>
    <w:rsid w:val="00D778D3"/>
    <w:rsid w:val="00D77905"/>
    <w:rsid w:val="00D77BFE"/>
    <w:rsid w:val="00D77C06"/>
    <w:rsid w:val="00D77C18"/>
    <w:rsid w:val="00D77C72"/>
    <w:rsid w:val="00D77D59"/>
    <w:rsid w:val="00D8018E"/>
    <w:rsid w:val="00D806F5"/>
    <w:rsid w:val="00D80703"/>
    <w:rsid w:val="00D807F1"/>
    <w:rsid w:val="00D80E2D"/>
    <w:rsid w:val="00D810B5"/>
    <w:rsid w:val="00D818F3"/>
    <w:rsid w:val="00D82285"/>
    <w:rsid w:val="00D82306"/>
    <w:rsid w:val="00D8291C"/>
    <w:rsid w:val="00D82ACC"/>
    <w:rsid w:val="00D82BE1"/>
    <w:rsid w:val="00D82DE8"/>
    <w:rsid w:val="00D83A42"/>
    <w:rsid w:val="00D83A72"/>
    <w:rsid w:val="00D83BB2"/>
    <w:rsid w:val="00D840F6"/>
    <w:rsid w:val="00D841DC"/>
    <w:rsid w:val="00D841ED"/>
    <w:rsid w:val="00D84281"/>
    <w:rsid w:val="00D844B0"/>
    <w:rsid w:val="00D8490A"/>
    <w:rsid w:val="00D849C8"/>
    <w:rsid w:val="00D84A1F"/>
    <w:rsid w:val="00D84B3C"/>
    <w:rsid w:val="00D84D29"/>
    <w:rsid w:val="00D84FCA"/>
    <w:rsid w:val="00D85321"/>
    <w:rsid w:val="00D855DE"/>
    <w:rsid w:val="00D85601"/>
    <w:rsid w:val="00D85A42"/>
    <w:rsid w:val="00D85DC1"/>
    <w:rsid w:val="00D86174"/>
    <w:rsid w:val="00D861B0"/>
    <w:rsid w:val="00D86256"/>
    <w:rsid w:val="00D86422"/>
    <w:rsid w:val="00D86771"/>
    <w:rsid w:val="00D86A0F"/>
    <w:rsid w:val="00D87568"/>
    <w:rsid w:val="00D87669"/>
    <w:rsid w:val="00D877B4"/>
    <w:rsid w:val="00D879AE"/>
    <w:rsid w:val="00D87ADB"/>
    <w:rsid w:val="00D87D49"/>
    <w:rsid w:val="00D87D82"/>
    <w:rsid w:val="00D87F69"/>
    <w:rsid w:val="00D90343"/>
    <w:rsid w:val="00D904E9"/>
    <w:rsid w:val="00D906AF"/>
    <w:rsid w:val="00D9075B"/>
    <w:rsid w:val="00D90792"/>
    <w:rsid w:val="00D90AC9"/>
    <w:rsid w:val="00D90E1E"/>
    <w:rsid w:val="00D91309"/>
    <w:rsid w:val="00D91395"/>
    <w:rsid w:val="00D915FE"/>
    <w:rsid w:val="00D919E9"/>
    <w:rsid w:val="00D91ACF"/>
    <w:rsid w:val="00D91B38"/>
    <w:rsid w:val="00D91F6A"/>
    <w:rsid w:val="00D92D6C"/>
    <w:rsid w:val="00D92D88"/>
    <w:rsid w:val="00D930C3"/>
    <w:rsid w:val="00D93213"/>
    <w:rsid w:val="00D933E6"/>
    <w:rsid w:val="00D93440"/>
    <w:rsid w:val="00D938F7"/>
    <w:rsid w:val="00D93906"/>
    <w:rsid w:val="00D93A67"/>
    <w:rsid w:val="00D94111"/>
    <w:rsid w:val="00D9418C"/>
    <w:rsid w:val="00D94434"/>
    <w:rsid w:val="00D94606"/>
    <w:rsid w:val="00D94A52"/>
    <w:rsid w:val="00D94AA8"/>
    <w:rsid w:val="00D94D84"/>
    <w:rsid w:val="00D94E26"/>
    <w:rsid w:val="00D94FDF"/>
    <w:rsid w:val="00D95356"/>
    <w:rsid w:val="00D95486"/>
    <w:rsid w:val="00D9562A"/>
    <w:rsid w:val="00D95641"/>
    <w:rsid w:val="00D957DB"/>
    <w:rsid w:val="00D958D8"/>
    <w:rsid w:val="00D95B12"/>
    <w:rsid w:val="00D9603E"/>
    <w:rsid w:val="00D96871"/>
    <w:rsid w:val="00D968CE"/>
    <w:rsid w:val="00D96B0B"/>
    <w:rsid w:val="00D96D3F"/>
    <w:rsid w:val="00D96F26"/>
    <w:rsid w:val="00D97098"/>
    <w:rsid w:val="00D970BA"/>
    <w:rsid w:val="00D97100"/>
    <w:rsid w:val="00D97220"/>
    <w:rsid w:val="00D9746E"/>
    <w:rsid w:val="00D977CA"/>
    <w:rsid w:val="00D97A52"/>
    <w:rsid w:val="00D97B0B"/>
    <w:rsid w:val="00D97FBA"/>
    <w:rsid w:val="00DA01EF"/>
    <w:rsid w:val="00DA0559"/>
    <w:rsid w:val="00DA06F9"/>
    <w:rsid w:val="00DA0882"/>
    <w:rsid w:val="00DA0897"/>
    <w:rsid w:val="00DA094F"/>
    <w:rsid w:val="00DA0D6A"/>
    <w:rsid w:val="00DA102A"/>
    <w:rsid w:val="00DA1391"/>
    <w:rsid w:val="00DA16D3"/>
    <w:rsid w:val="00DA1721"/>
    <w:rsid w:val="00DA1A18"/>
    <w:rsid w:val="00DA1B44"/>
    <w:rsid w:val="00DA1CB1"/>
    <w:rsid w:val="00DA201B"/>
    <w:rsid w:val="00DA2085"/>
    <w:rsid w:val="00DA208E"/>
    <w:rsid w:val="00DA229C"/>
    <w:rsid w:val="00DA2A25"/>
    <w:rsid w:val="00DA2A93"/>
    <w:rsid w:val="00DA2AD4"/>
    <w:rsid w:val="00DA2D19"/>
    <w:rsid w:val="00DA2E3B"/>
    <w:rsid w:val="00DA2E65"/>
    <w:rsid w:val="00DA2F5E"/>
    <w:rsid w:val="00DA2FE0"/>
    <w:rsid w:val="00DA32A8"/>
    <w:rsid w:val="00DA35D1"/>
    <w:rsid w:val="00DA36A0"/>
    <w:rsid w:val="00DA383A"/>
    <w:rsid w:val="00DA3C03"/>
    <w:rsid w:val="00DA4071"/>
    <w:rsid w:val="00DA4082"/>
    <w:rsid w:val="00DA41B6"/>
    <w:rsid w:val="00DA41C0"/>
    <w:rsid w:val="00DA425A"/>
    <w:rsid w:val="00DA4A05"/>
    <w:rsid w:val="00DA4B62"/>
    <w:rsid w:val="00DA4C85"/>
    <w:rsid w:val="00DA4F25"/>
    <w:rsid w:val="00DA5064"/>
    <w:rsid w:val="00DA50DD"/>
    <w:rsid w:val="00DA551C"/>
    <w:rsid w:val="00DA5552"/>
    <w:rsid w:val="00DA556F"/>
    <w:rsid w:val="00DA55B7"/>
    <w:rsid w:val="00DA567A"/>
    <w:rsid w:val="00DA56D2"/>
    <w:rsid w:val="00DA5961"/>
    <w:rsid w:val="00DA5BC5"/>
    <w:rsid w:val="00DA6055"/>
    <w:rsid w:val="00DA64B2"/>
    <w:rsid w:val="00DA6B24"/>
    <w:rsid w:val="00DA710F"/>
    <w:rsid w:val="00DA7216"/>
    <w:rsid w:val="00DA736C"/>
    <w:rsid w:val="00DA7377"/>
    <w:rsid w:val="00DA739F"/>
    <w:rsid w:val="00DA76EB"/>
    <w:rsid w:val="00DA794D"/>
    <w:rsid w:val="00DA795F"/>
    <w:rsid w:val="00DA7F29"/>
    <w:rsid w:val="00DB01FE"/>
    <w:rsid w:val="00DB05D3"/>
    <w:rsid w:val="00DB063B"/>
    <w:rsid w:val="00DB09C3"/>
    <w:rsid w:val="00DB0B1D"/>
    <w:rsid w:val="00DB0C62"/>
    <w:rsid w:val="00DB0CC7"/>
    <w:rsid w:val="00DB1231"/>
    <w:rsid w:val="00DB152B"/>
    <w:rsid w:val="00DB18FD"/>
    <w:rsid w:val="00DB1A8C"/>
    <w:rsid w:val="00DB1C66"/>
    <w:rsid w:val="00DB1D54"/>
    <w:rsid w:val="00DB1EFD"/>
    <w:rsid w:val="00DB2A12"/>
    <w:rsid w:val="00DB2FA9"/>
    <w:rsid w:val="00DB30F1"/>
    <w:rsid w:val="00DB311C"/>
    <w:rsid w:val="00DB3551"/>
    <w:rsid w:val="00DB3639"/>
    <w:rsid w:val="00DB3894"/>
    <w:rsid w:val="00DB38EC"/>
    <w:rsid w:val="00DB392C"/>
    <w:rsid w:val="00DB3A23"/>
    <w:rsid w:val="00DB3C03"/>
    <w:rsid w:val="00DB3C53"/>
    <w:rsid w:val="00DB42D9"/>
    <w:rsid w:val="00DB436B"/>
    <w:rsid w:val="00DB4478"/>
    <w:rsid w:val="00DB4B1E"/>
    <w:rsid w:val="00DB4CF2"/>
    <w:rsid w:val="00DB50A0"/>
    <w:rsid w:val="00DB57EF"/>
    <w:rsid w:val="00DB5B46"/>
    <w:rsid w:val="00DB5D4D"/>
    <w:rsid w:val="00DB5D9D"/>
    <w:rsid w:val="00DB5E24"/>
    <w:rsid w:val="00DB607A"/>
    <w:rsid w:val="00DB6616"/>
    <w:rsid w:val="00DB66D5"/>
    <w:rsid w:val="00DB6841"/>
    <w:rsid w:val="00DB6E85"/>
    <w:rsid w:val="00DB700E"/>
    <w:rsid w:val="00DB7659"/>
    <w:rsid w:val="00DB778A"/>
    <w:rsid w:val="00DB7988"/>
    <w:rsid w:val="00DB7D9A"/>
    <w:rsid w:val="00DC00D3"/>
    <w:rsid w:val="00DC0143"/>
    <w:rsid w:val="00DC0473"/>
    <w:rsid w:val="00DC04A8"/>
    <w:rsid w:val="00DC078F"/>
    <w:rsid w:val="00DC08F4"/>
    <w:rsid w:val="00DC0B41"/>
    <w:rsid w:val="00DC0B94"/>
    <w:rsid w:val="00DC0BD4"/>
    <w:rsid w:val="00DC0C13"/>
    <w:rsid w:val="00DC0C88"/>
    <w:rsid w:val="00DC0D17"/>
    <w:rsid w:val="00DC1072"/>
    <w:rsid w:val="00DC1550"/>
    <w:rsid w:val="00DC16C6"/>
    <w:rsid w:val="00DC1842"/>
    <w:rsid w:val="00DC18D2"/>
    <w:rsid w:val="00DC1CCA"/>
    <w:rsid w:val="00DC1EB7"/>
    <w:rsid w:val="00DC1FF4"/>
    <w:rsid w:val="00DC2377"/>
    <w:rsid w:val="00DC245E"/>
    <w:rsid w:val="00DC2692"/>
    <w:rsid w:val="00DC2B56"/>
    <w:rsid w:val="00DC2DD3"/>
    <w:rsid w:val="00DC2EB4"/>
    <w:rsid w:val="00DC2FBE"/>
    <w:rsid w:val="00DC305C"/>
    <w:rsid w:val="00DC30AC"/>
    <w:rsid w:val="00DC31E9"/>
    <w:rsid w:val="00DC352A"/>
    <w:rsid w:val="00DC35C1"/>
    <w:rsid w:val="00DC368A"/>
    <w:rsid w:val="00DC371F"/>
    <w:rsid w:val="00DC377C"/>
    <w:rsid w:val="00DC3829"/>
    <w:rsid w:val="00DC39DB"/>
    <w:rsid w:val="00DC39E8"/>
    <w:rsid w:val="00DC3BC9"/>
    <w:rsid w:val="00DC3C1A"/>
    <w:rsid w:val="00DC434F"/>
    <w:rsid w:val="00DC4467"/>
    <w:rsid w:val="00DC47D7"/>
    <w:rsid w:val="00DC480A"/>
    <w:rsid w:val="00DC499E"/>
    <w:rsid w:val="00DC4FD3"/>
    <w:rsid w:val="00DC502F"/>
    <w:rsid w:val="00DC53F4"/>
    <w:rsid w:val="00DC560E"/>
    <w:rsid w:val="00DC5662"/>
    <w:rsid w:val="00DC599D"/>
    <w:rsid w:val="00DC5AB5"/>
    <w:rsid w:val="00DC5ACA"/>
    <w:rsid w:val="00DC5C9C"/>
    <w:rsid w:val="00DC5D6F"/>
    <w:rsid w:val="00DC643E"/>
    <w:rsid w:val="00DC6763"/>
    <w:rsid w:val="00DC6794"/>
    <w:rsid w:val="00DC6AEE"/>
    <w:rsid w:val="00DC6AFD"/>
    <w:rsid w:val="00DC6C4E"/>
    <w:rsid w:val="00DC7141"/>
    <w:rsid w:val="00DC743E"/>
    <w:rsid w:val="00DC7549"/>
    <w:rsid w:val="00DC7649"/>
    <w:rsid w:val="00DC76C8"/>
    <w:rsid w:val="00DC788A"/>
    <w:rsid w:val="00DC7D74"/>
    <w:rsid w:val="00DC7EF3"/>
    <w:rsid w:val="00DC7FFC"/>
    <w:rsid w:val="00DD010E"/>
    <w:rsid w:val="00DD03DA"/>
    <w:rsid w:val="00DD0838"/>
    <w:rsid w:val="00DD0857"/>
    <w:rsid w:val="00DD087A"/>
    <w:rsid w:val="00DD0A42"/>
    <w:rsid w:val="00DD0C33"/>
    <w:rsid w:val="00DD0D90"/>
    <w:rsid w:val="00DD1268"/>
    <w:rsid w:val="00DD186D"/>
    <w:rsid w:val="00DD18C3"/>
    <w:rsid w:val="00DD19B7"/>
    <w:rsid w:val="00DD1A60"/>
    <w:rsid w:val="00DD1B8E"/>
    <w:rsid w:val="00DD1C89"/>
    <w:rsid w:val="00DD1DF0"/>
    <w:rsid w:val="00DD1FAF"/>
    <w:rsid w:val="00DD20E1"/>
    <w:rsid w:val="00DD21B8"/>
    <w:rsid w:val="00DD2574"/>
    <w:rsid w:val="00DD25B4"/>
    <w:rsid w:val="00DD289B"/>
    <w:rsid w:val="00DD2A25"/>
    <w:rsid w:val="00DD3104"/>
    <w:rsid w:val="00DD3164"/>
    <w:rsid w:val="00DD33C0"/>
    <w:rsid w:val="00DD34CE"/>
    <w:rsid w:val="00DD365D"/>
    <w:rsid w:val="00DD37A7"/>
    <w:rsid w:val="00DD381A"/>
    <w:rsid w:val="00DD3CE4"/>
    <w:rsid w:val="00DD3CF3"/>
    <w:rsid w:val="00DD3E8C"/>
    <w:rsid w:val="00DD40C0"/>
    <w:rsid w:val="00DD4373"/>
    <w:rsid w:val="00DD43A9"/>
    <w:rsid w:val="00DD4449"/>
    <w:rsid w:val="00DD47F8"/>
    <w:rsid w:val="00DD480F"/>
    <w:rsid w:val="00DD49B1"/>
    <w:rsid w:val="00DD4A25"/>
    <w:rsid w:val="00DD4C04"/>
    <w:rsid w:val="00DD4C26"/>
    <w:rsid w:val="00DD4CB3"/>
    <w:rsid w:val="00DD4E72"/>
    <w:rsid w:val="00DD53D4"/>
    <w:rsid w:val="00DD54D4"/>
    <w:rsid w:val="00DD57D0"/>
    <w:rsid w:val="00DD5962"/>
    <w:rsid w:val="00DD5A05"/>
    <w:rsid w:val="00DD5D9F"/>
    <w:rsid w:val="00DD5E98"/>
    <w:rsid w:val="00DD6105"/>
    <w:rsid w:val="00DD628F"/>
    <w:rsid w:val="00DD631A"/>
    <w:rsid w:val="00DD635F"/>
    <w:rsid w:val="00DD6463"/>
    <w:rsid w:val="00DD649C"/>
    <w:rsid w:val="00DD68DB"/>
    <w:rsid w:val="00DD6942"/>
    <w:rsid w:val="00DD6957"/>
    <w:rsid w:val="00DD69A4"/>
    <w:rsid w:val="00DD6B01"/>
    <w:rsid w:val="00DD6B39"/>
    <w:rsid w:val="00DD6E25"/>
    <w:rsid w:val="00DD6F08"/>
    <w:rsid w:val="00DD6F8C"/>
    <w:rsid w:val="00DD7038"/>
    <w:rsid w:val="00DD7783"/>
    <w:rsid w:val="00DD77B6"/>
    <w:rsid w:val="00DD78E5"/>
    <w:rsid w:val="00DD7A31"/>
    <w:rsid w:val="00DD7B96"/>
    <w:rsid w:val="00DD7D0A"/>
    <w:rsid w:val="00DE04C4"/>
    <w:rsid w:val="00DE06F0"/>
    <w:rsid w:val="00DE0D9A"/>
    <w:rsid w:val="00DE0E74"/>
    <w:rsid w:val="00DE0EEC"/>
    <w:rsid w:val="00DE1117"/>
    <w:rsid w:val="00DE1466"/>
    <w:rsid w:val="00DE1610"/>
    <w:rsid w:val="00DE17D4"/>
    <w:rsid w:val="00DE19D1"/>
    <w:rsid w:val="00DE1AD4"/>
    <w:rsid w:val="00DE1AEF"/>
    <w:rsid w:val="00DE2322"/>
    <w:rsid w:val="00DE33D1"/>
    <w:rsid w:val="00DE34B0"/>
    <w:rsid w:val="00DE36D7"/>
    <w:rsid w:val="00DE374E"/>
    <w:rsid w:val="00DE3B4D"/>
    <w:rsid w:val="00DE3D7E"/>
    <w:rsid w:val="00DE3F6E"/>
    <w:rsid w:val="00DE422B"/>
    <w:rsid w:val="00DE46A6"/>
    <w:rsid w:val="00DE4712"/>
    <w:rsid w:val="00DE495C"/>
    <w:rsid w:val="00DE4B49"/>
    <w:rsid w:val="00DE4C96"/>
    <w:rsid w:val="00DE4CD2"/>
    <w:rsid w:val="00DE4E5F"/>
    <w:rsid w:val="00DE4E94"/>
    <w:rsid w:val="00DE4F18"/>
    <w:rsid w:val="00DE4FB1"/>
    <w:rsid w:val="00DE51EF"/>
    <w:rsid w:val="00DE5325"/>
    <w:rsid w:val="00DE55DA"/>
    <w:rsid w:val="00DE55E6"/>
    <w:rsid w:val="00DE5860"/>
    <w:rsid w:val="00DE58C4"/>
    <w:rsid w:val="00DE5B69"/>
    <w:rsid w:val="00DE5BC1"/>
    <w:rsid w:val="00DE5DBF"/>
    <w:rsid w:val="00DE5DDA"/>
    <w:rsid w:val="00DE64EF"/>
    <w:rsid w:val="00DE677B"/>
    <w:rsid w:val="00DE6919"/>
    <w:rsid w:val="00DE6C75"/>
    <w:rsid w:val="00DE6E49"/>
    <w:rsid w:val="00DE72AB"/>
    <w:rsid w:val="00DE78A4"/>
    <w:rsid w:val="00DF02B3"/>
    <w:rsid w:val="00DF04F3"/>
    <w:rsid w:val="00DF0900"/>
    <w:rsid w:val="00DF0957"/>
    <w:rsid w:val="00DF0A38"/>
    <w:rsid w:val="00DF0A39"/>
    <w:rsid w:val="00DF0B14"/>
    <w:rsid w:val="00DF0D0B"/>
    <w:rsid w:val="00DF0E7E"/>
    <w:rsid w:val="00DF0F20"/>
    <w:rsid w:val="00DF1061"/>
    <w:rsid w:val="00DF1170"/>
    <w:rsid w:val="00DF119E"/>
    <w:rsid w:val="00DF1582"/>
    <w:rsid w:val="00DF1586"/>
    <w:rsid w:val="00DF176D"/>
    <w:rsid w:val="00DF18BC"/>
    <w:rsid w:val="00DF18D4"/>
    <w:rsid w:val="00DF1A0D"/>
    <w:rsid w:val="00DF1CF2"/>
    <w:rsid w:val="00DF1FCB"/>
    <w:rsid w:val="00DF2271"/>
    <w:rsid w:val="00DF2282"/>
    <w:rsid w:val="00DF2529"/>
    <w:rsid w:val="00DF2647"/>
    <w:rsid w:val="00DF2654"/>
    <w:rsid w:val="00DF29A3"/>
    <w:rsid w:val="00DF29F6"/>
    <w:rsid w:val="00DF2A63"/>
    <w:rsid w:val="00DF2B10"/>
    <w:rsid w:val="00DF2D0D"/>
    <w:rsid w:val="00DF30A5"/>
    <w:rsid w:val="00DF318F"/>
    <w:rsid w:val="00DF394B"/>
    <w:rsid w:val="00DF3A81"/>
    <w:rsid w:val="00DF3AA6"/>
    <w:rsid w:val="00DF3D45"/>
    <w:rsid w:val="00DF42E4"/>
    <w:rsid w:val="00DF4317"/>
    <w:rsid w:val="00DF4385"/>
    <w:rsid w:val="00DF43A0"/>
    <w:rsid w:val="00DF4582"/>
    <w:rsid w:val="00DF4BC5"/>
    <w:rsid w:val="00DF4D2C"/>
    <w:rsid w:val="00DF4F8D"/>
    <w:rsid w:val="00DF4FC1"/>
    <w:rsid w:val="00DF509B"/>
    <w:rsid w:val="00DF5247"/>
    <w:rsid w:val="00DF5467"/>
    <w:rsid w:val="00DF557C"/>
    <w:rsid w:val="00DF569A"/>
    <w:rsid w:val="00DF5717"/>
    <w:rsid w:val="00DF571F"/>
    <w:rsid w:val="00DF5D69"/>
    <w:rsid w:val="00DF5E13"/>
    <w:rsid w:val="00DF5FE2"/>
    <w:rsid w:val="00DF6071"/>
    <w:rsid w:val="00DF6178"/>
    <w:rsid w:val="00DF6462"/>
    <w:rsid w:val="00DF6482"/>
    <w:rsid w:val="00DF6575"/>
    <w:rsid w:val="00DF6593"/>
    <w:rsid w:val="00DF65A6"/>
    <w:rsid w:val="00DF65C9"/>
    <w:rsid w:val="00DF6721"/>
    <w:rsid w:val="00DF6866"/>
    <w:rsid w:val="00DF6908"/>
    <w:rsid w:val="00DF6B0C"/>
    <w:rsid w:val="00DF7447"/>
    <w:rsid w:val="00DF7810"/>
    <w:rsid w:val="00DF7824"/>
    <w:rsid w:val="00DF7BB7"/>
    <w:rsid w:val="00DF7CB6"/>
    <w:rsid w:val="00DF7E98"/>
    <w:rsid w:val="00E00022"/>
    <w:rsid w:val="00E00252"/>
    <w:rsid w:val="00E00601"/>
    <w:rsid w:val="00E009D7"/>
    <w:rsid w:val="00E00A37"/>
    <w:rsid w:val="00E00BD8"/>
    <w:rsid w:val="00E00E50"/>
    <w:rsid w:val="00E0158E"/>
    <w:rsid w:val="00E01697"/>
    <w:rsid w:val="00E01829"/>
    <w:rsid w:val="00E018AD"/>
    <w:rsid w:val="00E019A9"/>
    <w:rsid w:val="00E019FA"/>
    <w:rsid w:val="00E01E07"/>
    <w:rsid w:val="00E01E44"/>
    <w:rsid w:val="00E01EF4"/>
    <w:rsid w:val="00E02399"/>
    <w:rsid w:val="00E0257F"/>
    <w:rsid w:val="00E028C5"/>
    <w:rsid w:val="00E02A33"/>
    <w:rsid w:val="00E02A6B"/>
    <w:rsid w:val="00E02AF3"/>
    <w:rsid w:val="00E02BFE"/>
    <w:rsid w:val="00E02EDC"/>
    <w:rsid w:val="00E0310C"/>
    <w:rsid w:val="00E0319F"/>
    <w:rsid w:val="00E03236"/>
    <w:rsid w:val="00E0343E"/>
    <w:rsid w:val="00E0383E"/>
    <w:rsid w:val="00E03B4A"/>
    <w:rsid w:val="00E03E13"/>
    <w:rsid w:val="00E03F5D"/>
    <w:rsid w:val="00E04069"/>
    <w:rsid w:val="00E041F7"/>
    <w:rsid w:val="00E04547"/>
    <w:rsid w:val="00E045E2"/>
    <w:rsid w:val="00E04AFD"/>
    <w:rsid w:val="00E04B2E"/>
    <w:rsid w:val="00E04CEE"/>
    <w:rsid w:val="00E04D5A"/>
    <w:rsid w:val="00E0523A"/>
    <w:rsid w:val="00E054C8"/>
    <w:rsid w:val="00E054E3"/>
    <w:rsid w:val="00E05DC0"/>
    <w:rsid w:val="00E06436"/>
    <w:rsid w:val="00E06472"/>
    <w:rsid w:val="00E06E7C"/>
    <w:rsid w:val="00E07015"/>
    <w:rsid w:val="00E073D3"/>
    <w:rsid w:val="00E07A08"/>
    <w:rsid w:val="00E07B64"/>
    <w:rsid w:val="00E07D01"/>
    <w:rsid w:val="00E07D7D"/>
    <w:rsid w:val="00E07EE3"/>
    <w:rsid w:val="00E10110"/>
    <w:rsid w:val="00E106CB"/>
    <w:rsid w:val="00E10A0B"/>
    <w:rsid w:val="00E10A44"/>
    <w:rsid w:val="00E10F60"/>
    <w:rsid w:val="00E1122A"/>
    <w:rsid w:val="00E1154C"/>
    <w:rsid w:val="00E1162F"/>
    <w:rsid w:val="00E11734"/>
    <w:rsid w:val="00E1183D"/>
    <w:rsid w:val="00E1197C"/>
    <w:rsid w:val="00E11E51"/>
    <w:rsid w:val="00E1217D"/>
    <w:rsid w:val="00E121CB"/>
    <w:rsid w:val="00E122EF"/>
    <w:rsid w:val="00E12812"/>
    <w:rsid w:val="00E129EA"/>
    <w:rsid w:val="00E12AC8"/>
    <w:rsid w:val="00E12B36"/>
    <w:rsid w:val="00E12E11"/>
    <w:rsid w:val="00E12FE1"/>
    <w:rsid w:val="00E12FFF"/>
    <w:rsid w:val="00E13191"/>
    <w:rsid w:val="00E13206"/>
    <w:rsid w:val="00E1351F"/>
    <w:rsid w:val="00E13AC4"/>
    <w:rsid w:val="00E13BDC"/>
    <w:rsid w:val="00E13C22"/>
    <w:rsid w:val="00E13EA6"/>
    <w:rsid w:val="00E1430D"/>
    <w:rsid w:val="00E14824"/>
    <w:rsid w:val="00E15110"/>
    <w:rsid w:val="00E151F9"/>
    <w:rsid w:val="00E15284"/>
    <w:rsid w:val="00E15372"/>
    <w:rsid w:val="00E159D5"/>
    <w:rsid w:val="00E15A6D"/>
    <w:rsid w:val="00E15C8D"/>
    <w:rsid w:val="00E15EEB"/>
    <w:rsid w:val="00E163C3"/>
    <w:rsid w:val="00E1667F"/>
    <w:rsid w:val="00E1669F"/>
    <w:rsid w:val="00E16760"/>
    <w:rsid w:val="00E16888"/>
    <w:rsid w:val="00E16997"/>
    <w:rsid w:val="00E16BB9"/>
    <w:rsid w:val="00E16C7F"/>
    <w:rsid w:val="00E16FB7"/>
    <w:rsid w:val="00E16FC8"/>
    <w:rsid w:val="00E1701F"/>
    <w:rsid w:val="00E17BB1"/>
    <w:rsid w:val="00E17CC0"/>
    <w:rsid w:val="00E17E8D"/>
    <w:rsid w:val="00E20000"/>
    <w:rsid w:val="00E200B5"/>
    <w:rsid w:val="00E2021D"/>
    <w:rsid w:val="00E2031F"/>
    <w:rsid w:val="00E203A8"/>
    <w:rsid w:val="00E2042E"/>
    <w:rsid w:val="00E20A8E"/>
    <w:rsid w:val="00E20D73"/>
    <w:rsid w:val="00E2139E"/>
    <w:rsid w:val="00E214BD"/>
    <w:rsid w:val="00E217D4"/>
    <w:rsid w:val="00E21C0A"/>
    <w:rsid w:val="00E21C16"/>
    <w:rsid w:val="00E21D36"/>
    <w:rsid w:val="00E21E98"/>
    <w:rsid w:val="00E21F49"/>
    <w:rsid w:val="00E22026"/>
    <w:rsid w:val="00E2223E"/>
    <w:rsid w:val="00E22479"/>
    <w:rsid w:val="00E22A8E"/>
    <w:rsid w:val="00E22AE1"/>
    <w:rsid w:val="00E22F0B"/>
    <w:rsid w:val="00E22FC0"/>
    <w:rsid w:val="00E23263"/>
    <w:rsid w:val="00E23616"/>
    <w:rsid w:val="00E238CA"/>
    <w:rsid w:val="00E23A59"/>
    <w:rsid w:val="00E23EAF"/>
    <w:rsid w:val="00E2475E"/>
    <w:rsid w:val="00E2497A"/>
    <w:rsid w:val="00E24B3B"/>
    <w:rsid w:val="00E24C17"/>
    <w:rsid w:val="00E24C38"/>
    <w:rsid w:val="00E24C70"/>
    <w:rsid w:val="00E24CB3"/>
    <w:rsid w:val="00E24D1D"/>
    <w:rsid w:val="00E24F6C"/>
    <w:rsid w:val="00E25202"/>
    <w:rsid w:val="00E253CA"/>
    <w:rsid w:val="00E25779"/>
    <w:rsid w:val="00E25CB0"/>
    <w:rsid w:val="00E264CF"/>
    <w:rsid w:val="00E26511"/>
    <w:rsid w:val="00E2684C"/>
    <w:rsid w:val="00E26B21"/>
    <w:rsid w:val="00E27072"/>
    <w:rsid w:val="00E27489"/>
    <w:rsid w:val="00E305BA"/>
    <w:rsid w:val="00E309A7"/>
    <w:rsid w:val="00E30C53"/>
    <w:rsid w:val="00E30DA6"/>
    <w:rsid w:val="00E30E02"/>
    <w:rsid w:val="00E30F1A"/>
    <w:rsid w:val="00E31072"/>
    <w:rsid w:val="00E3116C"/>
    <w:rsid w:val="00E313BD"/>
    <w:rsid w:val="00E314C5"/>
    <w:rsid w:val="00E31555"/>
    <w:rsid w:val="00E31BD1"/>
    <w:rsid w:val="00E31F8A"/>
    <w:rsid w:val="00E32107"/>
    <w:rsid w:val="00E321F2"/>
    <w:rsid w:val="00E3220B"/>
    <w:rsid w:val="00E322E6"/>
    <w:rsid w:val="00E322E9"/>
    <w:rsid w:val="00E3256C"/>
    <w:rsid w:val="00E325AA"/>
    <w:rsid w:val="00E326B5"/>
    <w:rsid w:val="00E32C07"/>
    <w:rsid w:val="00E32CEC"/>
    <w:rsid w:val="00E3318B"/>
    <w:rsid w:val="00E33784"/>
    <w:rsid w:val="00E33CE3"/>
    <w:rsid w:val="00E33E3C"/>
    <w:rsid w:val="00E33E92"/>
    <w:rsid w:val="00E34420"/>
    <w:rsid w:val="00E349DE"/>
    <w:rsid w:val="00E35124"/>
    <w:rsid w:val="00E35449"/>
    <w:rsid w:val="00E35978"/>
    <w:rsid w:val="00E35BCA"/>
    <w:rsid w:val="00E35D7F"/>
    <w:rsid w:val="00E35F44"/>
    <w:rsid w:val="00E361CB"/>
    <w:rsid w:val="00E362CE"/>
    <w:rsid w:val="00E36341"/>
    <w:rsid w:val="00E36BBC"/>
    <w:rsid w:val="00E37648"/>
    <w:rsid w:val="00E376B1"/>
    <w:rsid w:val="00E376F2"/>
    <w:rsid w:val="00E378E9"/>
    <w:rsid w:val="00E37AED"/>
    <w:rsid w:val="00E37BDF"/>
    <w:rsid w:val="00E37CD9"/>
    <w:rsid w:val="00E4007F"/>
    <w:rsid w:val="00E401C7"/>
    <w:rsid w:val="00E40336"/>
    <w:rsid w:val="00E403F6"/>
    <w:rsid w:val="00E40513"/>
    <w:rsid w:val="00E406C2"/>
    <w:rsid w:val="00E406E0"/>
    <w:rsid w:val="00E40BDE"/>
    <w:rsid w:val="00E40CB8"/>
    <w:rsid w:val="00E40D29"/>
    <w:rsid w:val="00E411AD"/>
    <w:rsid w:val="00E412A3"/>
    <w:rsid w:val="00E4133E"/>
    <w:rsid w:val="00E4139C"/>
    <w:rsid w:val="00E416A1"/>
    <w:rsid w:val="00E418BE"/>
    <w:rsid w:val="00E41AA7"/>
    <w:rsid w:val="00E41BB5"/>
    <w:rsid w:val="00E41BD2"/>
    <w:rsid w:val="00E41E1C"/>
    <w:rsid w:val="00E421A6"/>
    <w:rsid w:val="00E421DF"/>
    <w:rsid w:val="00E42733"/>
    <w:rsid w:val="00E428E1"/>
    <w:rsid w:val="00E4294D"/>
    <w:rsid w:val="00E429D4"/>
    <w:rsid w:val="00E42B9B"/>
    <w:rsid w:val="00E42E0F"/>
    <w:rsid w:val="00E43567"/>
    <w:rsid w:val="00E43783"/>
    <w:rsid w:val="00E4422B"/>
    <w:rsid w:val="00E45084"/>
    <w:rsid w:val="00E45466"/>
    <w:rsid w:val="00E45967"/>
    <w:rsid w:val="00E45A6E"/>
    <w:rsid w:val="00E45E5A"/>
    <w:rsid w:val="00E46467"/>
    <w:rsid w:val="00E464D0"/>
    <w:rsid w:val="00E46FAE"/>
    <w:rsid w:val="00E47313"/>
    <w:rsid w:val="00E47481"/>
    <w:rsid w:val="00E474D6"/>
    <w:rsid w:val="00E477F4"/>
    <w:rsid w:val="00E47D90"/>
    <w:rsid w:val="00E47FFC"/>
    <w:rsid w:val="00E50048"/>
    <w:rsid w:val="00E503F7"/>
    <w:rsid w:val="00E50666"/>
    <w:rsid w:val="00E507A7"/>
    <w:rsid w:val="00E50945"/>
    <w:rsid w:val="00E509A6"/>
    <w:rsid w:val="00E5119F"/>
    <w:rsid w:val="00E51254"/>
    <w:rsid w:val="00E513A2"/>
    <w:rsid w:val="00E51582"/>
    <w:rsid w:val="00E5198B"/>
    <w:rsid w:val="00E51BD5"/>
    <w:rsid w:val="00E520B1"/>
    <w:rsid w:val="00E522D1"/>
    <w:rsid w:val="00E523DE"/>
    <w:rsid w:val="00E52539"/>
    <w:rsid w:val="00E5256E"/>
    <w:rsid w:val="00E5285B"/>
    <w:rsid w:val="00E52913"/>
    <w:rsid w:val="00E52B3F"/>
    <w:rsid w:val="00E52BBE"/>
    <w:rsid w:val="00E53276"/>
    <w:rsid w:val="00E532CA"/>
    <w:rsid w:val="00E532DC"/>
    <w:rsid w:val="00E534E2"/>
    <w:rsid w:val="00E53521"/>
    <w:rsid w:val="00E53795"/>
    <w:rsid w:val="00E53894"/>
    <w:rsid w:val="00E5409E"/>
    <w:rsid w:val="00E5457F"/>
    <w:rsid w:val="00E549F0"/>
    <w:rsid w:val="00E54B07"/>
    <w:rsid w:val="00E54BFF"/>
    <w:rsid w:val="00E54DA4"/>
    <w:rsid w:val="00E55640"/>
    <w:rsid w:val="00E556A3"/>
    <w:rsid w:val="00E556AD"/>
    <w:rsid w:val="00E55BDF"/>
    <w:rsid w:val="00E55CE9"/>
    <w:rsid w:val="00E55D83"/>
    <w:rsid w:val="00E55FDC"/>
    <w:rsid w:val="00E56161"/>
    <w:rsid w:val="00E56577"/>
    <w:rsid w:val="00E565BF"/>
    <w:rsid w:val="00E56666"/>
    <w:rsid w:val="00E566AC"/>
    <w:rsid w:val="00E566AD"/>
    <w:rsid w:val="00E56E1D"/>
    <w:rsid w:val="00E5740F"/>
    <w:rsid w:val="00E5762A"/>
    <w:rsid w:val="00E577B7"/>
    <w:rsid w:val="00E5783E"/>
    <w:rsid w:val="00E579CC"/>
    <w:rsid w:val="00E57BFA"/>
    <w:rsid w:val="00E57D5F"/>
    <w:rsid w:val="00E57E5C"/>
    <w:rsid w:val="00E57FD2"/>
    <w:rsid w:val="00E60090"/>
    <w:rsid w:val="00E603F3"/>
    <w:rsid w:val="00E60488"/>
    <w:rsid w:val="00E6067B"/>
    <w:rsid w:val="00E60754"/>
    <w:rsid w:val="00E60856"/>
    <w:rsid w:val="00E6091E"/>
    <w:rsid w:val="00E60AD5"/>
    <w:rsid w:val="00E60B59"/>
    <w:rsid w:val="00E60D0D"/>
    <w:rsid w:val="00E60D6D"/>
    <w:rsid w:val="00E60E47"/>
    <w:rsid w:val="00E60E9A"/>
    <w:rsid w:val="00E6133F"/>
    <w:rsid w:val="00E6147D"/>
    <w:rsid w:val="00E61B31"/>
    <w:rsid w:val="00E61EDA"/>
    <w:rsid w:val="00E61FFC"/>
    <w:rsid w:val="00E62032"/>
    <w:rsid w:val="00E620FB"/>
    <w:rsid w:val="00E62403"/>
    <w:rsid w:val="00E624F7"/>
    <w:rsid w:val="00E6289A"/>
    <w:rsid w:val="00E6351F"/>
    <w:rsid w:val="00E63553"/>
    <w:rsid w:val="00E63941"/>
    <w:rsid w:val="00E63E91"/>
    <w:rsid w:val="00E641E9"/>
    <w:rsid w:val="00E642F1"/>
    <w:rsid w:val="00E64334"/>
    <w:rsid w:val="00E6443E"/>
    <w:rsid w:val="00E6445E"/>
    <w:rsid w:val="00E64852"/>
    <w:rsid w:val="00E64C56"/>
    <w:rsid w:val="00E64CDD"/>
    <w:rsid w:val="00E64D22"/>
    <w:rsid w:val="00E64D66"/>
    <w:rsid w:val="00E64DD3"/>
    <w:rsid w:val="00E64E83"/>
    <w:rsid w:val="00E650B4"/>
    <w:rsid w:val="00E65278"/>
    <w:rsid w:val="00E65300"/>
    <w:rsid w:val="00E65316"/>
    <w:rsid w:val="00E654CB"/>
    <w:rsid w:val="00E654F0"/>
    <w:rsid w:val="00E65710"/>
    <w:rsid w:val="00E657B3"/>
    <w:rsid w:val="00E659BE"/>
    <w:rsid w:val="00E65C39"/>
    <w:rsid w:val="00E65C58"/>
    <w:rsid w:val="00E660DF"/>
    <w:rsid w:val="00E662A4"/>
    <w:rsid w:val="00E6635B"/>
    <w:rsid w:val="00E66502"/>
    <w:rsid w:val="00E668F9"/>
    <w:rsid w:val="00E66A0E"/>
    <w:rsid w:val="00E66AB1"/>
    <w:rsid w:val="00E66DEA"/>
    <w:rsid w:val="00E67025"/>
    <w:rsid w:val="00E6707E"/>
    <w:rsid w:val="00E672AB"/>
    <w:rsid w:val="00E673DB"/>
    <w:rsid w:val="00E678AB"/>
    <w:rsid w:val="00E67912"/>
    <w:rsid w:val="00E679F2"/>
    <w:rsid w:val="00E67BB0"/>
    <w:rsid w:val="00E67F92"/>
    <w:rsid w:val="00E67FB8"/>
    <w:rsid w:val="00E700C6"/>
    <w:rsid w:val="00E702BF"/>
    <w:rsid w:val="00E704A1"/>
    <w:rsid w:val="00E704D4"/>
    <w:rsid w:val="00E70737"/>
    <w:rsid w:val="00E70B25"/>
    <w:rsid w:val="00E70E04"/>
    <w:rsid w:val="00E7173F"/>
    <w:rsid w:val="00E71A42"/>
    <w:rsid w:val="00E71C79"/>
    <w:rsid w:val="00E71D10"/>
    <w:rsid w:val="00E71F1F"/>
    <w:rsid w:val="00E7227F"/>
    <w:rsid w:val="00E7228D"/>
    <w:rsid w:val="00E72382"/>
    <w:rsid w:val="00E72565"/>
    <w:rsid w:val="00E725DC"/>
    <w:rsid w:val="00E7292B"/>
    <w:rsid w:val="00E72AA0"/>
    <w:rsid w:val="00E72DDC"/>
    <w:rsid w:val="00E73306"/>
    <w:rsid w:val="00E733CD"/>
    <w:rsid w:val="00E734A0"/>
    <w:rsid w:val="00E73720"/>
    <w:rsid w:val="00E7375A"/>
    <w:rsid w:val="00E73887"/>
    <w:rsid w:val="00E73970"/>
    <w:rsid w:val="00E73B9A"/>
    <w:rsid w:val="00E741C1"/>
    <w:rsid w:val="00E74272"/>
    <w:rsid w:val="00E74370"/>
    <w:rsid w:val="00E74403"/>
    <w:rsid w:val="00E74774"/>
    <w:rsid w:val="00E74870"/>
    <w:rsid w:val="00E74872"/>
    <w:rsid w:val="00E74955"/>
    <w:rsid w:val="00E74A4F"/>
    <w:rsid w:val="00E7516E"/>
    <w:rsid w:val="00E752D1"/>
    <w:rsid w:val="00E75440"/>
    <w:rsid w:val="00E755E9"/>
    <w:rsid w:val="00E75B86"/>
    <w:rsid w:val="00E75DEB"/>
    <w:rsid w:val="00E75E68"/>
    <w:rsid w:val="00E760F5"/>
    <w:rsid w:val="00E76291"/>
    <w:rsid w:val="00E765ED"/>
    <w:rsid w:val="00E7660E"/>
    <w:rsid w:val="00E76779"/>
    <w:rsid w:val="00E76B0D"/>
    <w:rsid w:val="00E76C85"/>
    <w:rsid w:val="00E77100"/>
    <w:rsid w:val="00E7711A"/>
    <w:rsid w:val="00E773A1"/>
    <w:rsid w:val="00E776F1"/>
    <w:rsid w:val="00E777B2"/>
    <w:rsid w:val="00E778B3"/>
    <w:rsid w:val="00E77B1F"/>
    <w:rsid w:val="00E77B8B"/>
    <w:rsid w:val="00E77FC6"/>
    <w:rsid w:val="00E800B9"/>
    <w:rsid w:val="00E80197"/>
    <w:rsid w:val="00E80597"/>
    <w:rsid w:val="00E8075C"/>
    <w:rsid w:val="00E807FC"/>
    <w:rsid w:val="00E80845"/>
    <w:rsid w:val="00E80C22"/>
    <w:rsid w:val="00E80D5B"/>
    <w:rsid w:val="00E813A7"/>
    <w:rsid w:val="00E81472"/>
    <w:rsid w:val="00E81A8D"/>
    <w:rsid w:val="00E81C31"/>
    <w:rsid w:val="00E821E0"/>
    <w:rsid w:val="00E82264"/>
    <w:rsid w:val="00E82293"/>
    <w:rsid w:val="00E824B4"/>
    <w:rsid w:val="00E828F5"/>
    <w:rsid w:val="00E828FC"/>
    <w:rsid w:val="00E82BB1"/>
    <w:rsid w:val="00E82CE9"/>
    <w:rsid w:val="00E831AF"/>
    <w:rsid w:val="00E8323B"/>
    <w:rsid w:val="00E833E5"/>
    <w:rsid w:val="00E83D0C"/>
    <w:rsid w:val="00E84042"/>
    <w:rsid w:val="00E844F3"/>
    <w:rsid w:val="00E84B88"/>
    <w:rsid w:val="00E84D13"/>
    <w:rsid w:val="00E84DD2"/>
    <w:rsid w:val="00E84EAB"/>
    <w:rsid w:val="00E84EFA"/>
    <w:rsid w:val="00E85090"/>
    <w:rsid w:val="00E850E5"/>
    <w:rsid w:val="00E852D8"/>
    <w:rsid w:val="00E8538A"/>
    <w:rsid w:val="00E853C7"/>
    <w:rsid w:val="00E85983"/>
    <w:rsid w:val="00E85A3B"/>
    <w:rsid w:val="00E85C8A"/>
    <w:rsid w:val="00E85D9A"/>
    <w:rsid w:val="00E86394"/>
    <w:rsid w:val="00E863B2"/>
    <w:rsid w:val="00E8642C"/>
    <w:rsid w:val="00E86509"/>
    <w:rsid w:val="00E8652F"/>
    <w:rsid w:val="00E866D8"/>
    <w:rsid w:val="00E86A76"/>
    <w:rsid w:val="00E87726"/>
    <w:rsid w:val="00E8774C"/>
    <w:rsid w:val="00E87BF9"/>
    <w:rsid w:val="00E87CDD"/>
    <w:rsid w:val="00E87D42"/>
    <w:rsid w:val="00E87F79"/>
    <w:rsid w:val="00E90341"/>
    <w:rsid w:val="00E9042C"/>
    <w:rsid w:val="00E90582"/>
    <w:rsid w:val="00E9058C"/>
    <w:rsid w:val="00E90639"/>
    <w:rsid w:val="00E9075B"/>
    <w:rsid w:val="00E90802"/>
    <w:rsid w:val="00E909D4"/>
    <w:rsid w:val="00E910D3"/>
    <w:rsid w:val="00E91324"/>
    <w:rsid w:val="00E91981"/>
    <w:rsid w:val="00E91A62"/>
    <w:rsid w:val="00E91B09"/>
    <w:rsid w:val="00E91BEE"/>
    <w:rsid w:val="00E91F9D"/>
    <w:rsid w:val="00E92029"/>
    <w:rsid w:val="00E9214C"/>
    <w:rsid w:val="00E92208"/>
    <w:rsid w:val="00E92455"/>
    <w:rsid w:val="00E92974"/>
    <w:rsid w:val="00E92AB2"/>
    <w:rsid w:val="00E92BBD"/>
    <w:rsid w:val="00E92BFD"/>
    <w:rsid w:val="00E93287"/>
    <w:rsid w:val="00E934AB"/>
    <w:rsid w:val="00E936D0"/>
    <w:rsid w:val="00E937EF"/>
    <w:rsid w:val="00E938E7"/>
    <w:rsid w:val="00E93A0A"/>
    <w:rsid w:val="00E94644"/>
    <w:rsid w:val="00E948D0"/>
    <w:rsid w:val="00E94A2A"/>
    <w:rsid w:val="00E94AF4"/>
    <w:rsid w:val="00E94D8A"/>
    <w:rsid w:val="00E94F84"/>
    <w:rsid w:val="00E94FEF"/>
    <w:rsid w:val="00E95064"/>
    <w:rsid w:val="00E9539C"/>
    <w:rsid w:val="00E9543D"/>
    <w:rsid w:val="00E95481"/>
    <w:rsid w:val="00E959C4"/>
    <w:rsid w:val="00E95BEC"/>
    <w:rsid w:val="00E95F21"/>
    <w:rsid w:val="00E95FA7"/>
    <w:rsid w:val="00E95FF1"/>
    <w:rsid w:val="00E96265"/>
    <w:rsid w:val="00E96631"/>
    <w:rsid w:val="00E96885"/>
    <w:rsid w:val="00E96889"/>
    <w:rsid w:val="00E968E4"/>
    <w:rsid w:val="00E96ACC"/>
    <w:rsid w:val="00E96B77"/>
    <w:rsid w:val="00E96B78"/>
    <w:rsid w:val="00E96C96"/>
    <w:rsid w:val="00E96CFC"/>
    <w:rsid w:val="00E971EA"/>
    <w:rsid w:val="00E974D3"/>
    <w:rsid w:val="00E979C8"/>
    <w:rsid w:val="00E97BD7"/>
    <w:rsid w:val="00E97BFE"/>
    <w:rsid w:val="00E97C01"/>
    <w:rsid w:val="00E97D9D"/>
    <w:rsid w:val="00E97F9A"/>
    <w:rsid w:val="00EA0441"/>
    <w:rsid w:val="00EA0619"/>
    <w:rsid w:val="00EA0731"/>
    <w:rsid w:val="00EA078D"/>
    <w:rsid w:val="00EA0902"/>
    <w:rsid w:val="00EA0A6D"/>
    <w:rsid w:val="00EA0D42"/>
    <w:rsid w:val="00EA0EB0"/>
    <w:rsid w:val="00EA0F77"/>
    <w:rsid w:val="00EA0FB7"/>
    <w:rsid w:val="00EA0FDC"/>
    <w:rsid w:val="00EA1202"/>
    <w:rsid w:val="00EA2291"/>
    <w:rsid w:val="00EA235F"/>
    <w:rsid w:val="00EA2784"/>
    <w:rsid w:val="00EA2836"/>
    <w:rsid w:val="00EA289E"/>
    <w:rsid w:val="00EA2929"/>
    <w:rsid w:val="00EA2980"/>
    <w:rsid w:val="00EA2C61"/>
    <w:rsid w:val="00EA2CAA"/>
    <w:rsid w:val="00EA2CC0"/>
    <w:rsid w:val="00EA2EBC"/>
    <w:rsid w:val="00EA30A7"/>
    <w:rsid w:val="00EA330D"/>
    <w:rsid w:val="00EA34A8"/>
    <w:rsid w:val="00EA3537"/>
    <w:rsid w:val="00EA3568"/>
    <w:rsid w:val="00EA35A7"/>
    <w:rsid w:val="00EA38C9"/>
    <w:rsid w:val="00EA3A92"/>
    <w:rsid w:val="00EA3CBE"/>
    <w:rsid w:val="00EA4244"/>
    <w:rsid w:val="00EA4285"/>
    <w:rsid w:val="00EA45B2"/>
    <w:rsid w:val="00EA4A8D"/>
    <w:rsid w:val="00EA4DF8"/>
    <w:rsid w:val="00EA506B"/>
    <w:rsid w:val="00EA52BD"/>
    <w:rsid w:val="00EA56BE"/>
    <w:rsid w:val="00EA5966"/>
    <w:rsid w:val="00EA596D"/>
    <w:rsid w:val="00EA5A77"/>
    <w:rsid w:val="00EA5BD4"/>
    <w:rsid w:val="00EA61F2"/>
    <w:rsid w:val="00EA65BE"/>
    <w:rsid w:val="00EA676C"/>
    <w:rsid w:val="00EA67D1"/>
    <w:rsid w:val="00EA68E8"/>
    <w:rsid w:val="00EA6FDC"/>
    <w:rsid w:val="00EA7589"/>
    <w:rsid w:val="00EA7981"/>
    <w:rsid w:val="00EA7D29"/>
    <w:rsid w:val="00EA7D2E"/>
    <w:rsid w:val="00EA7E0F"/>
    <w:rsid w:val="00EB00AA"/>
    <w:rsid w:val="00EB044A"/>
    <w:rsid w:val="00EB06EA"/>
    <w:rsid w:val="00EB0851"/>
    <w:rsid w:val="00EB092D"/>
    <w:rsid w:val="00EB0B13"/>
    <w:rsid w:val="00EB0B2B"/>
    <w:rsid w:val="00EB0C18"/>
    <w:rsid w:val="00EB1045"/>
    <w:rsid w:val="00EB11A7"/>
    <w:rsid w:val="00EB11E9"/>
    <w:rsid w:val="00EB180D"/>
    <w:rsid w:val="00EB1A90"/>
    <w:rsid w:val="00EB1ACF"/>
    <w:rsid w:val="00EB1BC4"/>
    <w:rsid w:val="00EB2077"/>
    <w:rsid w:val="00EB208A"/>
    <w:rsid w:val="00EB20AD"/>
    <w:rsid w:val="00EB20D3"/>
    <w:rsid w:val="00EB2122"/>
    <w:rsid w:val="00EB2129"/>
    <w:rsid w:val="00EB22D1"/>
    <w:rsid w:val="00EB2373"/>
    <w:rsid w:val="00EB23BF"/>
    <w:rsid w:val="00EB25F3"/>
    <w:rsid w:val="00EB2612"/>
    <w:rsid w:val="00EB2B50"/>
    <w:rsid w:val="00EB2D58"/>
    <w:rsid w:val="00EB2D93"/>
    <w:rsid w:val="00EB2FE1"/>
    <w:rsid w:val="00EB3562"/>
    <w:rsid w:val="00EB3BE3"/>
    <w:rsid w:val="00EB42F1"/>
    <w:rsid w:val="00EB43FF"/>
    <w:rsid w:val="00EB44D7"/>
    <w:rsid w:val="00EB4F98"/>
    <w:rsid w:val="00EB4FFA"/>
    <w:rsid w:val="00EB50E8"/>
    <w:rsid w:val="00EB5284"/>
    <w:rsid w:val="00EB52B7"/>
    <w:rsid w:val="00EB5509"/>
    <w:rsid w:val="00EB57BA"/>
    <w:rsid w:val="00EB589D"/>
    <w:rsid w:val="00EB5A4E"/>
    <w:rsid w:val="00EB5B79"/>
    <w:rsid w:val="00EB61E5"/>
    <w:rsid w:val="00EB6276"/>
    <w:rsid w:val="00EB62A9"/>
    <w:rsid w:val="00EB6596"/>
    <w:rsid w:val="00EB6C2C"/>
    <w:rsid w:val="00EB70A2"/>
    <w:rsid w:val="00EB70CF"/>
    <w:rsid w:val="00EB711E"/>
    <w:rsid w:val="00EB789F"/>
    <w:rsid w:val="00EB7C22"/>
    <w:rsid w:val="00EB7F1C"/>
    <w:rsid w:val="00EC043B"/>
    <w:rsid w:val="00EC0555"/>
    <w:rsid w:val="00EC0690"/>
    <w:rsid w:val="00EC0767"/>
    <w:rsid w:val="00EC08BE"/>
    <w:rsid w:val="00EC0B3E"/>
    <w:rsid w:val="00EC0B5A"/>
    <w:rsid w:val="00EC0E28"/>
    <w:rsid w:val="00EC0F43"/>
    <w:rsid w:val="00EC102A"/>
    <w:rsid w:val="00EC1277"/>
    <w:rsid w:val="00EC12C6"/>
    <w:rsid w:val="00EC1405"/>
    <w:rsid w:val="00EC17F2"/>
    <w:rsid w:val="00EC197D"/>
    <w:rsid w:val="00EC1B59"/>
    <w:rsid w:val="00EC1F8D"/>
    <w:rsid w:val="00EC2011"/>
    <w:rsid w:val="00EC2015"/>
    <w:rsid w:val="00EC2355"/>
    <w:rsid w:val="00EC26B9"/>
    <w:rsid w:val="00EC2A54"/>
    <w:rsid w:val="00EC2AE0"/>
    <w:rsid w:val="00EC2ED9"/>
    <w:rsid w:val="00EC30FE"/>
    <w:rsid w:val="00EC3137"/>
    <w:rsid w:val="00EC341F"/>
    <w:rsid w:val="00EC3525"/>
    <w:rsid w:val="00EC3568"/>
    <w:rsid w:val="00EC3742"/>
    <w:rsid w:val="00EC3DF1"/>
    <w:rsid w:val="00EC4243"/>
    <w:rsid w:val="00EC453D"/>
    <w:rsid w:val="00EC48A3"/>
    <w:rsid w:val="00EC4971"/>
    <w:rsid w:val="00EC4A67"/>
    <w:rsid w:val="00EC4CC0"/>
    <w:rsid w:val="00EC4D39"/>
    <w:rsid w:val="00EC4E29"/>
    <w:rsid w:val="00EC50E6"/>
    <w:rsid w:val="00EC514D"/>
    <w:rsid w:val="00EC5423"/>
    <w:rsid w:val="00EC5A2C"/>
    <w:rsid w:val="00EC5AD7"/>
    <w:rsid w:val="00EC5B6D"/>
    <w:rsid w:val="00EC5B76"/>
    <w:rsid w:val="00EC60CC"/>
    <w:rsid w:val="00EC64BA"/>
    <w:rsid w:val="00EC65C6"/>
    <w:rsid w:val="00EC6730"/>
    <w:rsid w:val="00EC67CF"/>
    <w:rsid w:val="00EC6A0C"/>
    <w:rsid w:val="00EC6A8A"/>
    <w:rsid w:val="00EC6BB7"/>
    <w:rsid w:val="00EC6D4D"/>
    <w:rsid w:val="00EC6EE6"/>
    <w:rsid w:val="00EC6FDC"/>
    <w:rsid w:val="00EC6FFF"/>
    <w:rsid w:val="00EC703D"/>
    <w:rsid w:val="00EC704E"/>
    <w:rsid w:val="00EC70C7"/>
    <w:rsid w:val="00EC7327"/>
    <w:rsid w:val="00EC732F"/>
    <w:rsid w:val="00EC7395"/>
    <w:rsid w:val="00EC78F3"/>
    <w:rsid w:val="00EC7EE6"/>
    <w:rsid w:val="00EC7EF3"/>
    <w:rsid w:val="00ED0190"/>
    <w:rsid w:val="00ED01D7"/>
    <w:rsid w:val="00ED01F4"/>
    <w:rsid w:val="00ED045D"/>
    <w:rsid w:val="00ED050B"/>
    <w:rsid w:val="00ED0517"/>
    <w:rsid w:val="00ED0AF3"/>
    <w:rsid w:val="00ED115E"/>
    <w:rsid w:val="00ED1618"/>
    <w:rsid w:val="00ED16AC"/>
    <w:rsid w:val="00ED1769"/>
    <w:rsid w:val="00ED1C2A"/>
    <w:rsid w:val="00ED2308"/>
    <w:rsid w:val="00ED2377"/>
    <w:rsid w:val="00ED2853"/>
    <w:rsid w:val="00ED29F4"/>
    <w:rsid w:val="00ED2BD4"/>
    <w:rsid w:val="00ED2E3D"/>
    <w:rsid w:val="00ED2EF2"/>
    <w:rsid w:val="00ED31A2"/>
    <w:rsid w:val="00ED31A9"/>
    <w:rsid w:val="00ED31F3"/>
    <w:rsid w:val="00ED37EC"/>
    <w:rsid w:val="00ED3C71"/>
    <w:rsid w:val="00ED3CF3"/>
    <w:rsid w:val="00ED3E7C"/>
    <w:rsid w:val="00ED3ECD"/>
    <w:rsid w:val="00ED4430"/>
    <w:rsid w:val="00ED4522"/>
    <w:rsid w:val="00ED4AFC"/>
    <w:rsid w:val="00ED4B96"/>
    <w:rsid w:val="00ED4C9C"/>
    <w:rsid w:val="00ED4FA9"/>
    <w:rsid w:val="00ED52DB"/>
    <w:rsid w:val="00ED536A"/>
    <w:rsid w:val="00ED54B5"/>
    <w:rsid w:val="00ED5528"/>
    <w:rsid w:val="00ED565B"/>
    <w:rsid w:val="00ED58B2"/>
    <w:rsid w:val="00ED5926"/>
    <w:rsid w:val="00ED5A77"/>
    <w:rsid w:val="00ED5B50"/>
    <w:rsid w:val="00ED5D82"/>
    <w:rsid w:val="00ED6113"/>
    <w:rsid w:val="00ED6282"/>
    <w:rsid w:val="00ED6291"/>
    <w:rsid w:val="00ED676A"/>
    <w:rsid w:val="00ED68A5"/>
    <w:rsid w:val="00ED6B62"/>
    <w:rsid w:val="00ED6BC2"/>
    <w:rsid w:val="00ED6CA3"/>
    <w:rsid w:val="00ED6CCF"/>
    <w:rsid w:val="00ED6F61"/>
    <w:rsid w:val="00ED71B2"/>
    <w:rsid w:val="00ED750A"/>
    <w:rsid w:val="00ED76B0"/>
    <w:rsid w:val="00ED7776"/>
    <w:rsid w:val="00ED794F"/>
    <w:rsid w:val="00ED7D51"/>
    <w:rsid w:val="00ED7E33"/>
    <w:rsid w:val="00EE04F5"/>
    <w:rsid w:val="00EE0505"/>
    <w:rsid w:val="00EE0A2E"/>
    <w:rsid w:val="00EE0BE6"/>
    <w:rsid w:val="00EE0C8D"/>
    <w:rsid w:val="00EE0D21"/>
    <w:rsid w:val="00EE0DBD"/>
    <w:rsid w:val="00EE144D"/>
    <w:rsid w:val="00EE1BE2"/>
    <w:rsid w:val="00EE2119"/>
    <w:rsid w:val="00EE280F"/>
    <w:rsid w:val="00EE3215"/>
    <w:rsid w:val="00EE32C2"/>
    <w:rsid w:val="00EE3550"/>
    <w:rsid w:val="00EE3681"/>
    <w:rsid w:val="00EE3B31"/>
    <w:rsid w:val="00EE3DF7"/>
    <w:rsid w:val="00EE3F82"/>
    <w:rsid w:val="00EE4038"/>
    <w:rsid w:val="00EE41B4"/>
    <w:rsid w:val="00EE467F"/>
    <w:rsid w:val="00EE4962"/>
    <w:rsid w:val="00EE4A2E"/>
    <w:rsid w:val="00EE4BBC"/>
    <w:rsid w:val="00EE4D20"/>
    <w:rsid w:val="00EE4D55"/>
    <w:rsid w:val="00EE4ED5"/>
    <w:rsid w:val="00EE5543"/>
    <w:rsid w:val="00EE5CC6"/>
    <w:rsid w:val="00EE5E4B"/>
    <w:rsid w:val="00EE607E"/>
    <w:rsid w:val="00EE64F1"/>
    <w:rsid w:val="00EE672F"/>
    <w:rsid w:val="00EE68BC"/>
    <w:rsid w:val="00EE6938"/>
    <w:rsid w:val="00EE6981"/>
    <w:rsid w:val="00EE6A4D"/>
    <w:rsid w:val="00EE6D2C"/>
    <w:rsid w:val="00EE6F29"/>
    <w:rsid w:val="00EE6FE8"/>
    <w:rsid w:val="00EE73C3"/>
    <w:rsid w:val="00EE755A"/>
    <w:rsid w:val="00EE75AD"/>
    <w:rsid w:val="00EE770F"/>
    <w:rsid w:val="00EE7AF7"/>
    <w:rsid w:val="00EE7F3F"/>
    <w:rsid w:val="00EE7F52"/>
    <w:rsid w:val="00EE7F59"/>
    <w:rsid w:val="00EF0034"/>
    <w:rsid w:val="00EF04A0"/>
    <w:rsid w:val="00EF0681"/>
    <w:rsid w:val="00EF0955"/>
    <w:rsid w:val="00EF0A8E"/>
    <w:rsid w:val="00EF0F99"/>
    <w:rsid w:val="00EF12B5"/>
    <w:rsid w:val="00EF1890"/>
    <w:rsid w:val="00EF21EE"/>
    <w:rsid w:val="00EF23D1"/>
    <w:rsid w:val="00EF266D"/>
    <w:rsid w:val="00EF26BA"/>
    <w:rsid w:val="00EF2834"/>
    <w:rsid w:val="00EF28AD"/>
    <w:rsid w:val="00EF2EC6"/>
    <w:rsid w:val="00EF3050"/>
    <w:rsid w:val="00EF3386"/>
    <w:rsid w:val="00EF340B"/>
    <w:rsid w:val="00EF3584"/>
    <w:rsid w:val="00EF36DF"/>
    <w:rsid w:val="00EF3AAA"/>
    <w:rsid w:val="00EF3AD4"/>
    <w:rsid w:val="00EF3BFA"/>
    <w:rsid w:val="00EF3E69"/>
    <w:rsid w:val="00EF4074"/>
    <w:rsid w:val="00EF42CF"/>
    <w:rsid w:val="00EF4650"/>
    <w:rsid w:val="00EF489B"/>
    <w:rsid w:val="00EF4A8D"/>
    <w:rsid w:val="00EF4B02"/>
    <w:rsid w:val="00EF4BF7"/>
    <w:rsid w:val="00EF5096"/>
    <w:rsid w:val="00EF50A0"/>
    <w:rsid w:val="00EF51C8"/>
    <w:rsid w:val="00EF5640"/>
    <w:rsid w:val="00EF5783"/>
    <w:rsid w:val="00EF5825"/>
    <w:rsid w:val="00EF5B38"/>
    <w:rsid w:val="00EF5D1A"/>
    <w:rsid w:val="00EF5D70"/>
    <w:rsid w:val="00EF5E37"/>
    <w:rsid w:val="00EF5F53"/>
    <w:rsid w:val="00EF63DB"/>
    <w:rsid w:val="00EF65F5"/>
    <w:rsid w:val="00EF6617"/>
    <w:rsid w:val="00EF6BBA"/>
    <w:rsid w:val="00EF6CF0"/>
    <w:rsid w:val="00EF7192"/>
    <w:rsid w:val="00EF72B5"/>
    <w:rsid w:val="00EF73BE"/>
    <w:rsid w:val="00EF7500"/>
    <w:rsid w:val="00EF766E"/>
    <w:rsid w:val="00EF7B0A"/>
    <w:rsid w:val="00EF7B5C"/>
    <w:rsid w:val="00F015ED"/>
    <w:rsid w:val="00F0161F"/>
    <w:rsid w:val="00F017E3"/>
    <w:rsid w:val="00F01B48"/>
    <w:rsid w:val="00F02083"/>
    <w:rsid w:val="00F0212B"/>
    <w:rsid w:val="00F0229D"/>
    <w:rsid w:val="00F028A1"/>
    <w:rsid w:val="00F02C1A"/>
    <w:rsid w:val="00F03125"/>
    <w:rsid w:val="00F033A9"/>
    <w:rsid w:val="00F033D3"/>
    <w:rsid w:val="00F03470"/>
    <w:rsid w:val="00F03536"/>
    <w:rsid w:val="00F0353C"/>
    <w:rsid w:val="00F036D6"/>
    <w:rsid w:val="00F03726"/>
    <w:rsid w:val="00F039C2"/>
    <w:rsid w:val="00F03C62"/>
    <w:rsid w:val="00F04238"/>
    <w:rsid w:val="00F04A99"/>
    <w:rsid w:val="00F04B61"/>
    <w:rsid w:val="00F04BA3"/>
    <w:rsid w:val="00F052FB"/>
    <w:rsid w:val="00F053F7"/>
    <w:rsid w:val="00F05710"/>
    <w:rsid w:val="00F059A4"/>
    <w:rsid w:val="00F05A9B"/>
    <w:rsid w:val="00F05C50"/>
    <w:rsid w:val="00F05EE1"/>
    <w:rsid w:val="00F0606A"/>
    <w:rsid w:val="00F062C7"/>
    <w:rsid w:val="00F06308"/>
    <w:rsid w:val="00F06492"/>
    <w:rsid w:val="00F064F8"/>
    <w:rsid w:val="00F06561"/>
    <w:rsid w:val="00F0667C"/>
    <w:rsid w:val="00F066E0"/>
    <w:rsid w:val="00F06A38"/>
    <w:rsid w:val="00F0703F"/>
    <w:rsid w:val="00F072E5"/>
    <w:rsid w:val="00F07773"/>
    <w:rsid w:val="00F07870"/>
    <w:rsid w:val="00F079B3"/>
    <w:rsid w:val="00F10052"/>
    <w:rsid w:val="00F1006A"/>
    <w:rsid w:val="00F10279"/>
    <w:rsid w:val="00F1041F"/>
    <w:rsid w:val="00F109EF"/>
    <w:rsid w:val="00F10BD8"/>
    <w:rsid w:val="00F10C31"/>
    <w:rsid w:val="00F10CB3"/>
    <w:rsid w:val="00F111A0"/>
    <w:rsid w:val="00F112DA"/>
    <w:rsid w:val="00F113ED"/>
    <w:rsid w:val="00F1159F"/>
    <w:rsid w:val="00F115E4"/>
    <w:rsid w:val="00F116E6"/>
    <w:rsid w:val="00F119C1"/>
    <w:rsid w:val="00F11ECA"/>
    <w:rsid w:val="00F11FF1"/>
    <w:rsid w:val="00F1214A"/>
    <w:rsid w:val="00F121CD"/>
    <w:rsid w:val="00F124AA"/>
    <w:rsid w:val="00F12723"/>
    <w:rsid w:val="00F12818"/>
    <w:rsid w:val="00F128D1"/>
    <w:rsid w:val="00F12AB6"/>
    <w:rsid w:val="00F12AF4"/>
    <w:rsid w:val="00F12B73"/>
    <w:rsid w:val="00F12DAE"/>
    <w:rsid w:val="00F12F12"/>
    <w:rsid w:val="00F130C7"/>
    <w:rsid w:val="00F1329E"/>
    <w:rsid w:val="00F1335D"/>
    <w:rsid w:val="00F134DF"/>
    <w:rsid w:val="00F1404B"/>
    <w:rsid w:val="00F1465E"/>
    <w:rsid w:val="00F14887"/>
    <w:rsid w:val="00F14CBA"/>
    <w:rsid w:val="00F14EA3"/>
    <w:rsid w:val="00F14FE2"/>
    <w:rsid w:val="00F150AA"/>
    <w:rsid w:val="00F154AD"/>
    <w:rsid w:val="00F1569D"/>
    <w:rsid w:val="00F15775"/>
    <w:rsid w:val="00F15CC6"/>
    <w:rsid w:val="00F15DF9"/>
    <w:rsid w:val="00F160D6"/>
    <w:rsid w:val="00F1615B"/>
    <w:rsid w:val="00F16848"/>
    <w:rsid w:val="00F16C78"/>
    <w:rsid w:val="00F16DCF"/>
    <w:rsid w:val="00F17084"/>
    <w:rsid w:val="00F17277"/>
    <w:rsid w:val="00F17391"/>
    <w:rsid w:val="00F1762E"/>
    <w:rsid w:val="00F17661"/>
    <w:rsid w:val="00F1768B"/>
    <w:rsid w:val="00F1770C"/>
    <w:rsid w:val="00F17736"/>
    <w:rsid w:val="00F179F6"/>
    <w:rsid w:val="00F17AE9"/>
    <w:rsid w:val="00F17EDE"/>
    <w:rsid w:val="00F17F2C"/>
    <w:rsid w:val="00F20092"/>
    <w:rsid w:val="00F20587"/>
    <w:rsid w:val="00F2109D"/>
    <w:rsid w:val="00F2122A"/>
    <w:rsid w:val="00F21313"/>
    <w:rsid w:val="00F21505"/>
    <w:rsid w:val="00F21785"/>
    <w:rsid w:val="00F21B13"/>
    <w:rsid w:val="00F21E4E"/>
    <w:rsid w:val="00F21E95"/>
    <w:rsid w:val="00F221F0"/>
    <w:rsid w:val="00F222F0"/>
    <w:rsid w:val="00F222F8"/>
    <w:rsid w:val="00F22479"/>
    <w:rsid w:val="00F228AC"/>
    <w:rsid w:val="00F228C1"/>
    <w:rsid w:val="00F22B9C"/>
    <w:rsid w:val="00F22EA0"/>
    <w:rsid w:val="00F231C4"/>
    <w:rsid w:val="00F23437"/>
    <w:rsid w:val="00F23490"/>
    <w:rsid w:val="00F2379C"/>
    <w:rsid w:val="00F2380C"/>
    <w:rsid w:val="00F23A56"/>
    <w:rsid w:val="00F23AAB"/>
    <w:rsid w:val="00F23B42"/>
    <w:rsid w:val="00F23B63"/>
    <w:rsid w:val="00F23DBB"/>
    <w:rsid w:val="00F23E6B"/>
    <w:rsid w:val="00F23EF3"/>
    <w:rsid w:val="00F24098"/>
    <w:rsid w:val="00F241DA"/>
    <w:rsid w:val="00F243AA"/>
    <w:rsid w:val="00F24586"/>
    <w:rsid w:val="00F24652"/>
    <w:rsid w:val="00F2466E"/>
    <w:rsid w:val="00F246BA"/>
    <w:rsid w:val="00F24747"/>
    <w:rsid w:val="00F247D2"/>
    <w:rsid w:val="00F24828"/>
    <w:rsid w:val="00F24ED0"/>
    <w:rsid w:val="00F24FD5"/>
    <w:rsid w:val="00F2504E"/>
    <w:rsid w:val="00F250F1"/>
    <w:rsid w:val="00F252C8"/>
    <w:rsid w:val="00F2561A"/>
    <w:rsid w:val="00F25750"/>
    <w:rsid w:val="00F257A8"/>
    <w:rsid w:val="00F259D2"/>
    <w:rsid w:val="00F25C54"/>
    <w:rsid w:val="00F25CC0"/>
    <w:rsid w:val="00F26032"/>
    <w:rsid w:val="00F260F0"/>
    <w:rsid w:val="00F263B9"/>
    <w:rsid w:val="00F26587"/>
    <w:rsid w:val="00F266A6"/>
    <w:rsid w:val="00F26964"/>
    <w:rsid w:val="00F26B36"/>
    <w:rsid w:val="00F26BEF"/>
    <w:rsid w:val="00F26DAF"/>
    <w:rsid w:val="00F26E69"/>
    <w:rsid w:val="00F26F60"/>
    <w:rsid w:val="00F27166"/>
    <w:rsid w:val="00F2746F"/>
    <w:rsid w:val="00F27AFA"/>
    <w:rsid w:val="00F27CAC"/>
    <w:rsid w:val="00F27DC5"/>
    <w:rsid w:val="00F30155"/>
    <w:rsid w:val="00F301D9"/>
    <w:rsid w:val="00F30379"/>
    <w:rsid w:val="00F309D5"/>
    <w:rsid w:val="00F309E8"/>
    <w:rsid w:val="00F30BE1"/>
    <w:rsid w:val="00F30DC4"/>
    <w:rsid w:val="00F30FEF"/>
    <w:rsid w:val="00F311CF"/>
    <w:rsid w:val="00F31237"/>
    <w:rsid w:val="00F31468"/>
    <w:rsid w:val="00F31664"/>
    <w:rsid w:val="00F31995"/>
    <w:rsid w:val="00F31C3A"/>
    <w:rsid w:val="00F31EBA"/>
    <w:rsid w:val="00F31ECC"/>
    <w:rsid w:val="00F32138"/>
    <w:rsid w:val="00F3217F"/>
    <w:rsid w:val="00F32430"/>
    <w:rsid w:val="00F32441"/>
    <w:rsid w:val="00F3279E"/>
    <w:rsid w:val="00F328A6"/>
    <w:rsid w:val="00F32B56"/>
    <w:rsid w:val="00F32D96"/>
    <w:rsid w:val="00F3334E"/>
    <w:rsid w:val="00F333D4"/>
    <w:rsid w:val="00F338F0"/>
    <w:rsid w:val="00F33931"/>
    <w:rsid w:val="00F339B6"/>
    <w:rsid w:val="00F34247"/>
    <w:rsid w:val="00F34330"/>
    <w:rsid w:val="00F344E7"/>
    <w:rsid w:val="00F346EC"/>
    <w:rsid w:val="00F34756"/>
    <w:rsid w:val="00F34838"/>
    <w:rsid w:val="00F34873"/>
    <w:rsid w:val="00F34ACB"/>
    <w:rsid w:val="00F34E75"/>
    <w:rsid w:val="00F3520A"/>
    <w:rsid w:val="00F35330"/>
    <w:rsid w:val="00F35710"/>
    <w:rsid w:val="00F35C39"/>
    <w:rsid w:val="00F35C96"/>
    <w:rsid w:val="00F35D54"/>
    <w:rsid w:val="00F35F22"/>
    <w:rsid w:val="00F36447"/>
    <w:rsid w:val="00F3649A"/>
    <w:rsid w:val="00F36706"/>
    <w:rsid w:val="00F369DF"/>
    <w:rsid w:val="00F36F94"/>
    <w:rsid w:val="00F3725A"/>
    <w:rsid w:val="00F372CA"/>
    <w:rsid w:val="00F373E6"/>
    <w:rsid w:val="00F3743D"/>
    <w:rsid w:val="00F37800"/>
    <w:rsid w:val="00F3796C"/>
    <w:rsid w:val="00F37A19"/>
    <w:rsid w:val="00F37DCB"/>
    <w:rsid w:val="00F4003D"/>
    <w:rsid w:val="00F40217"/>
    <w:rsid w:val="00F4036B"/>
    <w:rsid w:val="00F406B0"/>
    <w:rsid w:val="00F40CB7"/>
    <w:rsid w:val="00F40DA0"/>
    <w:rsid w:val="00F40E30"/>
    <w:rsid w:val="00F40EA1"/>
    <w:rsid w:val="00F4153B"/>
    <w:rsid w:val="00F4174D"/>
    <w:rsid w:val="00F41911"/>
    <w:rsid w:val="00F41A3C"/>
    <w:rsid w:val="00F41C9A"/>
    <w:rsid w:val="00F4203A"/>
    <w:rsid w:val="00F4209A"/>
    <w:rsid w:val="00F422CC"/>
    <w:rsid w:val="00F422DC"/>
    <w:rsid w:val="00F429D8"/>
    <w:rsid w:val="00F42ABB"/>
    <w:rsid w:val="00F42DB1"/>
    <w:rsid w:val="00F42DF1"/>
    <w:rsid w:val="00F43002"/>
    <w:rsid w:val="00F43322"/>
    <w:rsid w:val="00F434F6"/>
    <w:rsid w:val="00F439A3"/>
    <w:rsid w:val="00F43BAE"/>
    <w:rsid w:val="00F43D5C"/>
    <w:rsid w:val="00F43F3E"/>
    <w:rsid w:val="00F44021"/>
    <w:rsid w:val="00F441CE"/>
    <w:rsid w:val="00F4472C"/>
    <w:rsid w:val="00F4473A"/>
    <w:rsid w:val="00F4495A"/>
    <w:rsid w:val="00F45023"/>
    <w:rsid w:val="00F45146"/>
    <w:rsid w:val="00F451B9"/>
    <w:rsid w:val="00F45333"/>
    <w:rsid w:val="00F4563F"/>
    <w:rsid w:val="00F45690"/>
    <w:rsid w:val="00F45813"/>
    <w:rsid w:val="00F45CE7"/>
    <w:rsid w:val="00F45EEA"/>
    <w:rsid w:val="00F45F56"/>
    <w:rsid w:val="00F4612A"/>
    <w:rsid w:val="00F461CA"/>
    <w:rsid w:val="00F463A1"/>
    <w:rsid w:val="00F46544"/>
    <w:rsid w:val="00F466EB"/>
    <w:rsid w:val="00F46771"/>
    <w:rsid w:val="00F467B4"/>
    <w:rsid w:val="00F4702E"/>
    <w:rsid w:val="00F47295"/>
    <w:rsid w:val="00F47693"/>
    <w:rsid w:val="00F47892"/>
    <w:rsid w:val="00F47995"/>
    <w:rsid w:val="00F47E40"/>
    <w:rsid w:val="00F500FC"/>
    <w:rsid w:val="00F5025A"/>
    <w:rsid w:val="00F508DD"/>
    <w:rsid w:val="00F50929"/>
    <w:rsid w:val="00F50B93"/>
    <w:rsid w:val="00F50C36"/>
    <w:rsid w:val="00F50C65"/>
    <w:rsid w:val="00F50FFC"/>
    <w:rsid w:val="00F51302"/>
    <w:rsid w:val="00F51640"/>
    <w:rsid w:val="00F518BF"/>
    <w:rsid w:val="00F518CC"/>
    <w:rsid w:val="00F519FE"/>
    <w:rsid w:val="00F51D4D"/>
    <w:rsid w:val="00F51DC3"/>
    <w:rsid w:val="00F520D8"/>
    <w:rsid w:val="00F521DD"/>
    <w:rsid w:val="00F523E4"/>
    <w:rsid w:val="00F52544"/>
    <w:rsid w:val="00F5278E"/>
    <w:rsid w:val="00F527D8"/>
    <w:rsid w:val="00F52C63"/>
    <w:rsid w:val="00F52CC7"/>
    <w:rsid w:val="00F52D91"/>
    <w:rsid w:val="00F52F3C"/>
    <w:rsid w:val="00F536B9"/>
    <w:rsid w:val="00F53BF4"/>
    <w:rsid w:val="00F53C42"/>
    <w:rsid w:val="00F53FB6"/>
    <w:rsid w:val="00F541DA"/>
    <w:rsid w:val="00F54455"/>
    <w:rsid w:val="00F5452F"/>
    <w:rsid w:val="00F54C76"/>
    <w:rsid w:val="00F54FBA"/>
    <w:rsid w:val="00F555EB"/>
    <w:rsid w:val="00F55A05"/>
    <w:rsid w:val="00F55A27"/>
    <w:rsid w:val="00F55A5B"/>
    <w:rsid w:val="00F55BB1"/>
    <w:rsid w:val="00F56056"/>
    <w:rsid w:val="00F561B6"/>
    <w:rsid w:val="00F56341"/>
    <w:rsid w:val="00F56D6A"/>
    <w:rsid w:val="00F56EB6"/>
    <w:rsid w:val="00F570DC"/>
    <w:rsid w:val="00F574FF"/>
    <w:rsid w:val="00F57780"/>
    <w:rsid w:val="00F57793"/>
    <w:rsid w:val="00F5785A"/>
    <w:rsid w:val="00F5790E"/>
    <w:rsid w:val="00F6018F"/>
    <w:rsid w:val="00F60204"/>
    <w:rsid w:val="00F60336"/>
    <w:rsid w:val="00F604E5"/>
    <w:rsid w:val="00F60808"/>
    <w:rsid w:val="00F60929"/>
    <w:rsid w:val="00F60DB8"/>
    <w:rsid w:val="00F60F13"/>
    <w:rsid w:val="00F61087"/>
    <w:rsid w:val="00F61778"/>
    <w:rsid w:val="00F61D54"/>
    <w:rsid w:val="00F62026"/>
    <w:rsid w:val="00F624F8"/>
    <w:rsid w:val="00F6256F"/>
    <w:rsid w:val="00F62733"/>
    <w:rsid w:val="00F6292A"/>
    <w:rsid w:val="00F6299F"/>
    <w:rsid w:val="00F629E5"/>
    <w:rsid w:val="00F63173"/>
    <w:rsid w:val="00F6334B"/>
    <w:rsid w:val="00F63605"/>
    <w:rsid w:val="00F63620"/>
    <w:rsid w:val="00F636E1"/>
    <w:rsid w:val="00F63E80"/>
    <w:rsid w:val="00F640C7"/>
    <w:rsid w:val="00F642E8"/>
    <w:rsid w:val="00F648BA"/>
    <w:rsid w:val="00F6490F"/>
    <w:rsid w:val="00F64A1C"/>
    <w:rsid w:val="00F64A38"/>
    <w:rsid w:val="00F64EFF"/>
    <w:rsid w:val="00F64F2A"/>
    <w:rsid w:val="00F64F4F"/>
    <w:rsid w:val="00F6507A"/>
    <w:rsid w:val="00F653AA"/>
    <w:rsid w:val="00F654D1"/>
    <w:rsid w:val="00F654DB"/>
    <w:rsid w:val="00F6568A"/>
    <w:rsid w:val="00F6584A"/>
    <w:rsid w:val="00F65B89"/>
    <w:rsid w:val="00F65C47"/>
    <w:rsid w:val="00F65C88"/>
    <w:rsid w:val="00F65DC8"/>
    <w:rsid w:val="00F65FDE"/>
    <w:rsid w:val="00F662B9"/>
    <w:rsid w:val="00F6630B"/>
    <w:rsid w:val="00F66520"/>
    <w:rsid w:val="00F66602"/>
    <w:rsid w:val="00F66681"/>
    <w:rsid w:val="00F66690"/>
    <w:rsid w:val="00F66A75"/>
    <w:rsid w:val="00F66BE9"/>
    <w:rsid w:val="00F66C96"/>
    <w:rsid w:val="00F66DF9"/>
    <w:rsid w:val="00F66E59"/>
    <w:rsid w:val="00F67172"/>
    <w:rsid w:val="00F671B1"/>
    <w:rsid w:val="00F67492"/>
    <w:rsid w:val="00F674F9"/>
    <w:rsid w:val="00F6750F"/>
    <w:rsid w:val="00F67559"/>
    <w:rsid w:val="00F6774A"/>
    <w:rsid w:val="00F6777C"/>
    <w:rsid w:val="00F679FE"/>
    <w:rsid w:val="00F67B25"/>
    <w:rsid w:val="00F70150"/>
    <w:rsid w:val="00F70614"/>
    <w:rsid w:val="00F70720"/>
    <w:rsid w:val="00F70770"/>
    <w:rsid w:val="00F70CE5"/>
    <w:rsid w:val="00F70E35"/>
    <w:rsid w:val="00F70F4E"/>
    <w:rsid w:val="00F711E5"/>
    <w:rsid w:val="00F71798"/>
    <w:rsid w:val="00F71FDA"/>
    <w:rsid w:val="00F720D4"/>
    <w:rsid w:val="00F7233B"/>
    <w:rsid w:val="00F72610"/>
    <w:rsid w:val="00F72793"/>
    <w:rsid w:val="00F72810"/>
    <w:rsid w:val="00F73003"/>
    <w:rsid w:val="00F73049"/>
    <w:rsid w:val="00F73865"/>
    <w:rsid w:val="00F738C2"/>
    <w:rsid w:val="00F73902"/>
    <w:rsid w:val="00F73932"/>
    <w:rsid w:val="00F73B42"/>
    <w:rsid w:val="00F73B9F"/>
    <w:rsid w:val="00F73D77"/>
    <w:rsid w:val="00F73DBB"/>
    <w:rsid w:val="00F73E50"/>
    <w:rsid w:val="00F73FA3"/>
    <w:rsid w:val="00F7437B"/>
    <w:rsid w:val="00F748CD"/>
    <w:rsid w:val="00F751D4"/>
    <w:rsid w:val="00F75366"/>
    <w:rsid w:val="00F7593E"/>
    <w:rsid w:val="00F759AE"/>
    <w:rsid w:val="00F75BA2"/>
    <w:rsid w:val="00F7600E"/>
    <w:rsid w:val="00F760A8"/>
    <w:rsid w:val="00F7623A"/>
    <w:rsid w:val="00F7631D"/>
    <w:rsid w:val="00F7670D"/>
    <w:rsid w:val="00F76B10"/>
    <w:rsid w:val="00F76EC5"/>
    <w:rsid w:val="00F770CE"/>
    <w:rsid w:val="00F7744E"/>
    <w:rsid w:val="00F774FF"/>
    <w:rsid w:val="00F77A9D"/>
    <w:rsid w:val="00F77D88"/>
    <w:rsid w:val="00F77EFC"/>
    <w:rsid w:val="00F800E3"/>
    <w:rsid w:val="00F80563"/>
    <w:rsid w:val="00F80593"/>
    <w:rsid w:val="00F8072D"/>
    <w:rsid w:val="00F80832"/>
    <w:rsid w:val="00F80864"/>
    <w:rsid w:val="00F80C26"/>
    <w:rsid w:val="00F80DD7"/>
    <w:rsid w:val="00F814D8"/>
    <w:rsid w:val="00F8198D"/>
    <w:rsid w:val="00F81C21"/>
    <w:rsid w:val="00F81FBC"/>
    <w:rsid w:val="00F8210E"/>
    <w:rsid w:val="00F82332"/>
    <w:rsid w:val="00F8235B"/>
    <w:rsid w:val="00F824FE"/>
    <w:rsid w:val="00F82582"/>
    <w:rsid w:val="00F8265F"/>
    <w:rsid w:val="00F82775"/>
    <w:rsid w:val="00F82863"/>
    <w:rsid w:val="00F82969"/>
    <w:rsid w:val="00F82E3E"/>
    <w:rsid w:val="00F82F26"/>
    <w:rsid w:val="00F83306"/>
    <w:rsid w:val="00F833B6"/>
    <w:rsid w:val="00F8362E"/>
    <w:rsid w:val="00F8373B"/>
    <w:rsid w:val="00F8374C"/>
    <w:rsid w:val="00F83947"/>
    <w:rsid w:val="00F839F2"/>
    <w:rsid w:val="00F83C35"/>
    <w:rsid w:val="00F83C50"/>
    <w:rsid w:val="00F83D4F"/>
    <w:rsid w:val="00F847EF"/>
    <w:rsid w:val="00F84BBA"/>
    <w:rsid w:val="00F84C24"/>
    <w:rsid w:val="00F850F3"/>
    <w:rsid w:val="00F85192"/>
    <w:rsid w:val="00F85441"/>
    <w:rsid w:val="00F85506"/>
    <w:rsid w:val="00F85725"/>
    <w:rsid w:val="00F858CF"/>
    <w:rsid w:val="00F86005"/>
    <w:rsid w:val="00F86386"/>
    <w:rsid w:val="00F863F5"/>
    <w:rsid w:val="00F8680E"/>
    <w:rsid w:val="00F86A5D"/>
    <w:rsid w:val="00F87470"/>
    <w:rsid w:val="00F8767D"/>
    <w:rsid w:val="00F8789B"/>
    <w:rsid w:val="00F87A4A"/>
    <w:rsid w:val="00F87A72"/>
    <w:rsid w:val="00F87E8B"/>
    <w:rsid w:val="00F87E92"/>
    <w:rsid w:val="00F87F9E"/>
    <w:rsid w:val="00F87FF4"/>
    <w:rsid w:val="00F9018B"/>
    <w:rsid w:val="00F901D5"/>
    <w:rsid w:val="00F90289"/>
    <w:rsid w:val="00F9059D"/>
    <w:rsid w:val="00F9066C"/>
    <w:rsid w:val="00F90B49"/>
    <w:rsid w:val="00F90E00"/>
    <w:rsid w:val="00F90E1D"/>
    <w:rsid w:val="00F910DB"/>
    <w:rsid w:val="00F91157"/>
    <w:rsid w:val="00F911E3"/>
    <w:rsid w:val="00F91266"/>
    <w:rsid w:val="00F912B6"/>
    <w:rsid w:val="00F91501"/>
    <w:rsid w:val="00F91504"/>
    <w:rsid w:val="00F91663"/>
    <w:rsid w:val="00F916DB"/>
    <w:rsid w:val="00F918C1"/>
    <w:rsid w:val="00F918C6"/>
    <w:rsid w:val="00F91919"/>
    <w:rsid w:val="00F91B17"/>
    <w:rsid w:val="00F9204C"/>
    <w:rsid w:val="00F92094"/>
    <w:rsid w:val="00F92A88"/>
    <w:rsid w:val="00F92BE6"/>
    <w:rsid w:val="00F92E61"/>
    <w:rsid w:val="00F92F3D"/>
    <w:rsid w:val="00F932B9"/>
    <w:rsid w:val="00F9364D"/>
    <w:rsid w:val="00F938C1"/>
    <w:rsid w:val="00F93B4E"/>
    <w:rsid w:val="00F93B95"/>
    <w:rsid w:val="00F93BF4"/>
    <w:rsid w:val="00F94341"/>
    <w:rsid w:val="00F94677"/>
    <w:rsid w:val="00F947F7"/>
    <w:rsid w:val="00F94C39"/>
    <w:rsid w:val="00F94C5F"/>
    <w:rsid w:val="00F94DCF"/>
    <w:rsid w:val="00F94EA9"/>
    <w:rsid w:val="00F95211"/>
    <w:rsid w:val="00F95278"/>
    <w:rsid w:val="00F952B4"/>
    <w:rsid w:val="00F9538B"/>
    <w:rsid w:val="00F9557B"/>
    <w:rsid w:val="00F95643"/>
    <w:rsid w:val="00F95952"/>
    <w:rsid w:val="00F95980"/>
    <w:rsid w:val="00F95C89"/>
    <w:rsid w:val="00F95CD3"/>
    <w:rsid w:val="00F95CEC"/>
    <w:rsid w:val="00F95D02"/>
    <w:rsid w:val="00F95DAD"/>
    <w:rsid w:val="00F95E3B"/>
    <w:rsid w:val="00F95EF8"/>
    <w:rsid w:val="00F95F5F"/>
    <w:rsid w:val="00F96279"/>
    <w:rsid w:val="00F96657"/>
    <w:rsid w:val="00F9689A"/>
    <w:rsid w:val="00F96FD9"/>
    <w:rsid w:val="00F97819"/>
    <w:rsid w:val="00F9791B"/>
    <w:rsid w:val="00F97E7B"/>
    <w:rsid w:val="00F97E96"/>
    <w:rsid w:val="00F97F2F"/>
    <w:rsid w:val="00FA0145"/>
    <w:rsid w:val="00FA05B9"/>
    <w:rsid w:val="00FA0974"/>
    <w:rsid w:val="00FA0AF4"/>
    <w:rsid w:val="00FA0EE9"/>
    <w:rsid w:val="00FA1204"/>
    <w:rsid w:val="00FA125E"/>
    <w:rsid w:val="00FA1301"/>
    <w:rsid w:val="00FA133C"/>
    <w:rsid w:val="00FA184F"/>
    <w:rsid w:val="00FA1B8F"/>
    <w:rsid w:val="00FA1DED"/>
    <w:rsid w:val="00FA1E9E"/>
    <w:rsid w:val="00FA1FF7"/>
    <w:rsid w:val="00FA208F"/>
    <w:rsid w:val="00FA22AA"/>
    <w:rsid w:val="00FA24BA"/>
    <w:rsid w:val="00FA24CD"/>
    <w:rsid w:val="00FA264D"/>
    <w:rsid w:val="00FA26C0"/>
    <w:rsid w:val="00FA2AD9"/>
    <w:rsid w:val="00FA30AB"/>
    <w:rsid w:val="00FA3188"/>
    <w:rsid w:val="00FA329A"/>
    <w:rsid w:val="00FA37A3"/>
    <w:rsid w:val="00FA3C99"/>
    <w:rsid w:val="00FA3E61"/>
    <w:rsid w:val="00FA4931"/>
    <w:rsid w:val="00FA4FBA"/>
    <w:rsid w:val="00FA53C9"/>
    <w:rsid w:val="00FA54B0"/>
    <w:rsid w:val="00FA5686"/>
    <w:rsid w:val="00FA5839"/>
    <w:rsid w:val="00FA5C9A"/>
    <w:rsid w:val="00FA5D52"/>
    <w:rsid w:val="00FA6411"/>
    <w:rsid w:val="00FA6554"/>
    <w:rsid w:val="00FA68AF"/>
    <w:rsid w:val="00FA6A41"/>
    <w:rsid w:val="00FA71A6"/>
    <w:rsid w:val="00FA72F8"/>
    <w:rsid w:val="00FA74C4"/>
    <w:rsid w:val="00FA74E4"/>
    <w:rsid w:val="00FA7678"/>
    <w:rsid w:val="00FA7712"/>
    <w:rsid w:val="00FA781F"/>
    <w:rsid w:val="00FA795F"/>
    <w:rsid w:val="00FA7B1A"/>
    <w:rsid w:val="00FA7E75"/>
    <w:rsid w:val="00FB005E"/>
    <w:rsid w:val="00FB01C7"/>
    <w:rsid w:val="00FB0262"/>
    <w:rsid w:val="00FB03D9"/>
    <w:rsid w:val="00FB048F"/>
    <w:rsid w:val="00FB052C"/>
    <w:rsid w:val="00FB06A0"/>
    <w:rsid w:val="00FB0844"/>
    <w:rsid w:val="00FB0A94"/>
    <w:rsid w:val="00FB0B53"/>
    <w:rsid w:val="00FB116D"/>
    <w:rsid w:val="00FB1469"/>
    <w:rsid w:val="00FB1A2E"/>
    <w:rsid w:val="00FB1BF6"/>
    <w:rsid w:val="00FB20A6"/>
    <w:rsid w:val="00FB2106"/>
    <w:rsid w:val="00FB2115"/>
    <w:rsid w:val="00FB21D8"/>
    <w:rsid w:val="00FB2668"/>
    <w:rsid w:val="00FB27CF"/>
    <w:rsid w:val="00FB2AA9"/>
    <w:rsid w:val="00FB2AE6"/>
    <w:rsid w:val="00FB2B54"/>
    <w:rsid w:val="00FB2C82"/>
    <w:rsid w:val="00FB2E21"/>
    <w:rsid w:val="00FB2F51"/>
    <w:rsid w:val="00FB329A"/>
    <w:rsid w:val="00FB33C6"/>
    <w:rsid w:val="00FB36B5"/>
    <w:rsid w:val="00FB3950"/>
    <w:rsid w:val="00FB3B0B"/>
    <w:rsid w:val="00FB3F2B"/>
    <w:rsid w:val="00FB4546"/>
    <w:rsid w:val="00FB4780"/>
    <w:rsid w:val="00FB4995"/>
    <w:rsid w:val="00FB49A6"/>
    <w:rsid w:val="00FB4A25"/>
    <w:rsid w:val="00FB4A7E"/>
    <w:rsid w:val="00FB4BFF"/>
    <w:rsid w:val="00FB4DD4"/>
    <w:rsid w:val="00FB4F2C"/>
    <w:rsid w:val="00FB5129"/>
    <w:rsid w:val="00FB551E"/>
    <w:rsid w:val="00FB556F"/>
    <w:rsid w:val="00FB55E7"/>
    <w:rsid w:val="00FB5648"/>
    <w:rsid w:val="00FB56F0"/>
    <w:rsid w:val="00FB5BC3"/>
    <w:rsid w:val="00FB5C84"/>
    <w:rsid w:val="00FB5EDA"/>
    <w:rsid w:val="00FB66DF"/>
    <w:rsid w:val="00FB67CA"/>
    <w:rsid w:val="00FB6BA0"/>
    <w:rsid w:val="00FB6E82"/>
    <w:rsid w:val="00FB70E2"/>
    <w:rsid w:val="00FB74CD"/>
    <w:rsid w:val="00FB75C3"/>
    <w:rsid w:val="00FB75EC"/>
    <w:rsid w:val="00FB7770"/>
    <w:rsid w:val="00FB7A10"/>
    <w:rsid w:val="00FB7C1D"/>
    <w:rsid w:val="00FB7E37"/>
    <w:rsid w:val="00FC02D9"/>
    <w:rsid w:val="00FC041C"/>
    <w:rsid w:val="00FC068E"/>
    <w:rsid w:val="00FC0E5B"/>
    <w:rsid w:val="00FC0E8E"/>
    <w:rsid w:val="00FC1292"/>
    <w:rsid w:val="00FC138A"/>
    <w:rsid w:val="00FC185D"/>
    <w:rsid w:val="00FC1862"/>
    <w:rsid w:val="00FC1AE8"/>
    <w:rsid w:val="00FC1E06"/>
    <w:rsid w:val="00FC1E45"/>
    <w:rsid w:val="00FC209E"/>
    <w:rsid w:val="00FC2125"/>
    <w:rsid w:val="00FC245F"/>
    <w:rsid w:val="00FC274D"/>
    <w:rsid w:val="00FC28B4"/>
    <w:rsid w:val="00FC2AB5"/>
    <w:rsid w:val="00FC2ABF"/>
    <w:rsid w:val="00FC2B98"/>
    <w:rsid w:val="00FC3310"/>
    <w:rsid w:val="00FC384A"/>
    <w:rsid w:val="00FC3B51"/>
    <w:rsid w:val="00FC3BFE"/>
    <w:rsid w:val="00FC3D83"/>
    <w:rsid w:val="00FC3E1F"/>
    <w:rsid w:val="00FC3E88"/>
    <w:rsid w:val="00FC3EF7"/>
    <w:rsid w:val="00FC4960"/>
    <w:rsid w:val="00FC4ABD"/>
    <w:rsid w:val="00FC4D33"/>
    <w:rsid w:val="00FC4EB8"/>
    <w:rsid w:val="00FC5444"/>
    <w:rsid w:val="00FC54BA"/>
    <w:rsid w:val="00FC562B"/>
    <w:rsid w:val="00FC5762"/>
    <w:rsid w:val="00FC58FD"/>
    <w:rsid w:val="00FC6534"/>
    <w:rsid w:val="00FC6659"/>
    <w:rsid w:val="00FC6B12"/>
    <w:rsid w:val="00FC70DF"/>
    <w:rsid w:val="00FC70E1"/>
    <w:rsid w:val="00FC738D"/>
    <w:rsid w:val="00FC7A80"/>
    <w:rsid w:val="00FC7AB7"/>
    <w:rsid w:val="00FC7B93"/>
    <w:rsid w:val="00FC7C27"/>
    <w:rsid w:val="00FC7CBE"/>
    <w:rsid w:val="00FD0104"/>
    <w:rsid w:val="00FD0435"/>
    <w:rsid w:val="00FD0656"/>
    <w:rsid w:val="00FD077D"/>
    <w:rsid w:val="00FD09D8"/>
    <w:rsid w:val="00FD12E6"/>
    <w:rsid w:val="00FD13BE"/>
    <w:rsid w:val="00FD1574"/>
    <w:rsid w:val="00FD15D4"/>
    <w:rsid w:val="00FD16CF"/>
    <w:rsid w:val="00FD183C"/>
    <w:rsid w:val="00FD19AD"/>
    <w:rsid w:val="00FD1ADA"/>
    <w:rsid w:val="00FD1BE5"/>
    <w:rsid w:val="00FD1E5C"/>
    <w:rsid w:val="00FD20DF"/>
    <w:rsid w:val="00FD2246"/>
    <w:rsid w:val="00FD26A7"/>
    <w:rsid w:val="00FD26F5"/>
    <w:rsid w:val="00FD299E"/>
    <w:rsid w:val="00FD2B16"/>
    <w:rsid w:val="00FD2F7A"/>
    <w:rsid w:val="00FD30DF"/>
    <w:rsid w:val="00FD31FF"/>
    <w:rsid w:val="00FD33CE"/>
    <w:rsid w:val="00FD3803"/>
    <w:rsid w:val="00FD3827"/>
    <w:rsid w:val="00FD40BE"/>
    <w:rsid w:val="00FD413F"/>
    <w:rsid w:val="00FD448B"/>
    <w:rsid w:val="00FD44C5"/>
    <w:rsid w:val="00FD4E87"/>
    <w:rsid w:val="00FD5AB6"/>
    <w:rsid w:val="00FD5B0D"/>
    <w:rsid w:val="00FD5C72"/>
    <w:rsid w:val="00FD5D86"/>
    <w:rsid w:val="00FD5DB2"/>
    <w:rsid w:val="00FD62B8"/>
    <w:rsid w:val="00FD6304"/>
    <w:rsid w:val="00FD667F"/>
    <w:rsid w:val="00FD6D0B"/>
    <w:rsid w:val="00FD6D27"/>
    <w:rsid w:val="00FD6DC1"/>
    <w:rsid w:val="00FD7071"/>
    <w:rsid w:val="00FD70D1"/>
    <w:rsid w:val="00FD711A"/>
    <w:rsid w:val="00FD71FF"/>
    <w:rsid w:val="00FD746C"/>
    <w:rsid w:val="00FD761B"/>
    <w:rsid w:val="00FD76E1"/>
    <w:rsid w:val="00FD7825"/>
    <w:rsid w:val="00FD7B0F"/>
    <w:rsid w:val="00FD7CC1"/>
    <w:rsid w:val="00FD7D5A"/>
    <w:rsid w:val="00FD7E39"/>
    <w:rsid w:val="00FD7FC8"/>
    <w:rsid w:val="00FE0287"/>
    <w:rsid w:val="00FE0525"/>
    <w:rsid w:val="00FE0806"/>
    <w:rsid w:val="00FE08FA"/>
    <w:rsid w:val="00FE0CEC"/>
    <w:rsid w:val="00FE0F03"/>
    <w:rsid w:val="00FE108A"/>
    <w:rsid w:val="00FE10A5"/>
    <w:rsid w:val="00FE10ED"/>
    <w:rsid w:val="00FE192F"/>
    <w:rsid w:val="00FE19A5"/>
    <w:rsid w:val="00FE1F3B"/>
    <w:rsid w:val="00FE2520"/>
    <w:rsid w:val="00FE25CB"/>
    <w:rsid w:val="00FE27BF"/>
    <w:rsid w:val="00FE2980"/>
    <w:rsid w:val="00FE2EA4"/>
    <w:rsid w:val="00FE36D4"/>
    <w:rsid w:val="00FE37EA"/>
    <w:rsid w:val="00FE392A"/>
    <w:rsid w:val="00FE3AB4"/>
    <w:rsid w:val="00FE3B2C"/>
    <w:rsid w:val="00FE3BD1"/>
    <w:rsid w:val="00FE3C55"/>
    <w:rsid w:val="00FE4040"/>
    <w:rsid w:val="00FE4678"/>
    <w:rsid w:val="00FE46B3"/>
    <w:rsid w:val="00FE46F9"/>
    <w:rsid w:val="00FE4B3F"/>
    <w:rsid w:val="00FE5D35"/>
    <w:rsid w:val="00FE60AA"/>
    <w:rsid w:val="00FE63C7"/>
    <w:rsid w:val="00FE68FC"/>
    <w:rsid w:val="00FE69D1"/>
    <w:rsid w:val="00FE6CAA"/>
    <w:rsid w:val="00FE6CFB"/>
    <w:rsid w:val="00FE6EE0"/>
    <w:rsid w:val="00FE727D"/>
    <w:rsid w:val="00FE7362"/>
    <w:rsid w:val="00FE7870"/>
    <w:rsid w:val="00FE7C6D"/>
    <w:rsid w:val="00FE7C98"/>
    <w:rsid w:val="00FE7DB7"/>
    <w:rsid w:val="00FF0098"/>
    <w:rsid w:val="00FF0155"/>
    <w:rsid w:val="00FF022F"/>
    <w:rsid w:val="00FF04B5"/>
    <w:rsid w:val="00FF065E"/>
    <w:rsid w:val="00FF0A6D"/>
    <w:rsid w:val="00FF1072"/>
    <w:rsid w:val="00FF1159"/>
    <w:rsid w:val="00FF1164"/>
    <w:rsid w:val="00FF1330"/>
    <w:rsid w:val="00FF15BC"/>
    <w:rsid w:val="00FF19CD"/>
    <w:rsid w:val="00FF1B24"/>
    <w:rsid w:val="00FF1B87"/>
    <w:rsid w:val="00FF1D98"/>
    <w:rsid w:val="00FF1D9E"/>
    <w:rsid w:val="00FF1F1C"/>
    <w:rsid w:val="00FF1FCE"/>
    <w:rsid w:val="00FF261F"/>
    <w:rsid w:val="00FF2681"/>
    <w:rsid w:val="00FF2A5F"/>
    <w:rsid w:val="00FF3359"/>
    <w:rsid w:val="00FF33C5"/>
    <w:rsid w:val="00FF3456"/>
    <w:rsid w:val="00FF38B2"/>
    <w:rsid w:val="00FF3906"/>
    <w:rsid w:val="00FF3A36"/>
    <w:rsid w:val="00FF3BCC"/>
    <w:rsid w:val="00FF3E2E"/>
    <w:rsid w:val="00FF41DE"/>
    <w:rsid w:val="00FF43BB"/>
    <w:rsid w:val="00FF4651"/>
    <w:rsid w:val="00FF4679"/>
    <w:rsid w:val="00FF47D3"/>
    <w:rsid w:val="00FF4BF6"/>
    <w:rsid w:val="00FF4CDD"/>
    <w:rsid w:val="00FF4DE1"/>
    <w:rsid w:val="00FF506E"/>
    <w:rsid w:val="00FF5348"/>
    <w:rsid w:val="00FF5447"/>
    <w:rsid w:val="00FF5860"/>
    <w:rsid w:val="00FF5C3A"/>
    <w:rsid w:val="00FF5D75"/>
    <w:rsid w:val="00FF5EB1"/>
    <w:rsid w:val="00FF6022"/>
    <w:rsid w:val="00FF6AC4"/>
    <w:rsid w:val="00FF6CDE"/>
    <w:rsid w:val="00FF6F5F"/>
    <w:rsid w:val="00FF77AB"/>
    <w:rsid w:val="00FF7BA4"/>
    <w:rsid w:val="00FF7C9B"/>
    <w:rsid w:val="00FF7E64"/>
    <w:rsid w:val="00FF7FB3"/>
    <w:rsid w:val="01AC264C"/>
    <w:rsid w:val="01F178BE"/>
    <w:rsid w:val="02264514"/>
    <w:rsid w:val="026155F3"/>
    <w:rsid w:val="026774FC"/>
    <w:rsid w:val="02721111"/>
    <w:rsid w:val="02AC7FF1"/>
    <w:rsid w:val="02B81885"/>
    <w:rsid w:val="02BA1505"/>
    <w:rsid w:val="02BA4D88"/>
    <w:rsid w:val="02C37C16"/>
    <w:rsid w:val="0302517C"/>
    <w:rsid w:val="0329503C"/>
    <w:rsid w:val="03533C82"/>
    <w:rsid w:val="035A360D"/>
    <w:rsid w:val="03762F3D"/>
    <w:rsid w:val="03855756"/>
    <w:rsid w:val="03B96EA9"/>
    <w:rsid w:val="03D06ACE"/>
    <w:rsid w:val="04043AA5"/>
    <w:rsid w:val="041A5C49"/>
    <w:rsid w:val="04253FDA"/>
    <w:rsid w:val="04261A5C"/>
    <w:rsid w:val="04330D71"/>
    <w:rsid w:val="04467D92"/>
    <w:rsid w:val="04623E3F"/>
    <w:rsid w:val="04845678"/>
    <w:rsid w:val="04C176DC"/>
    <w:rsid w:val="04D87301"/>
    <w:rsid w:val="052C3508"/>
    <w:rsid w:val="05513747"/>
    <w:rsid w:val="059454B6"/>
    <w:rsid w:val="0622059D"/>
    <w:rsid w:val="062F78B2"/>
    <w:rsid w:val="063240BA"/>
    <w:rsid w:val="06713B9F"/>
    <w:rsid w:val="06975FDD"/>
    <w:rsid w:val="06F25221"/>
    <w:rsid w:val="071C6236"/>
    <w:rsid w:val="07323C5D"/>
    <w:rsid w:val="074E358D"/>
    <w:rsid w:val="078D77EF"/>
    <w:rsid w:val="07A11D12"/>
    <w:rsid w:val="07C644D1"/>
    <w:rsid w:val="08521B36"/>
    <w:rsid w:val="08950021"/>
    <w:rsid w:val="08B7185B"/>
    <w:rsid w:val="08F47141"/>
    <w:rsid w:val="090D2269"/>
    <w:rsid w:val="094B7B50"/>
    <w:rsid w:val="0955265E"/>
    <w:rsid w:val="095C586C"/>
    <w:rsid w:val="095E0D6F"/>
    <w:rsid w:val="09721F8E"/>
    <w:rsid w:val="097C4A9B"/>
    <w:rsid w:val="098B2B38"/>
    <w:rsid w:val="09D873B4"/>
    <w:rsid w:val="09F621E7"/>
    <w:rsid w:val="0A095984"/>
    <w:rsid w:val="0A35554F"/>
    <w:rsid w:val="0A382C50"/>
    <w:rsid w:val="0A67379F"/>
    <w:rsid w:val="0A696CA3"/>
    <w:rsid w:val="0A8B4C59"/>
    <w:rsid w:val="0AE07BE6"/>
    <w:rsid w:val="0B57692B"/>
    <w:rsid w:val="0B9A2898"/>
    <w:rsid w:val="0BC74660"/>
    <w:rsid w:val="0BD074EE"/>
    <w:rsid w:val="0BD30473"/>
    <w:rsid w:val="0BE92617"/>
    <w:rsid w:val="0BF928B1"/>
    <w:rsid w:val="0C200572"/>
    <w:rsid w:val="0C302D8B"/>
    <w:rsid w:val="0C3E7B22"/>
    <w:rsid w:val="0C840297"/>
    <w:rsid w:val="0C9E6C42"/>
    <w:rsid w:val="0CBD16F5"/>
    <w:rsid w:val="0CBE7177"/>
    <w:rsid w:val="0D1C170F"/>
    <w:rsid w:val="0D24239E"/>
    <w:rsid w:val="0D4C225E"/>
    <w:rsid w:val="0D650C0A"/>
    <w:rsid w:val="0D7C4FAB"/>
    <w:rsid w:val="0D8C0AC9"/>
    <w:rsid w:val="0DA01CE8"/>
    <w:rsid w:val="0DBF259D"/>
    <w:rsid w:val="0DDD75CE"/>
    <w:rsid w:val="0E33255C"/>
    <w:rsid w:val="0E5E0E21"/>
    <w:rsid w:val="0EB175A7"/>
    <w:rsid w:val="0EF13C13"/>
    <w:rsid w:val="0F01062B"/>
    <w:rsid w:val="0F1D7F5B"/>
    <w:rsid w:val="0F4B77A5"/>
    <w:rsid w:val="0F665DD1"/>
    <w:rsid w:val="0F971E23"/>
    <w:rsid w:val="0FA97B3F"/>
    <w:rsid w:val="0FAB68C5"/>
    <w:rsid w:val="0FC264EA"/>
    <w:rsid w:val="0FCE22FD"/>
    <w:rsid w:val="0FD6518B"/>
    <w:rsid w:val="0FE36A1F"/>
    <w:rsid w:val="0FFD75C9"/>
    <w:rsid w:val="101C207C"/>
    <w:rsid w:val="10285E8F"/>
    <w:rsid w:val="10393BAA"/>
    <w:rsid w:val="10A27D57"/>
    <w:rsid w:val="10B35A73"/>
    <w:rsid w:val="10B647F9"/>
    <w:rsid w:val="110C1984"/>
    <w:rsid w:val="111D54A2"/>
    <w:rsid w:val="117D384D"/>
    <w:rsid w:val="11C90E3E"/>
    <w:rsid w:val="11EC4876"/>
    <w:rsid w:val="11F51902"/>
    <w:rsid w:val="12147FB8"/>
    <w:rsid w:val="1247170C"/>
    <w:rsid w:val="12550A22"/>
    <w:rsid w:val="129C6D40"/>
    <w:rsid w:val="12DD5483"/>
    <w:rsid w:val="12FF5637"/>
    <w:rsid w:val="130A39C8"/>
    <w:rsid w:val="130F7E50"/>
    <w:rsid w:val="13247DF6"/>
    <w:rsid w:val="132B7780"/>
    <w:rsid w:val="13411924"/>
    <w:rsid w:val="136278DA"/>
    <w:rsid w:val="13B80669"/>
    <w:rsid w:val="13C65400"/>
    <w:rsid w:val="13C90583"/>
    <w:rsid w:val="13D77899"/>
    <w:rsid w:val="143F5FC4"/>
    <w:rsid w:val="144968D3"/>
    <w:rsid w:val="145539EB"/>
    <w:rsid w:val="1474429F"/>
    <w:rsid w:val="148122B0"/>
    <w:rsid w:val="149D3DDF"/>
    <w:rsid w:val="14A4376A"/>
    <w:rsid w:val="14B20501"/>
    <w:rsid w:val="14B8020C"/>
    <w:rsid w:val="14E47DD6"/>
    <w:rsid w:val="154C2C7E"/>
    <w:rsid w:val="155B3298"/>
    <w:rsid w:val="156E44B7"/>
    <w:rsid w:val="157C59CB"/>
    <w:rsid w:val="15C33BC1"/>
    <w:rsid w:val="15CD7D54"/>
    <w:rsid w:val="15D55160"/>
    <w:rsid w:val="1604242C"/>
    <w:rsid w:val="163409FD"/>
    <w:rsid w:val="16383B80"/>
    <w:rsid w:val="164A731D"/>
    <w:rsid w:val="169F4829"/>
    <w:rsid w:val="178847A7"/>
    <w:rsid w:val="17AA1863"/>
    <w:rsid w:val="182746B0"/>
    <w:rsid w:val="18923D5F"/>
    <w:rsid w:val="18B26813"/>
    <w:rsid w:val="18C809B6"/>
    <w:rsid w:val="191974BC"/>
    <w:rsid w:val="19553A9D"/>
    <w:rsid w:val="196D6F46"/>
    <w:rsid w:val="19794F57"/>
    <w:rsid w:val="19915E81"/>
    <w:rsid w:val="19EA650F"/>
    <w:rsid w:val="1ABD7B6C"/>
    <w:rsid w:val="1AFF3E59"/>
    <w:rsid w:val="1B003AD9"/>
    <w:rsid w:val="1B165C7C"/>
    <w:rsid w:val="1B3D71C1"/>
    <w:rsid w:val="1B5622E9"/>
    <w:rsid w:val="1B5E76F6"/>
    <w:rsid w:val="1B6E7990"/>
    <w:rsid w:val="1BF4566B"/>
    <w:rsid w:val="1C1357D3"/>
    <w:rsid w:val="1C2E0CC8"/>
    <w:rsid w:val="1C4F6C7E"/>
    <w:rsid w:val="1C9E2280"/>
    <w:rsid w:val="1CBA412F"/>
    <w:rsid w:val="1CD736DF"/>
    <w:rsid w:val="1CF3558E"/>
    <w:rsid w:val="1CF91695"/>
    <w:rsid w:val="1CFF6E22"/>
    <w:rsid w:val="1D5F0140"/>
    <w:rsid w:val="1DB530CD"/>
    <w:rsid w:val="1DE32918"/>
    <w:rsid w:val="1DEA22A2"/>
    <w:rsid w:val="1E993340"/>
    <w:rsid w:val="1EFA7EE1"/>
    <w:rsid w:val="1F7929AE"/>
    <w:rsid w:val="1F805BBC"/>
    <w:rsid w:val="1FBE0F24"/>
    <w:rsid w:val="1FCA14B3"/>
    <w:rsid w:val="1FD665CB"/>
    <w:rsid w:val="1FE91D68"/>
    <w:rsid w:val="1FF535FC"/>
    <w:rsid w:val="205A0DA2"/>
    <w:rsid w:val="20664BB5"/>
    <w:rsid w:val="20B34CB4"/>
    <w:rsid w:val="20D40A6C"/>
    <w:rsid w:val="20D506EC"/>
    <w:rsid w:val="20E60986"/>
    <w:rsid w:val="21047F36"/>
    <w:rsid w:val="212826F4"/>
    <w:rsid w:val="215E734B"/>
    <w:rsid w:val="21A76846"/>
    <w:rsid w:val="21AF16D4"/>
    <w:rsid w:val="21CF0904"/>
    <w:rsid w:val="21D65D10"/>
    <w:rsid w:val="222A359C"/>
    <w:rsid w:val="2237702E"/>
    <w:rsid w:val="224E24D7"/>
    <w:rsid w:val="22582DE6"/>
    <w:rsid w:val="22667B7E"/>
    <w:rsid w:val="2270048D"/>
    <w:rsid w:val="22B91B86"/>
    <w:rsid w:val="22D43A35"/>
    <w:rsid w:val="22D66F38"/>
    <w:rsid w:val="22E55ECD"/>
    <w:rsid w:val="230044F9"/>
    <w:rsid w:val="233649D3"/>
    <w:rsid w:val="233D435E"/>
    <w:rsid w:val="236F5E31"/>
    <w:rsid w:val="24032E22"/>
    <w:rsid w:val="243F7403"/>
    <w:rsid w:val="244B0C98"/>
    <w:rsid w:val="244C6719"/>
    <w:rsid w:val="24A835B0"/>
    <w:rsid w:val="24CB286B"/>
    <w:rsid w:val="24D14774"/>
    <w:rsid w:val="24EF75A7"/>
    <w:rsid w:val="2505174B"/>
    <w:rsid w:val="25143F64"/>
    <w:rsid w:val="253E4DA8"/>
    <w:rsid w:val="2569146F"/>
    <w:rsid w:val="25A115C9"/>
    <w:rsid w:val="25BE0B79"/>
    <w:rsid w:val="25E5683B"/>
    <w:rsid w:val="25ED36F0"/>
    <w:rsid w:val="26207919"/>
    <w:rsid w:val="262F7F34"/>
    <w:rsid w:val="26407E4E"/>
    <w:rsid w:val="26806A39"/>
    <w:rsid w:val="26962DDB"/>
    <w:rsid w:val="26A655F4"/>
    <w:rsid w:val="26A8437A"/>
    <w:rsid w:val="26AA787D"/>
    <w:rsid w:val="26B3018D"/>
    <w:rsid w:val="26D56143"/>
    <w:rsid w:val="26EC15EB"/>
    <w:rsid w:val="27050E90"/>
    <w:rsid w:val="27827560"/>
    <w:rsid w:val="278504E5"/>
    <w:rsid w:val="278F0DF5"/>
    <w:rsid w:val="27BC2BBD"/>
    <w:rsid w:val="27C70F4E"/>
    <w:rsid w:val="27E77285"/>
    <w:rsid w:val="27EF2113"/>
    <w:rsid w:val="28044637"/>
    <w:rsid w:val="28092CBD"/>
    <w:rsid w:val="28312B7C"/>
    <w:rsid w:val="291908FB"/>
    <w:rsid w:val="295C266A"/>
    <w:rsid w:val="29894432"/>
    <w:rsid w:val="29A504DF"/>
    <w:rsid w:val="29A53D63"/>
    <w:rsid w:val="29B61A7F"/>
    <w:rsid w:val="29FA346D"/>
    <w:rsid w:val="2A105610"/>
    <w:rsid w:val="2A182A1D"/>
    <w:rsid w:val="2A392F51"/>
    <w:rsid w:val="2A9B7773"/>
    <w:rsid w:val="2AD021CB"/>
    <w:rsid w:val="2AF00502"/>
    <w:rsid w:val="2B1803C1"/>
    <w:rsid w:val="2B3247EE"/>
    <w:rsid w:val="2B6D7ACB"/>
    <w:rsid w:val="2B7D5B67"/>
    <w:rsid w:val="2B9A7696"/>
    <w:rsid w:val="2BBA7BCA"/>
    <w:rsid w:val="2BBC30CD"/>
    <w:rsid w:val="2BC24FD7"/>
    <w:rsid w:val="2BD155F1"/>
    <w:rsid w:val="2BFC3EB7"/>
    <w:rsid w:val="2C2475FA"/>
    <w:rsid w:val="2C2B1183"/>
    <w:rsid w:val="2C673566"/>
    <w:rsid w:val="2C845095"/>
    <w:rsid w:val="2CA049C5"/>
    <w:rsid w:val="2CAD0457"/>
    <w:rsid w:val="2CDF1F2B"/>
    <w:rsid w:val="2CE65139"/>
    <w:rsid w:val="2D105F7D"/>
    <w:rsid w:val="2D60377E"/>
    <w:rsid w:val="2D6A408E"/>
    <w:rsid w:val="2D6F3D99"/>
    <w:rsid w:val="2D901D4F"/>
    <w:rsid w:val="2D953FD8"/>
    <w:rsid w:val="2DAA06FA"/>
    <w:rsid w:val="2DC04A9C"/>
    <w:rsid w:val="2DE801DF"/>
    <w:rsid w:val="2E1F613B"/>
    <w:rsid w:val="2E277CC4"/>
    <w:rsid w:val="2E462777"/>
    <w:rsid w:val="2E6611AB"/>
    <w:rsid w:val="2E6C623A"/>
    <w:rsid w:val="2EA77318"/>
    <w:rsid w:val="2ECE71D8"/>
    <w:rsid w:val="2EE87D82"/>
    <w:rsid w:val="2F5716BB"/>
    <w:rsid w:val="2F8B2E0E"/>
    <w:rsid w:val="2F94151F"/>
    <w:rsid w:val="2FA7273E"/>
    <w:rsid w:val="2FA8493D"/>
    <w:rsid w:val="2FDF2898"/>
    <w:rsid w:val="2FE46D20"/>
    <w:rsid w:val="2FF77F3F"/>
    <w:rsid w:val="30210D83"/>
    <w:rsid w:val="303E6135"/>
    <w:rsid w:val="305A21E2"/>
    <w:rsid w:val="305F1EED"/>
    <w:rsid w:val="306B247C"/>
    <w:rsid w:val="306C3781"/>
    <w:rsid w:val="307E6F1F"/>
    <w:rsid w:val="31534978"/>
    <w:rsid w:val="31C02DAE"/>
    <w:rsid w:val="31E05861"/>
    <w:rsid w:val="32560D23"/>
    <w:rsid w:val="326B0CC8"/>
    <w:rsid w:val="32D64AF4"/>
    <w:rsid w:val="33B20FDF"/>
    <w:rsid w:val="33B850E7"/>
    <w:rsid w:val="340145E2"/>
    <w:rsid w:val="341A3E87"/>
    <w:rsid w:val="343A21BD"/>
    <w:rsid w:val="34542D67"/>
    <w:rsid w:val="34A76F6E"/>
    <w:rsid w:val="34D96843"/>
    <w:rsid w:val="34E03C50"/>
    <w:rsid w:val="34E735DB"/>
    <w:rsid w:val="350C2516"/>
    <w:rsid w:val="35622F24"/>
    <w:rsid w:val="356276A1"/>
    <w:rsid w:val="358E506D"/>
    <w:rsid w:val="359D7886"/>
    <w:rsid w:val="359E17A7"/>
    <w:rsid w:val="35BE7DBB"/>
    <w:rsid w:val="35CA5DCC"/>
    <w:rsid w:val="3603722A"/>
    <w:rsid w:val="36144F46"/>
    <w:rsid w:val="361529C8"/>
    <w:rsid w:val="362167DA"/>
    <w:rsid w:val="3622425C"/>
    <w:rsid w:val="36293BE7"/>
    <w:rsid w:val="36304799"/>
    <w:rsid w:val="36366780"/>
    <w:rsid w:val="36374201"/>
    <w:rsid w:val="366C6C5A"/>
    <w:rsid w:val="3698771E"/>
    <w:rsid w:val="36D83D8B"/>
    <w:rsid w:val="36E70B22"/>
    <w:rsid w:val="36ED4C29"/>
    <w:rsid w:val="37321E9B"/>
    <w:rsid w:val="373C3AAF"/>
    <w:rsid w:val="37915737"/>
    <w:rsid w:val="37EC4B4C"/>
    <w:rsid w:val="37F16A56"/>
    <w:rsid w:val="37F66761"/>
    <w:rsid w:val="382501A9"/>
    <w:rsid w:val="38363CC7"/>
    <w:rsid w:val="38822AC1"/>
    <w:rsid w:val="389307DD"/>
    <w:rsid w:val="38B21092"/>
    <w:rsid w:val="38BF03A8"/>
    <w:rsid w:val="38BF61AA"/>
    <w:rsid w:val="39217148"/>
    <w:rsid w:val="39243950"/>
    <w:rsid w:val="393825F0"/>
    <w:rsid w:val="39386D6D"/>
    <w:rsid w:val="39E06281"/>
    <w:rsid w:val="39F01D9F"/>
    <w:rsid w:val="39F529A3"/>
    <w:rsid w:val="39FA48AC"/>
    <w:rsid w:val="3A0E5ACB"/>
    <w:rsid w:val="3A3D2D97"/>
    <w:rsid w:val="3A9160A5"/>
    <w:rsid w:val="3AA23DC1"/>
    <w:rsid w:val="3AE24BAA"/>
    <w:rsid w:val="3B4F195B"/>
    <w:rsid w:val="3B553864"/>
    <w:rsid w:val="3B8C75C1"/>
    <w:rsid w:val="3B8F2744"/>
    <w:rsid w:val="3B9733D4"/>
    <w:rsid w:val="3BB064FC"/>
    <w:rsid w:val="3BBE3294"/>
    <w:rsid w:val="3BD83E3D"/>
    <w:rsid w:val="3BFB7875"/>
    <w:rsid w:val="3C007580"/>
    <w:rsid w:val="3CA80C93"/>
    <w:rsid w:val="3CC0413B"/>
    <w:rsid w:val="3CFA521A"/>
    <w:rsid w:val="3D2B37EA"/>
    <w:rsid w:val="3D351B7B"/>
    <w:rsid w:val="3D68584E"/>
    <w:rsid w:val="3D702C5A"/>
    <w:rsid w:val="3DA90835"/>
    <w:rsid w:val="3DAB17BA"/>
    <w:rsid w:val="3DC810EA"/>
    <w:rsid w:val="3DE14212"/>
    <w:rsid w:val="3DE35197"/>
    <w:rsid w:val="3DE8161F"/>
    <w:rsid w:val="3E212A7E"/>
    <w:rsid w:val="3E4A5E40"/>
    <w:rsid w:val="3E823D9C"/>
    <w:rsid w:val="3E8E5630"/>
    <w:rsid w:val="3EBB2C7C"/>
    <w:rsid w:val="3F16680E"/>
    <w:rsid w:val="3F2F51B9"/>
    <w:rsid w:val="3F4D6968"/>
    <w:rsid w:val="3F6C7EC6"/>
    <w:rsid w:val="3FA937FE"/>
    <w:rsid w:val="3FDF3CD8"/>
    <w:rsid w:val="401B60BB"/>
    <w:rsid w:val="402356C6"/>
    <w:rsid w:val="40A75C9F"/>
    <w:rsid w:val="40B8723F"/>
    <w:rsid w:val="41122DD0"/>
    <w:rsid w:val="41C11C6F"/>
    <w:rsid w:val="41C163EC"/>
    <w:rsid w:val="41F87BCB"/>
    <w:rsid w:val="42004FD7"/>
    <w:rsid w:val="42174BFC"/>
    <w:rsid w:val="427B109E"/>
    <w:rsid w:val="42D2752E"/>
    <w:rsid w:val="4309548A"/>
    <w:rsid w:val="4343436A"/>
    <w:rsid w:val="434E26FB"/>
    <w:rsid w:val="438163CD"/>
    <w:rsid w:val="43A00E80"/>
    <w:rsid w:val="43B26B9C"/>
    <w:rsid w:val="43B57B21"/>
    <w:rsid w:val="43C6583D"/>
    <w:rsid w:val="43CB5548"/>
    <w:rsid w:val="43E63B73"/>
    <w:rsid w:val="440740A8"/>
    <w:rsid w:val="443261F1"/>
    <w:rsid w:val="44651EC3"/>
    <w:rsid w:val="447C1AE8"/>
    <w:rsid w:val="448117F3"/>
    <w:rsid w:val="44CD05ED"/>
    <w:rsid w:val="45056E81"/>
    <w:rsid w:val="455D245B"/>
    <w:rsid w:val="45934B33"/>
    <w:rsid w:val="459403B6"/>
    <w:rsid w:val="45BA6F71"/>
    <w:rsid w:val="46022BE9"/>
    <w:rsid w:val="46105782"/>
    <w:rsid w:val="46202199"/>
    <w:rsid w:val="46295027"/>
    <w:rsid w:val="464D77E5"/>
    <w:rsid w:val="46896345"/>
    <w:rsid w:val="46ED3E6B"/>
    <w:rsid w:val="471B6F39"/>
    <w:rsid w:val="472D6E53"/>
    <w:rsid w:val="473D4EEF"/>
    <w:rsid w:val="47480D01"/>
    <w:rsid w:val="474C7708"/>
    <w:rsid w:val="47565A99"/>
    <w:rsid w:val="477F33DA"/>
    <w:rsid w:val="478878EC"/>
    <w:rsid w:val="47A5361A"/>
    <w:rsid w:val="47D772EC"/>
    <w:rsid w:val="48202F63"/>
    <w:rsid w:val="48536C35"/>
    <w:rsid w:val="485F04C9"/>
    <w:rsid w:val="48605F4B"/>
    <w:rsid w:val="48655C56"/>
    <w:rsid w:val="486636D8"/>
    <w:rsid w:val="486C55E1"/>
    <w:rsid w:val="487948F7"/>
    <w:rsid w:val="4889130E"/>
    <w:rsid w:val="489509A3"/>
    <w:rsid w:val="48B956E0"/>
    <w:rsid w:val="49046A59"/>
    <w:rsid w:val="4968677D"/>
    <w:rsid w:val="49750012"/>
    <w:rsid w:val="498118A6"/>
    <w:rsid w:val="499E33D4"/>
    <w:rsid w:val="49BA2D04"/>
    <w:rsid w:val="49F41BE5"/>
    <w:rsid w:val="49F8312B"/>
    <w:rsid w:val="4A267E35"/>
    <w:rsid w:val="4A521F7E"/>
    <w:rsid w:val="4A562B83"/>
    <w:rsid w:val="4A5B288E"/>
    <w:rsid w:val="4A873352"/>
    <w:rsid w:val="4AA1777F"/>
    <w:rsid w:val="4AAF6A94"/>
    <w:rsid w:val="4AD337D1"/>
    <w:rsid w:val="4AD41253"/>
    <w:rsid w:val="4AE10568"/>
    <w:rsid w:val="4B1A6144"/>
    <w:rsid w:val="4B3C1B7C"/>
    <w:rsid w:val="4B6D014C"/>
    <w:rsid w:val="4BB61845"/>
    <w:rsid w:val="4BD023EF"/>
    <w:rsid w:val="4BE36E91"/>
    <w:rsid w:val="4BE87A96"/>
    <w:rsid w:val="4BFD41B8"/>
    <w:rsid w:val="4C4A42B7"/>
    <w:rsid w:val="4C4B55BC"/>
    <w:rsid w:val="4C7605FF"/>
    <w:rsid w:val="4CF77C53"/>
    <w:rsid w:val="4D4052E5"/>
    <w:rsid w:val="4D420FCC"/>
    <w:rsid w:val="4D7C3730"/>
    <w:rsid w:val="4D906B4D"/>
    <w:rsid w:val="4D956858"/>
    <w:rsid w:val="4DA60CF0"/>
    <w:rsid w:val="4E1835AE"/>
    <w:rsid w:val="4E2F31D3"/>
    <w:rsid w:val="4E6E3FBD"/>
    <w:rsid w:val="4E7500C4"/>
    <w:rsid w:val="4E7848CC"/>
    <w:rsid w:val="4E9F478C"/>
    <w:rsid w:val="4EAF6FA4"/>
    <w:rsid w:val="4EB04A26"/>
    <w:rsid w:val="4EB643B1"/>
    <w:rsid w:val="4EEE7D8E"/>
    <w:rsid w:val="4F396F09"/>
    <w:rsid w:val="4F4971A3"/>
    <w:rsid w:val="4F4A4C24"/>
    <w:rsid w:val="4F6841D5"/>
    <w:rsid w:val="4F7D08F7"/>
    <w:rsid w:val="4FA74FBE"/>
    <w:rsid w:val="4FE64AA3"/>
    <w:rsid w:val="4FF24139"/>
    <w:rsid w:val="5007085B"/>
    <w:rsid w:val="504F0C4F"/>
    <w:rsid w:val="50621E6E"/>
    <w:rsid w:val="5073598C"/>
    <w:rsid w:val="507F7220"/>
    <w:rsid w:val="509016B8"/>
    <w:rsid w:val="50943942"/>
    <w:rsid w:val="50C82E97"/>
    <w:rsid w:val="50DC1B38"/>
    <w:rsid w:val="51405FD9"/>
    <w:rsid w:val="51750A31"/>
    <w:rsid w:val="51B53A19"/>
    <w:rsid w:val="51D677D1"/>
    <w:rsid w:val="51FA0C8B"/>
    <w:rsid w:val="52102E2E"/>
    <w:rsid w:val="521066B1"/>
    <w:rsid w:val="52185CBC"/>
    <w:rsid w:val="522C275E"/>
    <w:rsid w:val="522D01E0"/>
    <w:rsid w:val="5248208F"/>
    <w:rsid w:val="527D59E1"/>
    <w:rsid w:val="52B4393C"/>
    <w:rsid w:val="52D2676F"/>
    <w:rsid w:val="533F3520"/>
    <w:rsid w:val="537A3705"/>
    <w:rsid w:val="537D0E07"/>
    <w:rsid w:val="53874F99"/>
    <w:rsid w:val="53A235C5"/>
    <w:rsid w:val="53AF28DA"/>
    <w:rsid w:val="53B85768"/>
    <w:rsid w:val="542947A2"/>
    <w:rsid w:val="542A2224"/>
    <w:rsid w:val="548A5AC1"/>
    <w:rsid w:val="548B3542"/>
    <w:rsid w:val="54A30BE9"/>
    <w:rsid w:val="54A61B6E"/>
    <w:rsid w:val="54E64B55"/>
    <w:rsid w:val="54ED7D64"/>
    <w:rsid w:val="55062E8C"/>
    <w:rsid w:val="5518442B"/>
    <w:rsid w:val="554E6B03"/>
    <w:rsid w:val="55532F8B"/>
    <w:rsid w:val="55846FDD"/>
    <w:rsid w:val="55BB16B6"/>
    <w:rsid w:val="55E31575"/>
    <w:rsid w:val="560B273A"/>
    <w:rsid w:val="56137B46"/>
    <w:rsid w:val="56206E5C"/>
    <w:rsid w:val="564D0C25"/>
    <w:rsid w:val="567F6E75"/>
    <w:rsid w:val="56893008"/>
    <w:rsid w:val="56AF79C4"/>
    <w:rsid w:val="56E11498"/>
    <w:rsid w:val="56EF07AE"/>
    <w:rsid w:val="570219CD"/>
    <w:rsid w:val="57044ED0"/>
    <w:rsid w:val="571E12FD"/>
    <w:rsid w:val="57D91A30"/>
    <w:rsid w:val="57E532C4"/>
    <w:rsid w:val="57FC2EEA"/>
    <w:rsid w:val="581E561D"/>
    <w:rsid w:val="589233DD"/>
    <w:rsid w:val="58944362"/>
    <w:rsid w:val="58A23677"/>
    <w:rsid w:val="591C731D"/>
    <w:rsid w:val="591D6844"/>
    <w:rsid w:val="59311C62"/>
    <w:rsid w:val="59346469"/>
    <w:rsid w:val="595A2E26"/>
    <w:rsid w:val="597A58D9"/>
    <w:rsid w:val="59843C6A"/>
    <w:rsid w:val="59D91176"/>
    <w:rsid w:val="5A093EC3"/>
    <w:rsid w:val="5A556541"/>
    <w:rsid w:val="5A5874C6"/>
    <w:rsid w:val="5AB05956"/>
    <w:rsid w:val="5AB4435C"/>
    <w:rsid w:val="5AB807E4"/>
    <w:rsid w:val="5ABF016F"/>
    <w:rsid w:val="5ACA6500"/>
    <w:rsid w:val="5AD90D18"/>
    <w:rsid w:val="5B0972E9"/>
    <w:rsid w:val="5B4403C8"/>
    <w:rsid w:val="5B7E2B2B"/>
    <w:rsid w:val="5C040806"/>
    <w:rsid w:val="5C114298"/>
    <w:rsid w:val="5C49558A"/>
    <w:rsid w:val="5C7D4C4C"/>
    <w:rsid w:val="5CC70544"/>
    <w:rsid w:val="5CCB27CD"/>
    <w:rsid w:val="5D350B78"/>
    <w:rsid w:val="5D7E2271"/>
    <w:rsid w:val="5D803576"/>
    <w:rsid w:val="5D907F8D"/>
    <w:rsid w:val="5DB736CF"/>
    <w:rsid w:val="5DBA0DD1"/>
    <w:rsid w:val="5DC60467"/>
    <w:rsid w:val="5E413634"/>
    <w:rsid w:val="5EA345D2"/>
    <w:rsid w:val="5EB55B71"/>
    <w:rsid w:val="5ECB7D14"/>
    <w:rsid w:val="5ED2189E"/>
    <w:rsid w:val="5EE04437"/>
    <w:rsid w:val="5F312F3C"/>
    <w:rsid w:val="5F5B3D80"/>
    <w:rsid w:val="5F952C60"/>
    <w:rsid w:val="5FA244F5"/>
    <w:rsid w:val="5FC11526"/>
    <w:rsid w:val="60002310"/>
    <w:rsid w:val="607E2BDE"/>
    <w:rsid w:val="608102DF"/>
    <w:rsid w:val="608215E4"/>
    <w:rsid w:val="60A81824"/>
    <w:rsid w:val="60D91FF3"/>
    <w:rsid w:val="60EC3212"/>
    <w:rsid w:val="60ED0C93"/>
    <w:rsid w:val="612620F2"/>
    <w:rsid w:val="61277B74"/>
    <w:rsid w:val="61312681"/>
    <w:rsid w:val="61393311"/>
    <w:rsid w:val="614E41B0"/>
    <w:rsid w:val="617678F3"/>
    <w:rsid w:val="61A50442"/>
    <w:rsid w:val="61FE0AD0"/>
    <w:rsid w:val="62230D10"/>
    <w:rsid w:val="6245254A"/>
    <w:rsid w:val="624F5057"/>
    <w:rsid w:val="626F7B0B"/>
    <w:rsid w:val="627C139F"/>
    <w:rsid w:val="628132A8"/>
    <w:rsid w:val="62820D2A"/>
    <w:rsid w:val="62DB04BF"/>
    <w:rsid w:val="62F200E4"/>
    <w:rsid w:val="630228FD"/>
    <w:rsid w:val="630F7A14"/>
    <w:rsid w:val="63253DB6"/>
    <w:rsid w:val="634E16F7"/>
    <w:rsid w:val="636F54AF"/>
    <w:rsid w:val="63916CE9"/>
    <w:rsid w:val="63A32486"/>
    <w:rsid w:val="63A57B87"/>
    <w:rsid w:val="63FC3E19"/>
    <w:rsid w:val="641B55C8"/>
    <w:rsid w:val="641C68CD"/>
    <w:rsid w:val="6437077B"/>
    <w:rsid w:val="64511325"/>
    <w:rsid w:val="64530FA5"/>
    <w:rsid w:val="64637041"/>
    <w:rsid w:val="646734C9"/>
    <w:rsid w:val="64680F4A"/>
    <w:rsid w:val="647C4368"/>
    <w:rsid w:val="6492430D"/>
    <w:rsid w:val="650755D0"/>
    <w:rsid w:val="652D1F8D"/>
    <w:rsid w:val="65305110"/>
    <w:rsid w:val="65310993"/>
    <w:rsid w:val="654B373B"/>
    <w:rsid w:val="657D778E"/>
    <w:rsid w:val="659F31C5"/>
    <w:rsid w:val="65D45C1E"/>
    <w:rsid w:val="65D84624"/>
    <w:rsid w:val="65EB5843"/>
    <w:rsid w:val="665242EE"/>
    <w:rsid w:val="67205C40"/>
    <w:rsid w:val="677243C5"/>
    <w:rsid w:val="67F97B21"/>
    <w:rsid w:val="681B135B"/>
    <w:rsid w:val="685E30C9"/>
    <w:rsid w:val="685F2D49"/>
    <w:rsid w:val="686471D1"/>
    <w:rsid w:val="687E7D7B"/>
    <w:rsid w:val="689E1934"/>
    <w:rsid w:val="68A869C0"/>
    <w:rsid w:val="68AB31C8"/>
    <w:rsid w:val="68B86C5B"/>
    <w:rsid w:val="68C71474"/>
    <w:rsid w:val="68C77275"/>
    <w:rsid w:val="68D77510"/>
    <w:rsid w:val="68DD3617"/>
    <w:rsid w:val="68FB09C9"/>
    <w:rsid w:val="690F2EED"/>
    <w:rsid w:val="69775D94"/>
    <w:rsid w:val="6983542A"/>
    <w:rsid w:val="69A63060"/>
    <w:rsid w:val="69AD29EB"/>
    <w:rsid w:val="69B5367B"/>
    <w:rsid w:val="69C14F0F"/>
    <w:rsid w:val="69F95069"/>
    <w:rsid w:val="6A151116"/>
    <w:rsid w:val="6A516D7C"/>
    <w:rsid w:val="6AE12DE8"/>
    <w:rsid w:val="6B8A44FA"/>
    <w:rsid w:val="6B9A0018"/>
    <w:rsid w:val="6BAC7F32"/>
    <w:rsid w:val="6BB71B46"/>
    <w:rsid w:val="6BE54C14"/>
    <w:rsid w:val="6BF306A7"/>
    <w:rsid w:val="6C0E4753"/>
    <w:rsid w:val="6C2E2A8A"/>
    <w:rsid w:val="6C7147F8"/>
    <w:rsid w:val="6C762E7E"/>
    <w:rsid w:val="6C953733"/>
    <w:rsid w:val="6C9E65C1"/>
    <w:rsid w:val="6CC354FC"/>
    <w:rsid w:val="6CF959D6"/>
    <w:rsid w:val="6D0240E7"/>
    <w:rsid w:val="6D5D56FA"/>
    <w:rsid w:val="6D721E1C"/>
    <w:rsid w:val="6D8049B5"/>
    <w:rsid w:val="6DA70FF2"/>
    <w:rsid w:val="6DE6435A"/>
    <w:rsid w:val="6EA0288E"/>
    <w:rsid w:val="6ED2525C"/>
    <w:rsid w:val="6F0931B7"/>
    <w:rsid w:val="6F113E47"/>
    <w:rsid w:val="6F3A720A"/>
    <w:rsid w:val="6F3F3691"/>
    <w:rsid w:val="6F9C01A8"/>
    <w:rsid w:val="6FBF7463"/>
    <w:rsid w:val="6FCD41FA"/>
    <w:rsid w:val="6FDB3510"/>
    <w:rsid w:val="6FEF5A34"/>
    <w:rsid w:val="6FF5793D"/>
    <w:rsid w:val="703277A2"/>
    <w:rsid w:val="70757E8B"/>
    <w:rsid w:val="708539A9"/>
    <w:rsid w:val="709177BB"/>
    <w:rsid w:val="70C27F8A"/>
    <w:rsid w:val="70D93433"/>
    <w:rsid w:val="70F33FDC"/>
    <w:rsid w:val="71286A35"/>
    <w:rsid w:val="712A66B5"/>
    <w:rsid w:val="71386CCF"/>
    <w:rsid w:val="713D3157"/>
    <w:rsid w:val="71622092"/>
    <w:rsid w:val="71673F9B"/>
    <w:rsid w:val="71924DDF"/>
    <w:rsid w:val="71B61B1C"/>
    <w:rsid w:val="72403C7E"/>
    <w:rsid w:val="725E6AB2"/>
    <w:rsid w:val="729B6917"/>
    <w:rsid w:val="72B729C4"/>
    <w:rsid w:val="72DA05FA"/>
    <w:rsid w:val="730701C4"/>
    <w:rsid w:val="732A747F"/>
    <w:rsid w:val="73CA1587"/>
    <w:rsid w:val="74846437"/>
    <w:rsid w:val="74D361B6"/>
    <w:rsid w:val="74E706DA"/>
    <w:rsid w:val="750B1B93"/>
    <w:rsid w:val="75321A53"/>
    <w:rsid w:val="753B0164"/>
    <w:rsid w:val="75645AA5"/>
    <w:rsid w:val="757537C1"/>
    <w:rsid w:val="75757044"/>
    <w:rsid w:val="75D160D9"/>
    <w:rsid w:val="75DC7CED"/>
    <w:rsid w:val="75E93780"/>
    <w:rsid w:val="75F83D9A"/>
    <w:rsid w:val="75F9181C"/>
    <w:rsid w:val="76271066"/>
    <w:rsid w:val="768E7B11"/>
    <w:rsid w:val="76C543E8"/>
    <w:rsid w:val="76FE5846"/>
    <w:rsid w:val="77116A65"/>
    <w:rsid w:val="777C3F16"/>
    <w:rsid w:val="777E4E9B"/>
    <w:rsid w:val="77B95F79"/>
    <w:rsid w:val="77E757C4"/>
    <w:rsid w:val="77ED76CD"/>
    <w:rsid w:val="77F34E5A"/>
    <w:rsid w:val="77FA69E3"/>
    <w:rsid w:val="78312740"/>
    <w:rsid w:val="78387B4C"/>
    <w:rsid w:val="784D09EB"/>
    <w:rsid w:val="788B62D2"/>
    <w:rsid w:val="78993069"/>
    <w:rsid w:val="78C43EAD"/>
    <w:rsid w:val="78CA163A"/>
    <w:rsid w:val="78D863D1"/>
    <w:rsid w:val="78FE2D8D"/>
    <w:rsid w:val="793E15F9"/>
    <w:rsid w:val="79784C56"/>
    <w:rsid w:val="798D1378"/>
    <w:rsid w:val="7A0400BD"/>
    <w:rsid w:val="7A35410F"/>
    <w:rsid w:val="7A614BD3"/>
    <w:rsid w:val="7A625ED8"/>
    <w:rsid w:val="7A7725FA"/>
    <w:rsid w:val="7A910FA6"/>
    <w:rsid w:val="7AA9664C"/>
    <w:rsid w:val="7AAE0556"/>
    <w:rsid w:val="7AEE5ABC"/>
    <w:rsid w:val="7AF6674C"/>
    <w:rsid w:val="7B425546"/>
    <w:rsid w:val="7B5E7074"/>
    <w:rsid w:val="7B62387C"/>
    <w:rsid w:val="7BBA3F0B"/>
    <w:rsid w:val="7BDC5744"/>
    <w:rsid w:val="7BFD7E77"/>
    <w:rsid w:val="7BFE117C"/>
    <w:rsid w:val="7C2E3ECA"/>
    <w:rsid w:val="7C5E6C17"/>
    <w:rsid w:val="7C815ED2"/>
    <w:rsid w:val="7CF65E91"/>
    <w:rsid w:val="7D027725"/>
    <w:rsid w:val="7D615540"/>
    <w:rsid w:val="7D6E2658"/>
    <w:rsid w:val="7D792BE7"/>
    <w:rsid w:val="7D7B60EA"/>
    <w:rsid w:val="7D9B4421"/>
    <w:rsid w:val="7DD97789"/>
    <w:rsid w:val="7DE34815"/>
    <w:rsid w:val="7E065CCE"/>
    <w:rsid w:val="7E207EFD"/>
    <w:rsid w:val="7E5725D5"/>
    <w:rsid w:val="7E9B7847"/>
    <w:rsid w:val="7EC5068B"/>
    <w:rsid w:val="7ED83E28"/>
    <w:rsid w:val="7F215521"/>
    <w:rsid w:val="7F6F30A2"/>
    <w:rsid w:val="7F8D6DCF"/>
    <w:rsid w:val="7FCA24B7"/>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name="table of authorities"/>
    <w:lsdException w:unhideWhenUsed="0" w:uiPriority="0" w:semiHidden="0" w:name="macro"/>
    <w:lsdException w:unhideWhenUsed="0" w:uiPriority="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13"/>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14"/>
    <w:qFormat/>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link w:val="90"/>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paragraph" w:styleId="7">
    <w:name w:val="heading 6"/>
    <w:basedOn w:val="1"/>
    <w:next w:val="1"/>
    <w:qFormat/>
    <w:uiPriority w:val="0"/>
    <w:pPr>
      <w:keepNext/>
      <w:keepLines/>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spacing w:before="240" w:after="64" w:line="320" w:lineRule="auto"/>
      <w:outlineLvl w:val="6"/>
    </w:pPr>
    <w:rPr>
      <w:b/>
      <w:bCs/>
      <w:sz w:val="24"/>
    </w:rPr>
  </w:style>
  <w:style w:type="paragraph" w:styleId="9">
    <w:name w:val="heading 8"/>
    <w:basedOn w:val="1"/>
    <w:next w:val="1"/>
    <w:qFormat/>
    <w:uiPriority w:val="0"/>
    <w:pPr>
      <w:keepNext/>
      <w:keepLines/>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spacing w:before="240" w:after="64" w:line="320" w:lineRule="auto"/>
      <w:outlineLvl w:val="8"/>
    </w:pPr>
    <w:rPr>
      <w:rFonts w:ascii="Arial" w:hAnsi="Arial" w:eastAsia="黑体"/>
      <w:szCs w:val="21"/>
    </w:rPr>
  </w:style>
  <w:style w:type="character" w:default="1" w:styleId="36">
    <w:name w:val="Default Paragraph Font"/>
    <w:semiHidden/>
    <w:uiPriority w:val="0"/>
  </w:style>
  <w:style w:type="table" w:default="1" w:styleId="42">
    <w:name w:val="Normal Table"/>
    <w:semiHidden/>
    <w:uiPriority w:val="0"/>
    <w:tblPr>
      <w:tblStyle w:val="42"/>
      <w:tblLayout w:type="fixed"/>
      <w:tblCellMar>
        <w:top w:w="0" w:type="dxa"/>
        <w:left w:w="108" w:type="dxa"/>
        <w:bottom w:w="0" w:type="dxa"/>
        <w:right w:w="108" w:type="dxa"/>
      </w:tblCellMar>
    </w:tblPr>
    <w:tcPr>
      <w:textDirection w:val="lrTb"/>
    </w:tcPr>
  </w:style>
  <w:style w:type="paragraph" w:styleId="11">
    <w:name w:val="annotation subject"/>
    <w:basedOn w:val="12"/>
    <w:next w:val="12"/>
    <w:link w:val="103"/>
    <w:uiPriority w:val="0"/>
    <w:rPr>
      <w:b/>
      <w:bCs/>
    </w:rPr>
  </w:style>
  <w:style w:type="paragraph" w:styleId="12">
    <w:name w:val="annotation text"/>
    <w:basedOn w:val="1"/>
    <w:link w:val="102"/>
    <w:uiPriority w:val="0"/>
    <w:pPr>
      <w:jc w:val="left"/>
    </w:pPr>
  </w:style>
  <w:style w:type="paragraph" w:styleId="13">
    <w:name w:val="toc 7"/>
    <w:basedOn w:val="1"/>
    <w:next w:val="1"/>
    <w:semiHidden/>
    <w:uiPriority w:val="0"/>
    <w:pPr>
      <w:ind w:left="1260"/>
      <w:jc w:val="left"/>
    </w:pPr>
    <w:rPr>
      <w:sz w:val="18"/>
      <w:szCs w:val="18"/>
    </w:rPr>
  </w:style>
  <w:style w:type="paragraph" w:styleId="14">
    <w:name w:val="table of authorities"/>
    <w:basedOn w:val="1"/>
    <w:next w:val="1"/>
    <w:semiHidden/>
    <w:uiPriority w:val="0"/>
    <w:pPr>
      <w:ind w:left="420" w:leftChars="200"/>
    </w:pPr>
    <w:rPr>
      <w:sz w:val="24"/>
    </w:rPr>
  </w:style>
  <w:style w:type="paragraph" w:styleId="15">
    <w:name w:val="caption"/>
    <w:basedOn w:val="1"/>
    <w:next w:val="1"/>
    <w:qFormat/>
    <w:uiPriority w:val="0"/>
    <w:pPr>
      <w:spacing w:after="120" w:afterLines="50"/>
      <w:jc w:val="center"/>
    </w:pPr>
    <w:rPr>
      <w:rFonts w:cs="Arial"/>
      <w:szCs w:val="21"/>
    </w:rPr>
  </w:style>
  <w:style w:type="paragraph" w:styleId="16">
    <w:name w:val="Document Map"/>
    <w:basedOn w:val="1"/>
    <w:semiHidden/>
    <w:uiPriority w:val="0"/>
    <w:pPr>
      <w:shd w:val="clear" w:color="auto" w:fill="000080"/>
    </w:pPr>
  </w:style>
  <w:style w:type="paragraph" w:styleId="17">
    <w:name w:val="toa heading"/>
    <w:basedOn w:val="1"/>
    <w:next w:val="1"/>
    <w:semiHidden/>
    <w:uiPriority w:val="0"/>
    <w:pPr>
      <w:spacing w:before="120"/>
    </w:pPr>
    <w:rPr>
      <w:rFonts w:ascii="Arial" w:hAnsi="Arial" w:cs="Arial"/>
      <w:sz w:val="24"/>
    </w:rPr>
  </w:style>
  <w:style w:type="paragraph" w:styleId="18">
    <w:name w:val="Body Text"/>
    <w:basedOn w:val="1"/>
    <w:uiPriority w:val="0"/>
    <w:pPr>
      <w:spacing w:after="120"/>
    </w:pPr>
    <w:rPr>
      <w:sz w:val="24"/>
    </w:rPr>
  </w:style>
  <w:style w:type="paragraph" w:styleId="19">
    <w:name w:val="Body Text Indent"/>
    <w:basedOn w:val="1"/>
    <w:uiPriority w:val="0"/>
    <w:pPr>
      <w:ind w:firstLine="480" w:firstLineChars="200"/>
    </w:pPr>
    <w:rPr>
      <w:sz w:val="24"/>
      <w:szCs w:val="20"/>
    </w:rPr>
  </w:style>
  <w:style w:type="paragraph" w:styleId="20">
    <w:name w:val="toc 5"/>
    <w:basedOn w:val="1"/>
    <w:next w:val="1"/>
    <w:semiHidden/>
    <w:uiPriority w:val="0"/>
    <w:pPr>
      <w:ind w:left="840"/>
      <w:jc w:val="left"/>
    </w:pPr>
    <w:rPr>
      <w:sz w:val="18"/>
      <w:szCs w:val="18"/>
    </w:rPr>
  </w:style>
  <w:style w:type="paragraph" w:styleId="21">
    <w:name w:val="toc 3"/>
    <w:basedOn w:val="1"/>
    <w:next w:val="1"/>
    <w:uiPriority w:val="39"/>
    <w:pPr>
      <w:ind w:left="420"/>
      <w:jc w:val="left"/>
    </w:pPr>
    <w:rPr>
      <w:iCs/>
      <w:sz w:val="24"/>
      <w:szCs w:val="20"/>
    </w:rPr>
  </w:style>
  <w:style w:type="paragraph" w:styleId="22">
    <w:name w:val="toc 8"/>
    <w:basedOn w:val="1"/>
    <w:next w:val="1"/>
    <w:semiHidden/>
    <w:uiPriority w:val="0"/>
    <w:pPr>
      <w:ind w:left="1470"/>
      <w:jc w:val="left"/>
    </w:pPr>
    <w:rPr>
      <w:sz w:val="18"/>
      <w:szCs w:val="18"/>
    </w:rPr>
  </w:style>
  <w:style w:type="paragraph" w:styleId="23">
    <w:name w:val="Date"/>
    <w:basedOn w:val="1"/>
    <w:next w:val="1"/>
    <w:uiPriority w:val="0"/>
    <w:pPr>
      <w:ind w:left="100" w:leftChars="2500"/>
    </w:pPr>
  </w:style>
  <w:style w:type="paragraph" w:styleId="24">
    <w:name w:val="Balloon Text"/>
    <w:basedOn w:val="1"/>
    <w:link w:val="104"/>
    <w:uiPriority w:val="0"/>
    <w:rPr>
      <w:sz w:val="18"/>
      <w:szCs w:val="18"/>
    </w:rPr>
  </w:style>
  <w:style w:type="paragraph" w:styleId="25">
    <w:name w:val="footer"/>
    <w:basedOn w:val="1"/>
    <w:uiPriority w:val="0"/>
    <w:pPr>
      <w:tabs>
        <w:tab w:val="center" w:pos="4153"/>
        <w:tab w:val="right" w:pos="8306"/>
      </w:tabs>
      <w:snapToGrid w:val="0"/>
      <w:jc w:val="left"/>
    </w:pPr>
    <w:rPr>
      <w:sz w:val="18"/>
      <w:szCs w:val="18"/>
    </w:rPr>
  </w:style>
  <w:style w:type="paragraph" w:styleId="2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7">
    <w:name w:val="toc 1"/>
    <w:basedOn w:val="1"/>
    <w:next w:val="1"/>
    <w:uiPriority w:val="39"/>
    <w:pPr>
      <w:tabs>
        <w:tab w:val="right" w:leader="dot" w:pos="8948"/>
      </w:tabs>
      <w:spacing w:before="120" w:after="120"/>
      <w:jc w:val="left"/>
    </w:pPr>
    <w:rPr>
      <w:rFonts w:eastAsia="黑体"/>
      <w:bCs/>
      <w:caps/>
      <w:sz w:val="24"/>
    </w:rPr>
  </w:style>
  <w:style w:type="paragraph" w:styleId="28">
    <w:name w:val="toc 4"/>
    <w:basedOn w:val="1"/>
    <w:next w:val="1"/>
    <w:semiHidden/>
    <w:uiPriority w:val="0"/>
    <w:pPr>
      <w:ind w:left="630"/>
      <w:jc w:val="left"/>
    </w:pPr>
    <w:rPr>
      <w:sz w:val="18"/>
      <w:szCs w:val="18"/>
    </w:rPr>
  </w:style>
  <w:style w:type="paragraph" w:styleId="29">
    <w:name w:val="toc 6"/>
    <w:basedOn w:val="1"/>
    <w:next w:val="1"/>
    <w:semiHidden/>
    <w:uiPriority w:val="0"/>
    <w:pPr>
      <w:ind w:left="1050"/>
      <w:jc w:val="left"/>
    </w:pPr>
    <w:rPr>
      <w:sz w:val="18"/>
      <w:szCs w:val="18"/>
    </w:rPr>
  </w:style>
  <w:style w:type="paragraph" w:styleId="30">
    <w:name w:val="table of figures"/>
    <w:basedOn w:val="1"/>
    <w:next w:val="1"/>
    <w:semiHidden/>
    <w:uiPriority w:val="0"/>
    <w:pPr>
      <w:ind w:leftChars="200" w:hanging="200" w:hangingChars="200"/>
    </w:pPr>
  </w:style>
  <w:style w:type="paragraph" w:styleId="31">
    <w:name w:val="toc 2"/>
    <w:basedOn w:val="1"/>
    <w:next w:val="1"/>
    <w:uiPriority w:val="39"/>
    <w:pPr>
      <w:ind w:left="210"/>
      <w:jc w:val="left"/>
    </w:pPr>
    <w:rPr>
      <w:smallCaps/>
      <w:sz w:val="24"/>
      <w:szCs w:val="20"/>
    </w:rPr>
  </w:style>
  <w:style w:type="paragraph" w:styleId="32">
    <w:name w:val="toc 9"/>
    <w:basedOn w:val="1"/>
    <w:next w:val="1"/>
    <w:semiHidden/>
    <w:uiPriority w:val="0"/>
    <w:pPr>
      <w:ind w:left="1680"/>
      <w:jc w:val="left"/>
    </w:pPr>
    <w:rPr>
      <w:sz w:val="18"/>
      <w:szCs w:val="18"/>
    </w:rPr>
  </w:style>
  <w:style w:type="paragraph" w:styleId="33">
    <w:name w:val="HTML Preformatted"/>
    <w:basedOn w:val="1"/>
    <w:link w:val="100"/>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34">
    <w:name w:val="Normal (Web)"/>
    <w:basedOn w:val="1"/>
    <w:uiPriority w:val="99"/>
    <w:pPr>
      <w:widowControl/>
      <w:spacing w:before="100" w:beforeAutospacing="1" w:after="100" w:afterAutospacing="1"/>
      <w:jc w:val="left"/>
    </w:pPr>
    <w:rPr>
      <w:rFonts w:ascii="宋体" w:hAnsi="宋体" w:cs="宋体"/>
      <w:kern w:val="0"/>
      <w:sz w:val="24"/>
    </w:rPr>
  </w:style>
  <w:style w:type="paragraph" w:styleId="35">
    <w:name w:val="Title"/>
    <w:basedOn w:val="1"/>
    <w:qFormat/>
    <w:uiPriority w:val="0"/>
    <w:pPr>
      <w:spacing w:before="240" w:after="60"/>
      <w:jc w:val="center"/>
      <w:outlineLvl w:val="0"/>
    </w:pPr>
    <w:rPr>
      <w:rFonts w:ascii="Arial" w:hAnsi="Arial" w:cs="Arial"/>
      <w:b/>
      <w:bCs/>
      <w:sz w:val="32"/>
      <w:szCs w:val="32"/>
    </w:rPr>
  </w:style>
  <w:style w:type="character" w:styleId="37">
    <w:name w:val="Strong"/>
    <w:qFormat/>
    <w:uiPriority w:val="22"/>
    <w:rPr>
      <w:b/>
      <w:bCs/>
    </w:rPr>
  </w:style>
  <w:style w:type="character" w:styleId="38">
    <w:name w:val="page number"/>
    <w:basedOn w:val="36"/>
    <w:uiPriority w:val="0"/>
    <w:rPr/>
  </w:style>
  <w:style w:type="character" w:styleId="39">
    <w:name w:val="Emphasis"/>
    <w:qFormat/>
    <w:uiPriority w:val="20"/>
    <w:rPr>
      <w:color w:val="CC0000"/>
    </w:rPr>
  </w:style>
  <w:style w:type="character" w:styleId="40">
    <w:name w:val="Hyperlink"/>
    <w:uiPriority w:val="99"/>
    <w:rPr>
      <w:color w:val="0000FF"/>
      <w:u w:val="single"/>
    </w:rPr>
  </w:style>
  <w:style w:type="character" w:styleId="41">
    <w:name w:val="annotation reference"/>
    <w:semiHidden/>
    <w:uiPriority w:val="0"/>
    <w:rPr>
      <w:sz w:val="21"/>
      <w:szCs w:val="21"/>
    </w:rPr>
  </w:style>
  <w:style w:type="table" w:styleId="43">
    <w:name w:val="Table Grid"/>
    <w:basedOn w:val="42"/>
    <w:uiPriority w:val="0"/>
    <w:pPr>
      <w:widowControl w:val="0"/>
      <w:jc w:val="both"/>
    </w:pPr>
    <w:tblPr>
      <w:tblStyle w:val="42"/>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44">
    <w:name w:val="论文正文"/>
    <w:basedOn w:val="1"/>
    <w:link w:val="82"/>
    <w:uiPriority w:val="0"/>
    <w:pPr>
      <w:spacing w:line="400" w:lineRule="exact"/>
      <w:ind w:firstLine="480" w:firstLineChars="200"/>
      <w:textAlignment w:val="center"/>
    </w:pPr>
    <w:rPr>
      <w:sz w:val="24"/>
    </w:rPr>
  </w:style>
  <w:style w:type="paragraph" w:customStyle="1" w:styleId="45">
    <w:name w:val="论文题目1"/>
    <w:basedOn w:val="1"/>
    <w:uiPriority w:val="0"/>
    <w:pPr>
      <w:keepNext/>
      <w:keepLines/>
      <w:jc w:val="center"/>
      <w:outlineLvl w:val="0"/>
    </w:pPr>
    <w:rPr>
      <w:rFonts w:ascii="黑体" w:eastAsia="黑体" w:cs="宋体"/>
      <w:bCs/>
      <w:kern w:val="44"/>
      <w:sz w:val="36"/>
      <w:szCs w:val="20"/>
    </w:rPr>
  </w:style>
  <w:style w:type="paragraph" w:customStyle="1" w:styleId="46">
    <w:name w:val="论文题目2"/>
    <w:basedOn w:val="1"/>
    <w:next w:val="1"/>
    <w:uiPriority w:val="0"/>
    <w:pPr>
      <w:adjustRightInd w:val="0"/>
      <w:jc w:val="center"/>
    </w:pPr>
    <w:rPr>
      <w:rFonts w:ascii="黑体" w:eastAsia="黑体" w:cs="宋体"/>
      <w:color w:val="000000"/>
      <w:sz w:val="44"/>
      <w:szCs w:val="20"/>
    </w:rPr>
  </w:style>
  <w:style w:type="paragraph" w:customStyle="1" w:styleId="47">
    <w:name w:val="封皮日期"/>
    <w:basedOn w:val="44"/>
    <w:uiPriority w:val="0"/>
    <w:pPr>
      <w:spacing w:line="240" w:lineRule="auto"/>
      <w:ind w:firstLine="0" w:firstLineChars="0"/>
      <w:jc w:val="center"/>
    </w:pPr>
    <w:rPr>
      <w:rFonts w:ascii="黑体" w:hAnsi="黑体" w:eastAsia="黑体" w:cs="宋体"/>
      <w:szCs w:val="20"/>
    </w:rPr>
  </w:style>
  <w:style w:type="paragraph" w:customStyle="1" w:styleId="48">
    <w:name w:val="授权书"/>
    <w:basedOn w:val="1"/>
    <w:uiPriority w:val="0"/>
    <w:pPr>
      <w:spacing w:line="360" w:lineRule="auto"/>
      <w:jc w:val="center"/>
    </w:pPr>
    <w:rPr>
      <w:rFonts w:eastAsia="黑体" w:cs="宋体"/>
      <w:b/>
      <w:bCs/>
      <w:sz w:val="32"/>
      <w:szCs w:val="20"/>
    </w:rPr>
  </w:style>
  <w:style w:type="paragraph" w:customStyle="1" w:styleId="49">
    <w:name w:val="英文封皮年级"/>
    <w:basedOn w:val="1"/>
    <w:uiPriority w:val="0"/>
    <w:pPr>
      <w:ind w:firstLine="2640" w:firstLineChars="1100"/>
    </w:pPr>
    <w:rPr>
      <w:rFonts w:ascii="黑体" w:hAnsi="黑体" w:cs="宋体"/>
      <w:sz w:val="24"/>
      <w:szCs w:val="20"/>
    </w:rPr>
  </w:style>
  <w:style w:type="paragraph" w:customStyle="1" w:styleId="50">
    <w:name w:val="英文封皮姓名"/>
    <w:basedOn w:val="1"/>
    <w:uiPriority w:val="0"/>
    <w:pPr>
      <w:ind w:firstLine="2160" w:firstLineChars="900"/>
    </w:pPr>
    <w:rPr>
      <w:rFonts w:ascii="黑体" w:hAnsi="黑体" w:cs="宋体"/>
      <w:sz w:val="24"/>
      <w:szCs w:val="20"/>
    </w:rPr>
  </w:style>
  <w:style w:type="paragraph" w:customStyle="1" w:styleId="51">
    <w:name w:val="英文封皮专业"/>
    <w:basedOn w:val="1"/>
    <w:uiPriority w:val="0"/>
    <w:pPr>
      <w:ind w:firstLine="2100" w:firstLineChars="875"/>
    </w:pPr>
    <w:rPr>
      <w:rFonts w:ascii="黑体" w:hAnsi="黑体" w:cs="宋体"/>
      <w:sz w:val="24"/>
      <w:szCs w:val="20"/>
    </w:rPr>
  </w:style>
  <w:style w:type="paragraph" w:customStyle="1" w:styleId="52">
    <w:name w:val="无首行缩进论文正文"/>
    <w:basedOn w:val="44"/>
    <w:uiPriority w:val="0"/>
    <w:pPr>
      <w:ind w:firstLine="0" w:firstLineChars="0"/>
    </w:pPr>
    <w:rPr>
      <w:rFonts w:cs="宋体"/>
      <w:szCs w:val="20"/>
    </w:rPr>
  </w:style>
  <w:style w:type="paragraph" w:customStyle="1" w:styleId="53">
    <w:name w:val="论文一级标题"/>
    <w:basedOn w:val="2"/>
    <w:uiPriority w:val="0"/>
    <w:pPr>
      <w:pageBreakBefore/>
      <w:spacing w:before="120" w:after="120" w:line="300" w:lineRule="auto"/>
      <w:jc w:val="center"/>
    </w:pPr>
    <w:rPr>
      <w:rFonts w:eastAsia="黑体" w:cs="宋体"/>
      <w:sz w:val="36"/>
      <w:szCs w:val="36"/>
    </w:rPr>
  </w:style>
  <w:style w:type="paragraph" w:customStyle="1" w:styleId="54">
    <w:name w:val="参考文献"/>
    <w:basedOn w:val="44"/>
    <w:link w:val="87"/>
    <w:uiPriority w:val="0"/>
    <w:pPr>
      <w:numPr>
        <w:ilvl w:val="0"/>
        <w:numId w:val="2"/>
      </w:numPr>
      <w:ind w:firstLineChars="0"/>
    </w:pPr>
  </w:style>
  <w:style w:type="paragraph" w:customStyle="1" w:styleId="55">
    <w:name w:val="论文标题 5"/>
    <w:basedOn w:val="6"/>
    <w:uiPriority w:val="0"/>
    <w:pPr>
      <w:numPr>
        <w:ilvl w:val="1"/>
        <w:numId w:val="3"/>
      </w:numPr>
      <w:spacing w:before="0" w:after="0" w:line="360" w:lineRule="auto"/>
    </w:pPr>
    <w:rPr>
      <w:rFonts w:ascii="黑体" w:eastAsia="黑体" w:cs="宋体"/>
      <w:b w:val="0"/>
      <w:bCs w:val="0"/>
      <w:sz w:val="24"/>
      <w:szCs w:val="20"/>
    </w:rPr>
  </w:style>
  <w:style w:type="paragraph" w:customStyle="1" w:styleId="56">
    <w:name w:val="论文二级标题"/>
    <w:basedOn w:val="3"/>
    <w:link w:val="88"/>
    <w:uiPriority w:val="0"/>
    <w:pPr>
      <w:numPr>
        <w:ilvl w:val="0"/>
        <w:numId w:val="4"/>
      </w:numPr>
      <w:spacing w:before="120" w:after="120" w:line="360" w:lineRule="auto"/>
    </w:pPr>
    <w:rPr>
      <w:rFonts w:ascii="黑体" w:hAnsi="Times New Roman"/>
      <w:b w:val="0"/>
      <w:bCs w:val="0"/>
      <w:sz w:val="30"/>
    </w:rPr>
  </w:style>
  <w:style w:type="paragraph" w:customStyle="1" w:styleId="57">
    <w:name w:val="论文三级标题"/>
    <w:basedOn w:val="4"/>
    <w:link w:val="91"/>
    <w:uiPriority w:val="0"/>
    <w:pPr>
      <w:spacing w:line="360" w:lineRule="auto"/>
    </w:pPr>
    <w:rPr>
      <w:rFonts w:eastAsia="黑体" w:cs="宋体"/>
      <w:b w:val="0"/>
      <w:bCs w:val="0"/>
      <w:sz w:val="28"/>
      <w:szCs w:val="20"/>
    </w:rPr>
  </w:style>
  <w:style w:type="paragraph" w:customStyle="1" w:styleId="58">
    <w:name w:val="news_txt"/>
    <w:basedOn w:val="1"/>
    <w:uiPriority w:val="0"/>
    <w:pPr>
      <w:widowControl/>
      <w:spacing w:before="100" w:beforeAutospacing="1" w:after="100" w:afterAutospacing="1"/>
      <w:jc w:val="left"/>
    </w:pPr>
    <w:rPr>
      <w:rFonts w:ascii="宋体" w:hAnsi="宋体" w:cs="宋体"/>
      <w:kern w:val="0"/>
      <w:sz w:val="24"/>
    </w:rPr>
  </w:style>
  <w:style w:type="paragraph" w:customStyle="1" w:styleId="59">
    <w:name w:val="论文小要点"/>
    <w:basedOn w:val="1"/>
    <w:uiPriority w:val="0"/>
    <w:pPr>
      <w:numPr>
        <w:ilvl w:val="0"/>
        <w:numId w:val="5"/>
      </w:numPr>
      <w:spacing w:line="400" w:lineRule="exact"/>
    </w:pPr>
    <w:rPr>
      <w:rFonts w:cs="宋体"/>
      <w:sz w:val="24"/>
      <w:szCs w:val="20"/>
    </w:rPr>
  </w:style>
  <w:style w:type="paragraph" w:customStyle="1" w:styleId="60">
    <w:name w:val="无编号论文一级标题"/>
    <w:basedOn w:val="35"/>
    <w:uiPriority w:val="0"/>
    <w:pPr>
      <w:spacing w:before="340" w:after="330" w:line="300" w:lineRule="auto"/>
      <w:ind w:left="-76" w:leftChars="-76"/>
    </w:pPr>
    <w:rPr>
      <w:rFonts w:ascii="Times New Roman" w:hAnsi="Times New Roman" w:eastAsia="黑体"/>
      <w:b w:val="0"/>
      <w:sz w:val="36"/>
    </w:rPr>
  </w:style>
  <w:style w:type="paragraph" w:customStyle="1" w:styleId="61">
    <w:name w:val="论文参考文献"/>
    <w:basedOn w:val="44"/>
    <w:link w:val="89"/>
    <w:uiPriority w:val="0"/>
    <w:pPr>
      <w:numPr>
        <w:ilvl w:val="0"/>
        <w:numId w:val="6"/>
      </w:numPr>
      <w:tabs>
        <w:tab w:val="left" w:pos="0"/>
      </w:tabs>
      <w:ind w:firstLineChars="0"/>
    </w:pPr>
  </w:style>
  <w:style w:type="paragraph" w:customStyle="1" w:styleId="62">
    <w:name w:val="节"/>
    <w:basedOn w:val="3"/>
    <w:next w:val="1"/>
    <w:uiPriority w:val="0"/>
    <w:pPr>
      <w:numPr>
        <w:ilvl w:val="1"/>
        <w:numId w:val="0"/>
      </w:numPr>
      <w:spacing w:line="240" w:lineRule="auto"/>
    </w:pPr>
    <w:rPr>
      <w:rFonts w:ascii="Times New Roman" w:hAnsi="Times New Roman"/>
      <w:b w:val="0"/>
      <w:bCs w:val="0"/>
      <w:sz w:val="30"/>
      <w:szCs w:val="30"/>
    </w:rPr>
  </w:style>
  <w:style w:type="paragraph" w:customStyle="1" w:styleId="63">
    <w:name w:val="论文的正文"/>
    <w:basedOn w:val="1"/>
    <w:link w:val="93"/>
    <w:uiPriority w:val="0"/>
    <w:pPr>
      <w:spacing w:before="60" w:after="60"/>
      <w:ind w:right="170" w:firstLine="490" w:firstLineChars="200"/>
    </w:pPr>
    <w:rPr>
      <w:sz w:val="24"/>
    </w:rPr>
  </w:style>
  <w:style w:type="paragraph" w:customStyle="1" w:styleId="64">
    <w:name w:val="默认段落字体 Para Char Char Char Char Char Char Char"/>
    <w:basedOn w:val="5"/>
    <w:next w:val="63"/>
    <w:uiPriority w:val="0"/>
    <w:rPr>
      <w:rFonts w:ascii="Tahoma" w:hAnsi="Tahoma"/>
      <w:b w:val="0"/>
      <w:szCs w:val="20"/>
    </w:rPr>
  </w:style>
  <w:style w:type="paragraph" w:customStyle="1" w:styleId="65">
    <w:name w:val="wk content"/>
    <w:basedOn w:val="1"/>
    <w:uiPriority w:val="0"/>
    <w:pPr>
      <w:autoSpaceDE w:val="0"/>
      <w:autoSpaceDN w:val="0"/>
      <w:adjustRightInd w:val="0"/>
      <w:spacing w:afterLines="50"/>
    </w:pPr>
    <w:rPr>
      <w:kern w:val="0"/>
      <w:szCs w:val="20"/>
    </w:rPr>
  </w:style>
  <w:style w:type="paragraph" w:customStyle="1" w:styleId="66">
    <w:name w:val="章_一级标题"/>
    <w:basedOn w:val="2"/>
    <w:next w:val="1"/>
    <w:link w:val="94"/>
    <w:uiPriority w:val="0"/>
    <w:pPr>
      <w:spacing w:before="120" w:after="120" w:line="400" w:lineRule="exact"/>
      <w:jc w:val="center"/>
    </w:pPr>
    <w:rPr>
      <w:rFonts w:eastAsia="黑体"/>
      <w:b w:val="0"/>
      <w:bCs w:val="0"/>
      <w:sz w:val="36"/>
      <w:szCs w:val="36"/>
    </w:rPr>
  </w:style>
  <w:style w:type="paragraph" w:customStyle="1" w:styleId="67">
    <w:name w:val="正文内容"/>
    <w:basedOn w:val="1"/>
    <w:link w:val="96"/>
    <w:uiPriority w:val="0"/>
    <w:pPr>
      <w:spacing w:after="120" w:afterLines="50"/>
      <w:jc w:val="center"/>
    </w:pPr>
    <w:rPr>
      <w:kern w:val="0"/>
      <w:szCs w:val="21"/>
      <w:lang/>
    </w:rPr>
  </w:style>
  <w:style w:type="paragraph" w:customStyle="1" w:styleId="68">
    <w:name w:val="样式 题注 + 居中"/>
    <w:basedOn w:val="15"/>
    <w:uiPriority w:val="0"/>
    <w:pPr>
      <w:spacing w:line="400" w:lineRule="exact"/>
    </w:pPr>
    <w:rPr>
      <w:rFonts w:cs="宋体"/>
      <w:sz w:val="24"/>
    </w:rPr>
  </w:style>
  <w:style w:type="paragraph" w:customStyle="1" w:styleId="69">
    <w:name w:val="表格样式"/>
    <w:basedOn w:val="1"/>
    <w:uiPriority w:val="0"/>
    <w:pPr>
      <w:spacing w:line="400" w:lineRule="exact"/>
      <w:ind w:firstLine="200" w:firstLineChars="200"/>
      <w:jc w:val="center"/>
    </w:pPr>
    <w:rPr>
      <w:rFonts w:cs="宋体"/>
      <w:szCs w:val="20"/>
    </w:rPr>
  </w:style>
  <w:style w:type="paragraph" w:customStyle="1" w:styleId="70">
    <w:name w:val="题注样式"/>
    <w:basedOn w:val="68"/>
    <w:uiPriority w:val="0"/>
  </w:style>
  <w:style w:type="paragraph" w:customStyle="1" w:styleId="71">
    <w:name w:val="样式1"/>
    <w:basedOn w:val="68"/>
    <w:uiPriority w:val="0"/>
  </w:style>
  <w:style w:type="paragraph" w:customStyle="1" w:styleId="72">
    <w:name w:val="图片居中"/>
    <w:basedOn w:val="1"/>
    <w:uiPriority w:val="0"/>
    <w:pPr>
      <w:spacing w:line="360" w:lineRule="auto"/>
      <w:jc w:val="center"/>
    </w:pPr>
    <w:rPr>
      <w:sz w:val="24"/>
    </w:rPr>
  </w:style>
  <w:style w:type="paragraph" w:customStyle="1" w:styleId="73">
    <w:name w:val="编号2"/>
    <w:basedOn w:val="1"/>
    <w:uiPriority w:val="0"/>
    <w:pPr>
      <w:widowControl/>
      <w:numPr>
        <w:ilvl w:val="0"/>
        <w:numId w:val="7"/>
      </w:numPr>
      <w:spacing w:line="400" w:lineRule="exact"/>
      <w:ind w:firstLine="600" w:firstLineChars="250"/>
    </w:pPr>
    <w:rPr>
      <w:rFonts w:hAnsi="宋体" w:cs="宋体"/>
      <w:color w:val="000000"/>
      <w:kern w:val="0"/>
      <w:sz w:val="24"/>
    </w:rPr>
  </w:style>
  <w:style w:type="paragraph" w:customStyle="1" w:styleId="74">
    <w:name w:val="正文 + 首行缩进:  2 字符"/>
    <w:basedOn w:val="1"/>
    <w:uiPriority w:val="0"/>
    <w:pPr>
      <w:spacing w:line="320" w:lineRule="exact"/>
      <w:ind w:firstLine="420" w:firstLineChars="200"/>
    </w:pPr>
    <w:rPr>
      <w:szCs w:val="21"/>
    </w:rPr>
  </w:style>
  <w:style w:type="paragraph" w:customStyle="1" w:styleId="75">
    <w:name w:val="1缩进 行距: 固定值 20 磅 Char Char"/>
    <w:basedOn w:val="1"/>
    <w:link w:val="97"/>
    <w:uiPriority w:val="0"/>
    <w:pPr>
      <w:widowControl/>
      <w:spacing w:line="400" w:lineRule="exact"/>
      <w:ind w:firstLine="600" w:firstLineChars="250"/>
    </w:pPr>
    <w:rPr>
      <w:rFonts w:hAnsi="宋体" w:cs="宋体"/>
      <w:color w:val="000000"/>
      <w:kern w:val="0"/>
      <w:sz w:val="24"/>
    </w:rPr>
  </w:style>
  <w:style w:type="paragraph" w:customStyle="1" w:styleId="76">
    <w:name w:val="List Paragraph"/>
    <w:basedOn w:val="1"/>
    <w:qFormat/>
    <w:uiPriority w:val="34"/>
    <w:pPr>
      <w:widowControl/>
      <w:ind w:firstLine="420" w:firstLineChars="200"/>
      <w:jc w:val="left"/>
    </w:pPr>
    <w:rPr>
      <w:rFonts w:ascii="宋体" w:hAnsi="宋体" w:cs="宋体"/>
      <w:kern w:val="0"/>
      <w:sz w:val="24"/>
    </w:rPr>
  </w:style>
  <w:style w:type="paragraph" w:customStyle="1" w:styleId="77">
    <w:name w:val="Char Char Char1 Char"/>
    <w:basedOn w:val="1"/>
    <w:uiPriority w:val="0"/>
    <w:pPr>
      <w:widowControl/>
      <w:spacing w:line="360" w:lineRule="auto"/>
      <w:ind w:firstLine="200" w:firstLineChars="200"/>
      <w:jc w:val="left"/>
    </w:pPr>
    <w:rPr>
      <w:rFonts w:ascii="Tahoma" w:hAnsi="Tahoma"/>
      <w:kern w:val="0"/>
      <w:sz w:val="24"/>
      <w:lang w:eastAsia="en-US"/>
    </w:rPr>
  </w:style>
  <w:style w:type="character" w:customStyle="1" w:styleId="78">
    <w:name w:val="font1"/>
    <w:uiPriority w:val="0"/>
    <w:rPr>
      <w:color w:val="000000"/>
      <w:sz w:val="18"/>
      <w:szCs w:val="18"/>
    </w:rPr>
  </w:style>
  <w:style w:type="character" w:customStyle="1" w:styleId="79">
    <w:name w:val="wbtr_mn1"/>
    <w:uiPriority w:val="0"/>
    <w:rPr>
      <w:rFonts w:hint="default" w:ascii="Arial" w:hAnsi="Arial" w:cs="Arial"/>
      <w:sz w:val="24"/>
      <w:szCs w:val="24"/>
    </w:rPr>
  </w:style>
  <w:style w:type="character" w:customStyle="1" w:styleId="80">
    <w:name w:val="long_text1"/>
    <w:uiPriority w:val="0"/>
    <w:rPr>
      <w:sz w:val="20"/>
      <w:szCs w:val="20"/>
    </w:rPr>
  </w:style>
  <w:style w:type="character" w:customStyle="1" w:styleId="81">
    <w:name w:val="text-normal1"/>
    <w:uiPriority w:val="0"/>
    <w:rPr>
      <w:sz w:val="18"/>
      <w:szCs w:val="18"/>
    </w:rPr>
  </w:style>
  <w:style w:type="character" w:customStyle="1" w:styleId="82">
    <w:name w:val="论文正文 Char"/>
    <w:link w:val="44"/>
    <w:uiPriority w:val="0"/>
    <w:rPr>
      <w:rFonts w:eastAsia="宋体"/>
      <w:kern w:val="2"/>
      <w:sz w:val="24"/>
      <w:szCs w:val="24"/>
      <w:lang w:val="en-US" w:eastAsia="zh-CN" w:bidi="ar-SA"/>
    </w:rPr>
  </w:style>
  <w:style w:type="character" w:customStyle="1" w:styleId="83">
    <w:name w:val="封皮姓名2"/>
    <w:uiPriority w:val="0"/>
    <w:rPr>
      <w:rFonts w:ascii="黑体" w:hAnsi="黑体" w:eastAsia="黑体"/>
      <w:color w:val="000000"/>
      <w:sz w:val="24"/>
      <w:u w:val="single"/>
    </w:rPr>
  </w:style>
  <w:style w:type="character" w:customStyle="1" w:styleId="84">
    <w:name w:val="封皮姓名1"/>
    <w:uiPriority w:val="0"/>
    <w:rPr>
      <w:rFonts w:ascii="黑体" w:hAnsi="宋体" w:eastAsia="黑体"/>
      <w:color w:val="000000"/>
      <w:sz w:val="24"/>
    </w:rPr>
  </w:style>
  <w:style w:type="character" w:customStyle="1" w:styleId="85">
    <w:name w:val="英文封皮学位"/>
    <w:uiPriority w:val="0"/>
    <w:rPr>
      <w:rFonts w:ascii="黑体" w:hAnsi="黑体"/>
      <w:sz w:val="24"/>
    </w:rPr>
  </w:style>
  <w:style w:type="character" w:customStyle="1" w:styleId="86">
    <w:name w:val="封皮1"/>
    <w:uiPriority w:val="0"/>
    <w:rPr>
      <w:rFonts w:ascii="黑体" w:hAnsi="黑体" w:eastAsia="黑体"/>
      <w:sz w:val="24"/>
    </w:rPr>
  </w:style>
  <w:style w:type="character" w:customStyle="1" w:styleId="87">
    <w:name w:val="参考文献 Char Char"/>
    <w:basedOn w:val="82"/>
    <w:link w:val="54"/>
    <w:uiPriority w:val="0"/>
    <w:rPr>
      <w:rFonts w:eastAsia="宋体"/>
      <w:kern w:val="2"/>
      <w:sz w:val="24"/>
      <w:szCs w:val="24"/>
      <w:lang w:val="en-US" w:eastAsia="zh-CN" w:bidi="ar-SA"/>
    </w:rPr>
  </w:style>
  <w:style w:type="character" w:customStyle="1" w:styleId="88">
    <w:name w:val="论文二级标题 Char Char"/>
    <w:link w:val="56"/>
    <w:uiPriority w:val="0"/>
    <w:rPr>
      <w:rFonts w:ascii="黑体" w:eastAsia="黑体"/>
      <w:kern w:val="2"/>
      <w:sz w:val="30"/>
      <w:szCs w:val="32"/>
    </w:rPr>
  </w:style>
  <w:style w:type="character" w:customStyle="1" w:styleId="89">
    <w:name w:val="论文参考文献 Char Char"/>
    <w:basedOn w:val="82"/>
    <w:link w:val="61"/>
    <w:uiPriority w:val="0"/>
    <w:rPr>
      <w:rFonts w:eastAsia="宋体"/>
      <w:kern w:val="2"/>
      <w:sz w:val="24"/>
      <w:szCs w:val="24"/>
      <w:lang w:val="en-US" w:eastAsia="zh-CN" w:bidi="ar-SA"/>
    </w:rPr>
  </w:style>
  <w:style w:type="character" w:customStyle="1" w:styleId="90">
    <w:name w:val="标题 3 Char"/>
    <w:link w:val="4"/>
    <w:uiPriority w:val="0"/>
    <w:rPr>
      <w:rFonts w:eastAsia="宋体"/>
      <w:b/>
      <w:bCs/>
      <w:kern w:val="2"/>
      <w:sz w:val="32"/>
      <w:szCs w:val="32"/>
      <w:lang w:val="en-US" w:eastAsia="zh-CN" w:bidi="ar-SA"/>
    </w:rPr>
  </w:style>
  <w:style w:type="character" w:customStyle="1" w:styleId="91">
    <w:name w:val="论文三级标题 Char"/>
    <w:link w:val="57"/>
    <w:uiPriority w:val="0"/>
    <w:rPr>
      <w:rFonts w:eastAsia="黑体" w:cs="宋体"/>
      <w:b/>
      <w:bCs/>
      <w:kern w:val="2"/>
      <w:sz w:val="28"/>
      <w:szCs w:val="32"/>
      <w:lang w:val="en-US" w:eastAsia="zh-CN" w:bidi="ar-SA"/>
    </w:rPr>
  </w:style>
  <w:style w:type="character" w:customStyle="1" w:styleId="92">
    <w:name w:val="simjour"/>
    <w:basedOn w:val="36"/>
    <w:uiPriority w:val="0"/>
    <w:rPr/>
  </w:style>
  <w:style w:type="character" w:customStyle="1" w:styleId="93">
    <w:name w:val="论文的正文 Char"/>
    <w:link w:val="63"/>
    <w:uiPriority w:val="0"/>
    <w:rPr>
      <w:rFonts w:eastAsia="宋体"/>
      <w:kern w:val="2"/>
      <w:sz w:val="24"/>
      <w:szCs w:val="24"/>
      <w:lang w:val="en-US" w:eastAsia="zh-CN" w:bidi="ar-SA"/>
    </w:rPr>
  </w:style>
  <w:style w:type="character" w:customStyle="1" w:styleId="94">
    <w:name w:val="章_一级标题 Char Char"/>
    <w:link w:val="66"/>
    <w:uiPriority w:val="0"/>
    <w:rPr>
      <w:rFonts w:eastAsia="黑体"/>
      <w:kern w:val="44"/>
      <w:sz w:val="36"/>
      <w:szCs w:val="36"/>
    </w:rPr>
  </w:style>
  <w:style w:type="character" w:customStyle="1" w:styleId="95">
    <w:name w:val="articletitletext1"/>
    <w:uiPriority w:val="0"/>
    <w:rPr>
      <w:b/>
      <w:bCs/>
    </w:rPr>
  </w:style>
  <w:style w:type="character" w:customStyle="1" w:styleId="96">
    <w:name w:val="正文内容 Char"/>
    <w:link w:val="67"/>
    <w:uiPriority w:val="0"/>
    <w:rPr>
      <w:sz w:val="21"/>
      <w:szCs w:val="21"/>
      <w:lang/>
    </w:rPr>
  </w:style>
  <w:style w:type="character" w:customStyle="1" w:styleId="97">
    <w:name w:val="1缩进 行距: 固定值 20 磅 Char Char Char"/>
    <w:link w:val="75"/>
    <w:uiPriority w:val="0"/>
    <w:rPr>
      <w:rFonts w:hAnsi="宋体" w:eastAsia="宋体" w:cs="宋体"/>
      <w:color w:val="000000"/>
      <w:sz w:val="24"/>
      <w:szCs w:val="24"/>
      <w:lang w:val="en-US" w:eastAsia="zh-CN" w:bidi="ar-SA"/>
    </w:rPr>
  </w:style>
  <w:style w:type="character" w:customStyle="1" w:styleId="98">
    <w:name w:val="long_text"/>
    <w:basedOn w:val="36"/>
    <w:uiPriority w:val="0"/>
    <w:rPr/>
  </w:style>
  <w:style w:type="character" w:customStyle="1" w:styleId="99">
    <w:name w:val="smalltitle"/>
    <w:basedOn w:val="36"/>
    <w:uiPriority w:val="0"/>
    <w:rPr/>
  </w:style>
  <w:style w:type="character" w:customStyle="1" w:styleId="100">
    <w:name w:val="HTML 预设格式 Char"/>
    <w:link w:val="33"/>
    <w:uiPriority w:val="99"/>
    <w:rPr>
      <w:rFonts w:ascii="宋体" w:hAnsi="宋体" w:cs="宋体"/>
      <w:sz w:val="24"/>
      <w:szCs w:val="24"/>
    </w:rPr>
  </w:style>
  <w:style w:type="character" w:customStyle="1" w:styleId="101">
    <w:name w:val="headline-content2"/>
    <w:basedOn w:val="36"/>
    <w:uiPriority w:val="0"/>
    <w:rPr/>
  </w:style>
  <w:style w:type="character" w:customStyle="1" w:styleId="102">
    <w:name w:val="批注文字 Char"/>
    <w:link w:val="12"/>
    <w:uiPriority w:val="0"/>
    <w:rPr>
      <w:kern w:val="2"/>
      <w:sz w:val="21"/>
      <w:szCs w:val="24"/>
    </w:rPr>
  </w:style>
  <w:style w:type="character" w:customStyle="1" w:styleId="103">
    <w:name w:val="批注主题 Char"/>
    <w:link w:val="11"/>
    <w:uiPriority w:val="0"/>
    <w:rPr>
      <w:b/>
      <w:bCs/>
      <w:kern w:val="2"/>
      <w:sz w:val="21"/>
      <w:szCs w:val="24"/>
    </w:rPr>
  </w:style>
  <w:style w:type="character" w:customStyle="1" w:styleId="104">
    <w:name w:val="批注框文本 Char"/>
    <w:link w:val="24"/>
    <w:uiPriority w:val="0"/>
    <w:rPr>
      <w:kern w:val="2"/>
      <w:sz w:val="18"/>
      <w:szCs w:val="18"/>
    </w:rPr>
  </w:style>
  <w:style w:type="character" w:customStyle="1" w:styleId="105">
    <w:name w:val="keyword"/>
    <w:basedOn w:val="36"/>
    <w:uiPriority w:val="0"/>
    <w:rPr/>
  </w:style>
  <w:style w:type="character" w:customStyle="1" w:styleId="106">
    <w:name w:val="phonetic"/>
    <w:basedOn w:val="36"/>
    <w:uiPriority w:val="0"/>
    <w:rPr/>
  </w:style>
  <w:style w:type="character" w:customStyle="1" w:styleId="107">
    <w:name w:val="green1"/>
    <w:uiPriority w:val="0"/>
    <w:rPr>
      <w:color w:val="008000"/>
    </w:rPr>
  </w:style>
  <w:style w:type="character" w:customStyle="1" w:styleId="108">
    <w:name w:val="datatitle1"/>
    <w:uiPriority w:val="0"/>
    <w:rPr>
      <w:b/>
      <w:bCs/>
      <w:color w:val="10619F"/>
      <w:sz w:val="21"/>
      <w:szCs w:val="21"/>
    </w:rPr>
  </w:style>
  <w:style w:type="character" w:customStyle="1" w:styleId="109">
    <w:name w:val="short_text"/>
    <w:basedOn w:val="36"/>
    <w:uiPriority w:val="0"/>
    <w:rPr/>
  </w:style>
  <w:style w:type="character" w:customStyle="1" w:styleId="110">
    <w:name w:val="样式 三号 下划线 边框:: (单实线 自动设置  0.5 磅 行宽)"/>
    <w:uiPriority w:val="0"/>
    <w:rPr>
      <w:sz w:val="32"/>
      <w:u w:val="single"/>
    </w:rPr>
  </w:style>
  <w:style w:type="character" w:customStyle="1" w:styleId="111">
    <w:name w:val="Endnote Text Char"/>
    <w:semiHidden/>
    <w:locked/>
    <w:uiPriority w:val="0"/>
    <w:rPr>
      <w:rFonts w:ascii="Lucida Sans Unicode" w:hAnsi="Lucida Sans Unicode" w:eastAsia="方正细等线简体"/>
      <w:kern w:val="2"/>
      <w:lang w:val="en-US" w:eastAsia="zh-CN" w:bidi="ar-SA"/>
    </w:rPr>
  </w:style>
  <w:style w:type="character" w:customStyle="1" w:styleId="112">
    <w:name w:val="green"/>
    <w:basedOn w:val="36"/>
    <w:uiPriority w:val="0"/>
    <w:rPr/>
  </w:style>
  <w:style w:type="character" w:customStyle="1" w:styleId="113">
    <w:name w:val="标题 1 Char"/>
    <w:link w:val="2"/>
    <w:uiPriority w:val="0"/>
    <w:rPr>
      <w:b/>
      <w:bCs/>
      <w:kern w:val="44"/>
      <w:sz w:val="44"/>
      <w:szCs w:val="44"/>
    </w:rPr>
  </w:style>
  <w:style w:type="character" w:customStyle="1" w:styleId="114">
    <w:name w:val="标题 2 Char"/>
    <w:link w:val="3"/>
    <w:uiPriority w:val="0"/>
    <w:rPr>
      <w:rFonts w:ascii="Arial" w:hAnsi="Arial" w:eastAsia="黑体"/>
      <w:b/>
      <w:bCs/>
      <w:sz w:val="32"/>
      <w:szCs w:val="3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9.bin"/><Relationship Id="rId98" Type="http://schemas.openxmlformats.org/officeDocument/2006/relationships/image" Target="media/image61.png"/><Relationship Id="rId97" Type="http://schemas.openxmlformats.org/officeDocument/2006/relationships/image" Target="media/image60.emf"/><Relationship Id="rId96" Type="http://schemas.openxmlformats.org/officeDocument/2006/relationships/oleObject" Target="embeddings/oleObject28.bin"/><Relationship Id="rId95" Type="http://schemas.openxmlformats.org/officeDocument/2006/relationships/image" Target="media/image59.emf"/><Relationship Id="rId94" Type="http://schemas.openxmlformats.org/officeDocument/2006/relationships/oleObject" Target="embeddings/oleObject27.bin"/><Relationship Id="rId93" Type="http://schemas.openxmlformats.org/officeDocument/2006/relationships/image" Target="media/image58.png"/><Relationship Id="rId92" Type="http://schemas.openxmlformats.org/officeDocument/2006/relationships/image" Target="media/image57.png"/><Relationship Id="rId91" Type="http://schemas.openxmlformats.org/officeDocument/2006/relationships/image" Target="media/image56.png"/><Relationship Id="rId90" Type="http://schemas.openxmlformats.org/officeDocument/2006/relationships/image" Target="media/image55.png"/><Relationship Id="rId9" Type="http://schemas.openxmlformats.org/officeDocument/2006/relationships/theme" Target="theme/theme1.xml"/><Relationship Id="rId89" Type="http://schemas.openxmlformats.org/officeDocument/2006/relationships/image" Target="media/image54.png"/><Relationship Id="rId88" Type="http://schemas.openxmlformats.org/officeDocument/2006/relationships/image" Target="media/image53.png"/><Relationship Id="rId87" Type="http://schemas.openxmlformats.org/officeDocument/2006/relationships/image" Target="media/image52.png"/><Relationship Id="rId86" Type="http://schemas.openxmlformats.org/officeDocument/2006/relationships/image" Target="media/image51.png"/><Relationship Id="rId85" Type="http://schemas.openxmlformats.org/officeDocument/2006/relationships/image" Target="media/image50.png"/><Relationship Id="rId84" Type="http://schemas.openxmlformats.org/officeDocument/2006/relationships/image" Target="media/image49.png"/><Relationship Id="rId83" Type="http://schemas.openxmlformats.org/officeDocument/2006/relationships/image" Target="media/image48.emf"/><Relationship Id="rId82" Type="http://schemas.openxmlformats.org/officeDocument/2006/relationships/oleObject" Target="embeddings/oleObject26.bin"/><Relationship Id="rId81" Type="http://schemas.openxmlformats.org/officeDocument/2006/relationships/image" Target="media/image47.png"/><Relationship Id="rId80" Type="http://schemas.openxmlformats.org/officeDocument/2006/relationships/image" Target="media/image46.png"/><Relationship Id="rId8" Type="http://schemas.openxmlformats.org/officeDocument/2006/relationships/header" Target="header4.xml"/><Relationship Id="rId79" Type="http://schemas.openxmlformats.org/officeDocument/2006/relationships/image" Target="media/image45.png"/><Relationship Id="rId78" Type="http://schemas.openxmlformats.org/officeDocument/2006/relationships/image" Target="media/image44.png"/><Relationship Id="rId77" Type="http://schemas.openxmlformats.org/officeDocument/2006/relationships/image" Target="media/image43.png"/><Relationship Id="rId76" Type="http://schemas.openxmlformats.org/officeDocument/2006/relationships/image" Target="media/image42.png"/><Relationship Id="rId75" Type="http://schemas.openxmlformats.org/officeDocument/2006/relationships/image" Target="media/image41.emf"/><Relationship Id="rId74" Type="http://schemas.openxmlformats.org/officeDocument/2006/relationships/oleObject" Target="embeddings/oleObject25.bin"/><Relationship Id="rId73" Type="http://schemas.openxmlformats.org/officeDocument/2006/relationships/image" Target="media/image40.png"/><Relationship Id="rId72" Type="http://schemas.openxmlformats.org/officeDocument/2006/relationships/image" Target="media/image39.png"/><Relationship Id="rId71" Type="http://schemas.openxmlformats.org/officeDocument/2006/relationships/image" Target="media/image38.png"/><Relationship Id="rId70" Type="http://schemas.openxmlformats.org/officeDocument/2006/relationships/image" Target="media/image37.png"/><Relationship Id="rId7" Type="http://schemas.openxmlformats.org/officeDocument/2006/relationships/header" Target="header3.xml"/><Relationship Id="rId69" Type="http://schemas.openxmlformats.org/officeDocument/2006/relationships/image" Target="media/image36.png"/><Relationship Id="rId68" Type="http://schemas.openxmlformats.org/officeDocument/2006/relationships/image" Target="media/image35.png"/><Relationship Id="rId67" Type="http://schemas.openxmlformats.org/officeDocument/2006/relationships/image" Target="media/image34.png"/><Relationship Id="rId66" Type="http://schemas.openxmlformats.org/officeDocument/2006/relationships/image" Target="media/image33.png"/><Relationship Id="rId65" Type="http://schemas.openxmlformats.org/officeDocument/2006/relationships/image" Target="media/image32.png"/><Relationship Id="rId64" Type="http://schemas.openxmlformats.org/officeDocument/2006/relationships/image" Target="media/image31.png"/><Relationship Id="rId63" Type="http://schemas.openxmlformats.org/officeDocument/2006/relationships/image" Target="media/image30.wmf"/><Relationship Id="rId62" Type="http://schemas.openxmlformats.org/officeDocument/2006/relationships/oleObject" Target="embeddings/oleObject24.bin"/><Relationship Id="rId61" Type="http://schemas.openxmlformats.org/officeDocument/2006/relationships/oleObject" Target="embeddings/oleObject23.bin"/><Relationship Id="rId60" Type="http://schemas.openxmlformats.org/officeDocument/2006/relationships/image" Target="media/image29.wmf"/><Relationship Id="rId6" Type="http://schemas.openxmlformats.org/officeDocument/2006/relationships/footer" Target="footer1.xml"/><Relationship Id="rId59" Type="http://schemas.openxmlformats.org/officeDocument/2006/relationships/oleObject" Target="embeddings/oleObject22.bin"/><Relationship Id="rId58" Type="http://schemas.openxmlformats.org/officeDocument/2006/relationships/image" Target="media/image28.wmf"/><Relationship Id="rId57" Type="http://schemas.openxmlformats.org/officeDocument/2006/relationships/oleObject" Target="embeddings/oleObject21.bin"/><Relationship Id="rId56" Type="http://schemas.openxmlformats.org/officeDocument/2006/relationships/image" Target="media/image27.wmf"/><Relationship Id="rId55" Type="http://schemas.openxmlformats.org/officeDocument/2006/relationships/oleObject" Target="embeddings/oleObject20.bin"/><Relationship Id="rId54" Type="http://schemas.openxmlformats.org/officeDocument/2006/relationships/image" Target="media/image26.wmf"/><Relationship Id="rId53" Type="http://schemas.openxmlformats.org/officeDocument/2006/relationships/oleObject" Target="embeddings/oleObject19.bin"/><Relationship Id="rId52" Type="http://schemas.openxmlformats.org/officeDocument/2006/relationships/image" Target="media/image25.wmf"/><Relationship Id="rId51" Type="http://schemas.openxmlformats.org/officeDocument/2006/relationships/oleObject" Target="embeddings/oleObject18.bin"/><Relationship Id="rId50" Type="http://schemas.openxmlformats.org/officeDocument/2006/relationships/image" Target="media/image24.wmf"/><Relationship Id="rId5" Type="http://schemas.openxmlformats.org/officeDocument/2006/relationships/header" Target="header2.xml"/><Relationship Id="rId49" Type="http://schemas.openxmlformats.org/officeDocument/2006/relationships/oleObject" Target="embeddings/oleObject17.bin"/><Relationship Id="rId48" Type="http://schemas.openxmlformats.org/officeDocument/2006/relationships/image" Target="media/image23.wmf"/><Relationship Id="rId47" Type="http://schemas.openxmlformats.org/officeDocument/2006/relationships/oleObject" Target="embeddings/oleObject16.bin"/><Relationship Id="rId46" Type="http://schemas.openxmlformats.org/officeDocument/2006/relationships/image" Target="media/image22.wmf"/><Relationship Id="rId45" Type="http://schemas.openxmlformats.org/officeDocument/2006/relationships/oleObject" Target="embeddings/oleObject15.bin"/><Relationship Id="rId44" Type="http://schemas.openxmlformats.org/officeDocument/2006/relationships/image" Target="media/image21.wmf"/><Relationship Id="rId43" Type="http://schemas.openxmlformats.org/officeDocument/2006/relationships/oleObject" Target="embeddings/oleObject14.bin"/><Relationship Id="rId42" Type="http://schemas.openxmlformats.org/officeDocument/2006/relationships/image" Target="media/image20.wmf"/><Relationship Id="rId41" Type="http://schemas.openxmlformats.org/officeDocument/2006/relationships/oleObject" Target="embeddings/oleObject13.bin"/><Relationship Id="rId40" Type="http://schemas.openxmlformats.org/officeDocument/2006/relationships/image" Target="media/image19.wmf"/><Relationship Id="rId4" Type="http://schemas.openxmlformats.org/officeDocument/2006/relationships/header" Target="header1.xml"/><Relationship Id="rId39" Type="http://schemas.openxmlformats.org/officeDocument/2006/relationships/oleObject" Target="embeddings/oleObject12.bin"/><Relationship Id="rId38" Type="http://schemas.openxmlformats.org/officeDocument/2006/relationships/image" Target="media/image18.wmf"/><Relationship Id="rId37" Type="http://schemas.openxmlformats.org/officeDocument/2006/relationships/oleObject" Target="embeddings/oleObject11.bin"/><Relationship Id="rId36" Type="http://schemas.openxmlformats.org/officeDocument/2006/relationships/image" Target="media/image17.wmf"/><Relationship Id="rId35" Type="http://schemas.openxmlformats.org/officeDocument/2006/relationships/oleObject" Target="embeddings/oleObject10.bin"/><Relationship Id="rId34" Type="http://schemas.openxmlformats.org/officeDocument/2006/relationships/image" Target="media/image16.wmf"/><Relationship Id="rId33" Type="http://schemas.openxmlformats.org/officeDocument/2006/relationships/oleObject" Target="embeddings/oleObject9.bin"/><Relationship Id="rId32" Type="http://schemas.openxmlformats.org/officeDocument/2006/relationships/image" Target="media/image15.emf"/><Relationship Id="rId31" Type="http://schemas.openxmlformats.org/officeDocument/2006/relationships/oleObject" Target="embeddings/oleObject8.bin"/><Relationship Id="rId30" Type="http://schemas.openxmlformats.org/officeDocument/2006/relationships/image" Target="media/image14.emf"/><Relationship Id="rId3" Type="http://schemas.openxmlformats.org/officeDocument/2006/relationships/settings" Target="settings.xml"/><Relationship Id="rId29" Type="http://schemas.openxmlformats.org/officeDocument/2006/relationships/oleObject" Target="embeddings/oleObject7.bin"/><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emf"/><Relationship Id="rId23" Type="http://schemas.openxmlformats.org/officeDocument/2006/relationships/oleObject" Target="embeddings/oleObject6.bin"/><Relationship Id="rId22" Type="http://schemas.openxmlformats.org/officeDocument/2006/relationships/image" Target="media/image8.emf"/><Relationship Id="rId21" Type="http://schemas.openxmlformats.org/officeDocument/2006/relationships/oleObject" Target="embeddings/oleObject5.bin"/><Relationship Id="rId20" Type="http://schemas.openxmlformats.org/officeDocument/2006/relationships/image" Target="media/image7.jpeg"/><Relationship Id="rId2" Type="http://schemas.openxmlformats.org/officeDocument/2006/relationships/styles" Target="styles.xml"/><Relationship Id="rId19" Type="http://schemas.openxmlformats.org/officeDocument/2006/relationships/image" Target="media/image6.png"/><Relationship Id="rId185" Type="http://schemas.openxmlformats.org/officeDocument/2006/relationships/numbering" Target="numbering.xml"/><Relationship Id="rId184" Type="http://schemas.openxmlformats.org/officeDocument/2006/relationships/customXml" Target="../customXml/item1.xml"/><Relationship Id="rId183" Type="http://schemas.openxmlformats.org/officeDocument/2006/relationships/image" Target="media/image112.jpeg"/><Relationship Id="rId182" Type="http://schemas.openxmlformats.org/officeDocument/2006/relationships/image" Target="media/image111.jpeg"/><Relationship Id="rId181" Type="http://schemas.openxmlformats.org/officeDocument/2006/relationships/image" Target="media/image110.jpeg"/><Relationship Id="rId180" Type="http://schemas.openxmlformats.org/officeDocument/2006/relationships/image" Target="media/image109.jpeg"/><Relationship Id="rId18" Type="http://schemas.openxmlformats.org/officeDocument/2006/relationships/image" Target="media/image5.jpeg"/><Relationship Id="rId179" Type="http://schemas.openxmlformats.org/officeDocument/2006/relationships/image" Target="media/image108.jpeg"/><Relationship Id="rId178" Type="http://schemas.openxmlformats.org/officeDocument/2006/relationships/image" Target="media/image107.jpeg"/><Relationship Id="rId177" Type="http://schemas.openxmlformats.org/officeDocument/2006/relationships/image" Target="media/image106.jpeg"/><Relationship Id="rId176" Type="http://schemas.openxmlformats.org/officeDocument/2006/relationships/image" Target="media/image105.jpeg"/><Relationship Id="rId175" Type="http://schemas.openxmlformats.org/officeDocument/2006/relationships/image" Target="media/image104.jpeg"/><Relationship Id="rId174" Type="http://schemas.openxmlformats.org/officeDocument/2006/relationships/image" Target="media/image103.jpeg"/><Relationship Id="rId173" Type="http://schemas.openxmlformats.org/officeDocument/2006/relationships/image" Target="media/image102.jpeg"/><Relationship Id="rId172" Type="http://schemas.openxmlformats.org/officeDocument/2006/relationships/image" Target="media/image101.jpeg"/><Relationship Id="rId171" Type="http://schemas.openxmlformats.org/officeDocument/2006/relationships/image" Target="media/image100.png"/><Relationship Id="rId170" Type="http://schemas.openxmlformats.org/officeDocument/2006/relationships/image" Target="media/image99.png"/><Relationship Id="rId17" Type="http://schemas.openxmlformats.org/officeDocument/2006/relationships/image" Target="media/image4.png"/><Relationship Id="rId169" Type="http://schemas.openxmlformats.org/officeDocument/2006/relationships/image" Target="media/image98.png"/><Relationship Id="rId168" Type="http://schemas.openxmlformats.org/officeDocument/2006/relationships/image" Target="media/image97.png"/><Relationship Id="rId167" Type="http://schemas.openxmlformats.org/officeDocument/2006/relationships/image" Target="media/image96.emf"/><Relationship Id="rId166" Type="http://schemas.openxmlformats.org/officeDocument/2006/relationships/oleObject" Target="embeddings/oleObject62.bin"/><Relationship Id="rId165" Type="http://schemas.openxmlformats.org/officeDocument/2006/relationships/image" Target="media/image95.png"/><Relationship Id="rId164" Type="http://schemas.openxmlformats.org/officeDocument/2006/relationships/image" Target="media/image94.emf"/><Relationship Id="rId163" Type="http://schemas.openxmlformats.org/officeDocument/2006/relationships/oleObject" Target="embeddings/oleObject61.bin"/><Relationship Id="rId162" Type="http://schemas.openxmlformats.org/officeDocument/2006/relationships/image" Target="media/image93.emf"/><Relationship Id="rId161" Type="http://schemas.openxmlformats.org/officeDocument/2006/relationships/oleObject" Target="embeddings/oleObject60.bin"/><Relationship Id="rId160" Type="http://schemas.openxmlformats.org/officeDocument/2006/relationships/image" Target="media/image92.emf"/><Relationship Id="rId16" Type="http://schemas.openxmlformats.org/officeDocument/2006/relationships/oleObject" Target="embeddings/oleObject4.bin"/><Relationship Id="rId159" Type="http://schemas.openxmlformats.org/officeDocument/2006/relationships/oleObject" Target="embeddings/oleObject59.bin"/><Relationship Id="rId158" Type="http://schemas.openxmlformats.org/officeDocument/2006/relationships/image" Target="media/image91.wmf"/><Relationship Id="rId157" Type="http://schemas.openxmlformats.org/officeDocument/2006/relationships/oleObject" Target="embeddings/oleObject58.bin"/><Relationship Id="rId156" Type="http://schemas.openxmlformats.org/officeDocument/2006/relationships/image" Target="media/image90.wmf"/><Relationship Id="rId155" Type="http://schemas.openxmlformats.org/officeDocument/2006/relationships/oleObject" Target="embeddings/oleObject57.bin"/><Relationship Id="rId154" Type="http://schemas.openxmlformats.org/officeDocument/2006/relationships/image" Target="media/image89.wmf"/><Relationship Id="rId153" Type="http://schemas.openxmlformats.org/officeDocument/2006/relationships/oleObject" Target="embeddings/oleObject56.bin"/><Relationship Id="rId152" Type="http://schemas.openxmlformats.org/officeDocument/2006/relationships/image" Target="media/image88.png"/><Relationship Id="rId151" Type="http://schemas.openxmlformats.org/officeDocument/2006/relationships/image" Target="media/image87.wmf"/><Relationship Id="rId150" Type="http://schemas.openxmlformats.org/officeDocument/2006/relationships/oleObject" Target="embeddings/oleObject55.bin"/><Relationship Id="rId15" Type="http://schemas.openxmlformats.org/officeDocument/2006/relationships/image" Target="media/image3.wmf"/><Relationship Id="rId149" Type="http://schemas.openxmlformats.org/officeDocument/2006/relationships/image" Target="media/image86.emf"/><Relationship Id="rId148" Type="http://schemas.openxmlformats.org/officeDocument/2006/relationships/oleObject" Target="embeddings/oleObject54.bin"/><Relationship Id="rId147" Type="http://schemas.openxmlformats.org/officeDocument/2006/relationships/image" Target="media/image85.wmf"/><Relationship Id="rId146" Type="http://schemas.openxmlformats.org/officeDocument/2006/relationships/oleObject" Target="embeddings/oleObject53.bin"/><Relationship Id="rId145" Type="http://schemas.openxmlformats.org/officeDocument/2006/relationships/image" Target="media/image84.wmf"/><Relationship Id="rId144" Type="http://schemas.openxmlformats.org/officeDocument/2006/relationships/oleObject" Target="embeddings/oleObject52.bin"/><Relationship Id="rId143" Type="http://schemas.openxmlformats.org/officeDocument/2006/relationships/image" Target="media/image83.wmf"/><Relationship Id="rId142" Type="http://schemas.openxmlformats.org/officeDocument/2006/relationships/oleObject" Target="embeddings/oleObject51.bin"/><Relationship Id="rId141" Type="http://schemas.openxmlformats.org/officeDocument/2006/relationships/image" Target="media/image82.wmf"/><Relationship Id="rId140" Type="http://schemas.openxmlformats.org/officeDocument/2006/relationships/oleObject" Target="embeddings/oleObject50.bin"/><Relationship Id="rId14" Type="http://schemas.openxmlformats.org/officeDocument/2006/relationships/oleObject" Target="embeddings/oleObject3.bin"/><Relationship Id="rId139" Type="http://schemas.openxmlformats.org/officeDocument/2006/relationships/image" Target="media/image81.wmf"/><Relationship Id="rId138" Type="http://schemas.openxmlformats.org/officeDocument/2006/relationships/oleObject" Target="embeddings/oleObject49.bin"/><Relationship Id="rId137" Type="http://schemas.openxmlformats.org/officeDocument/2006/relationships/image" Target="media/image80.wmf"/><Relationship Id="rId136" Type="http://schemas.openxmlformats.org/officeDocument/2006/relationships/oleObject" Target="embeddings/oleObject48.bin"/><Relationship Id="rId135" Type="http://schemas.openxmlformats.org/officeDocument/2006/relationships/image" Target="media/image79.emf"/><Relationship Id="rId134" Type="http://schemas.openxmlformats.org/officeDocument/2006/relationships/oleObject" Target="embeddings/oleObject47.bin"/><Relationship Id="rId133" Type="http://schemas.openxmlformats.org/officeDocument/2006/relationships/image" Target="media/image78.wmf"/><Relationship Id="rId132" Type="http://schemas.openxmlformats.org/officeDocument/2006/relationships/oleObject" Target="embeddings/oleObject46.bin"/><Relationship Id="rId131" Type="http://schemas.openxmlformats.org/officeDocument/2006/relationships/image" Target="media/image77.emf"/><Relationship Id="rId130" Type="http://schemas.openxmlformats.org/officeDocument/2006/relationships/oleObject" Target="embeddings/oleObject45.bin"/><Relationship Id="rId13" Type="http://schemas.openxmlformats.org/officeDocument/2006/relationships/image" Target="media/image2.wmf"/><Relationship Id="rId129" Type="http://schemas.openxmlformats.org/officeDocument/2006/relationships/image" Target="media/image76.wmf"/><Relationship Id="rId128" Type="http://schemas.openxmlformats.org/officeDocument/2006/relationships/oleObject" Target="embeddings/oleObject44.bin"/><Relationship Id="rId127" Type="http://schemas.openxmlformats.org/officeDocument/2006/relationships/oleObject" Target="embeddings/oleObject43.bin"/><Relationship Id="rId126" Type="http://schemas.openxmlformats.org/officeDocument/2006/relationships/image" Target="media/image75.wmf"/><Relationship Id="rId125" Type="http://schemas.openxmlformats.org/officeDocument/2006/relationships/oleObject" Target="embeddings/oleObject42.bin"/><Relationship Id="rId124" Type="http://schemas.openxmlformats.org/officeDocument/2006/relationships/image" Target="media/image74.wmf"/><Relationship Id="rId123" Type="http://schemas.openxmlformats.org/officeDocument/2006/relationships/oleObject" Target="embeddings/oleObject41.bin"/><Relationship Id="rId122" Type="http://schemas.openxmlformats.org/officeDocument/2006/relationships/image" Target="media/image73.wmf"/><Relationship Id="rId121" Type="http://schemas.openxmlformats.org/officeDocument/2006/relationships/oleObject" Target="embeddings/oleObject40.bin"/><Relationship Id="rId120" Type="http://schemas.openxmlformats.org/officeDocument/2006/relationships/image" Target="media/image72.wmf"/><Relationship Id="rId12" Type="http://schemas.openxmlformats.org/officeDocument/2006/relationships/oleObject" Target="embeddings/oleObject2.bin"/><Relationship Id="rId119" Type="http://schemas.openxmlformats.org/officeDocument/2006/relationships/oleObject" Target="embeddings/oleObject39.bin"/><Relationship Id="rId118" Type="http://schemas.openxmlformats.org/officeDocument/2006/relationships/image" Target="media/image71.wmf"/><Relationship Id="rId117" Type="http://schemas.openxmlformats.org/officeDocument/2006/relationships/oleObject" Target="embeddings/oleObject38.bin"/><Relationship Id="rId116" Type="http://schemas.openxmlformats.org/officeDocument/2006/relationships/image" Target="media/image70.wmf"/><Relationship Id="rId115" Type="http://schemas.openxmlformats.org/officeDocument/2006/relationships/oleObject" Target="embeddings/oleObject37.bin"/><Relationship Id="rId114" Type="http://schemas.openxmlformats.org/officeDocument/2006/relationships/image" Target="media/image69.wmf"/><Relationship Id="rId113" Type="http://schemas.openxmlformats.org/officeDocument/2006/relationships/oleObject" Target="embeddings/oleObject36.bin"/><Relationship Id="rId112" Type="http://schemas.openxmlformats.org/officeDocument/2006/relationships/image" Target="media/image68.wmf"/><Relationship Id="rId111" Type="http://schemas.openxmlformats.org/officeDocument/2006/relationships/oleObject" Target="embeddings/oleObject35.bin"/><Relationship Id="rId110" Type="http://schemas.openxmlformats.org/officeDocument/2006/relationships/image" Target="media/image67.wmf"/><Relationship Id="rId11" Type="http://schemas.openxmlformats.org/officeDocument/2006/relationships/image" Target="media/image1.emf"/><Relationship Id="rId109" Type="http://schemas.openxmlformats.org/officeDocument/2006/relationships/oleObject" Target="embeddings/oleObject34.bin"/><Relationship Id="rId108" Type="http://schemas.openxmlformats.org/officeDocument/2006/relationships/image" Target="media/image66.emf"/><Relationship Id="rId107" Type="http://schemas.openxmlformats.org/officeDocument/2006/relationships/oleObject" Target="embeddings/oleObject33.bin"/><Relationship Id="rId106" Type="http://schemas.openxmlformats.org/officeDocument/2006/relationships/image" Target="media/image65.wmf"/><Relationship Id="rId105" Type="http://schemas.openxmlformats.org/officeDocument/2006/relationships/oleObject" Target="embeddings/oleObject32.bin"/><Relationship Id="rId104" Type="http://schemas.openxmlformats.org/officeDocument/2006/relationships/image" Target="media/image64.emf"/><Relationship Id="rId103" Type="http://schemas.openxmlformats.org/officeDocument/2006/relationships/oleObject" Target="embeddings/oleObject31.bin"/><Relationship Id="rId102" Type="http://schemas.openxmlformats.org/officeDocument/2006/relationships/image" Target="media/image63.wmf"/><Relationship Id="rId101" Type="http://schemas.openxmlformats.org/officeDocument/2006/relationships/oleObject" Target="embeddings/oleObject30.bin"/><Relationship Id="rId100" Type="http://schemas.openxmlformats.org/officeDocument/2006/relationships/image" Target="media/image62.wmf"/><Relationship Id="rId10" Type="http://schemas.openxmlformats.org/officeDocument/2006/relationships/oleObject" Target="embeddings/oleObject1.bin"/><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5" textRotate="1"/>
    <customShpInfo spid="_x0000_s1026" textRotate="1"/>
    <customShpInfo spid="_x0000_s1056" textRotate="1"/>
    <customShpInfo spid="_x0000_s1057" textRotate="1"/>
    <customShpInfo spid="_x0000_s1058" textRotate="1"/>
    <customShpInfo spid="_x0000_s1059" textRotate="1"/>
    <customShpInfo spid="_x0000_s1060" textRotate="1"/>
    <customShpInfo spid="_x0000_s1064" textRotate="1"/>
    <customShpInfo spid="_x0000_s1065" textRotate="1"/>
    <customShpInfo spid="_x0000_s1067" textRotate="1"/>
    <customShpInfo spid="_x0000_s1069" textRotate="1"/>
    <customShpInfo spid="_x0000_s1071" textRotate="1"/>
    <customShpInfo spid="_x0000_s1094" textRotate="1"/>
    <customShpInfo spid="_x0000_s1095" textRotate="1"/>
    <customShpInfo spid="_x0000_s1096" textRotate="1"/>
    <customShpInfo spid="_x0000_s1097" textRotate="1"/>
    <customShpInfo spid="_x0000_s1108" textRotate="1"/>
    <customShpInfo spid="_x0000_s1109" textRotate="1"/>
    <customShpInfo spid="_x0000_s1110" textRotate="1"/>
    <customShpInfo spid="_x0000_s1111"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pc</Company>
  <Pages>1</Pages>
  <Words>7794</Words>
  <Characters>44428</Characters>
  <Lines>370</Lines>
  <Paragraphs>104</Paragraphs>
  <TotalTime>0</TotalTime>
  <ScaleCrop>false</ScaleCrop>
  <LinksUpToDate>false</LinksUpToDate>
  <CharactersWithSpaces>0</CharactersWithSpaces>
  <Application>WPS Office 个人版_9.1.0.4994_{F1E327BC-269C-435d-A152-05C5408002CA}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2015-03-02T13:36:00Z</dcterms:created>
  <dc:creator>nathan</dc:creator>
  <cp:lastModifiedBy>tonychen</cp:lastModifiedBy>
  <cp:lastPrinted>2014-05-26T15:33:00Z</cp:lastPrinted>
  <dcterms:modified xsi:type="dcterms:W3CDTF">2015-03-28T14:23:40Z</dcterms:modified>
  <dc:title>国内图书分类号：TP311</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